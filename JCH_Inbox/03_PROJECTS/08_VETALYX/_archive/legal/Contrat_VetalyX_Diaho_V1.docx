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BF9F1" w14:textId="77777777" w:rsidR="00646FB4" w:rsidRPr="00C64BEB" w:rsidRDefault="00BB5798">
      <w:pPr>
        <w:pStyle w:val="Heading1"/>
        <w:spacing w:before="480" w:after="160"/>
        <w:jc w:val="center"/>
        <w:rPr>
          <w:lang w:val="fr-BE"/>
        </w:rPr>
      </w:pPr>
      <w:bookmarkStart w:id="0" w:name="X8122bffe1394df44453c28319c2674e5bae4a6c"/>
      <w:r w:rsidRPr="00C64BEB">
        <w:rPr>
          <w:rFonts w:ascii="Arial" w:eastAsia="Arial" w:hAnsi="Arial"/>
          <w:sz w:val="32"/>
          <w:lang w:val="fr-BE"/>
        </w:rPr>
        <w:t>PREMIER DRAFT — CONTRAT-CADRE DE DISTRIBUTION EXCLUSIVE, REPRÉSENTATION RÉGLEMENTAIRE ET LOCALISATION INDUSTRIELLE</w:t>
      </w:r>
    </w:p>
    <w:p w14:paraId="686BF9F2" w14:textId="77777777" w:rsidR="00646FB4" w:rsidRPr="00C64BEB" w:rsidRDefault="00BB5798">
      <w:pPr>
        <w:pStyle w:val="FirstParagraph"/>
        <w:spacing w:after="360"/>
        <w:jc w:val="center"/>
        <w:rPr>
          <w:lang w:val="fr-BE"/>
        </w:rPr>
      </w:pPr>
      <w:r w:rsidRPr="00C64BEB">
        <w:rPr>
          <w:b/>
          <w:bCs/>
          <w:i/>
          <w:lang w:val="fr-BE"/>
        </w:rPr>
        <w:t>Version de travail — à revoir par conseil juridique avant signature</w:t>
      </w:r>
    </w:p>
    <w:p w14:paraId="686BF9F3" w14:textId="77777777" w:rsidR="00646FB4" w:rsidRPr="00C64BEB" w:rsidRDefault="00BB5798">
      <w:pPr>
        <w:pStyle w:val="BodyText"/>
        <w:spacing w:after="60"/>
        <w:rPr>
          <w:lang w:val="fr-BE"/>
        </w:rPr>
      </w:pPr>
      <w:r w:rsidRPr="00C64BEB">
        <w:rPr>
          <w:lang w:val="fr-BE"/>
        </w:rPr>
        <w:t>Entre les soussignées :</w:t>
      </w:r>
    </w:p>
    <w:p w14:paraId="686BF9F4" w14:textId="253E3342" w:rsidR="00646FB4" w:rsidRPr="00C64BEB" w:rsidRDefault="00BB5798">
      <w:pPr>
        <w:pStyle w:val="BodyText"/>
        <w:spacing w:after="60"/>
        <w:rPr>
          <w:lang w:val="fr-BE"/>
        </w:rPr>
      </w:pPr>
      <w:r w:rsidRPr="00C64BEB">
        <w:rPr>
          <w:b/>
          <w:bCs/>
          <w:lang w:val="fr-BE"/>
        </w:rPr>
        <w:t>VetalyX</w:t>
      </w:r>
      <w:r w:rsidRPr="00C64BEB">
        <w:rPr>
          <w:lang w:val="fr-BE"/>
        </w:rPr>
        <w:t xml:space="preserve">, société constituée selon le droit </w:t>
      </w:r>
      <w:r w:rsidRPr="005201D5">
        <w:rPr>
          <w:strike/>
          <w:lang w:val="fr-BE"/>
        </w:rPr>
        <w:t>français</w:t>
      </w:r>
      <w:ins w:id="1" w:author="Alain BOSSELOIR" w:date="2026-08-10T18:29:00Z" w16du:dateUtc="2026-08-10T16:29:00Z">
        <w:r w:rsidR="00362E6D">
          <w:rPr>
            <w:lang w:val="fr-BE"/>
          </w:rPr>
          <w:t xml:space="preserve"> belge</w:t>
        </w:r>
      </w:ins>
      <w:r w:rsidRPr="00C64BEB">
        <w:rPr>
          <w:lang w:val="fr-BE"/>
        </w:rPr>
        <w:t>, dont le siège social est situé à [adresse complète], immatriculée sous le numéro [numéro d’immatriculation], représentée par [nom, fonction], dûment habilité aux fins des présentes,</w:t>
      </w:r>
    </w:p>
    <w:p w14:paraId="686BF9F5" w14:textId="77777777" w:rsidR="00646FB4" w:rsidRPr="00C64BEB" w:rsidRDefault="00BB5798">
      <w:pPr>
        <w:pStyle w:val="BodyText"/>
        <w:spacing w:after="60"/>
        <w:rPr>
          <w:lang w:val="fr-BE"/>
        </w:rPr>
      </w:pPr>
      <w:r w:rsidRPr="00C64BEB">
        <w:rPr>
          <w:lang w:val="fr-BE"/>
        </w:rPr>
        <w:t xml:space="preserve">Ci-après désignée </w:t>
      </w:r>
      <w:r w:rsidRPr="00C64BEB">
        <w:rPr>
          <w:b/>
          <w:bCs/>
          <w:lang w:val="fr-BE"/>
        </w:rPr>
        <w:t>« VetalyX »</w:t>
      </w:r>
      <w:r w:rsidRPr="00C64BEB">
        <w:rPr>
          <w:lang w:val="fr-BE"/>
        </w:rPr>
        <w:t xml:space="preserve"> ou le </w:t>
      </w:r>
      <w:r w:rsidRPr="00C64BEB">
        <w:rPr>
          <w:b/>
          <w:bCs/>
          <w:lang w:val="fr-BE"/>
        </w:rPr>
        <w:t>« Distributeur »</w:t>
      </w:r>
      <w:r w:rsidRPr="00C64BEB">
        <w:rPr>
          <w:lang w:val="fr-BE"/>
        </w:rPr>
        <w:t>,</w:t>
      </w:r>
    </w:p>
    <w:p w14:paraId="686BF9F6" w14:textId="77777777" w:rsidR="00646FB4" w:rsidRPr="00C64BEB" w:rsidRDefault="00BB5798">
      <w:pPr>
        <w:pStyle w:val="BodyText"/>
        <w:spacing w:after="60"/>
        <w:rPr>
          <w:lang w:val="fr-BE"/>
        </w:rPr>
      </w:pPr>
      <w:r w:rsidRPr="00C64BEB">
        <w:rPr>
          <w:lang w:val="fr-BE"/>
        </w:rPr>
        <w:t>D’une part,</w:t>
      </w:r>
    </w:p>
    <w:p w14:paraId="686BF9F7" w14:textId="77777777" w:rsidR="00646FB4" w:rsidRPr="00C64BEB" w:rsidRDefault="00BB5798">
      <w:pPr>
        <w:pStyle w:val="BodyText"/>
        <w:spacing w:after="60"/>
        <w:rPr>
          <w:lang w:val="fr-BE"/>
        </w:rPr>
      </w:pPr>
      <w:r w:rsidRPr="00C64BEB">
        <w:rPr>
          <w:lang w:val="fr-BE"/>
        </w:rPr>
        <w:t>Et :</w:t>
      </w:r>
    </w:p>
    <w:p w14:paraId="686BF9F8" w14:textId="77777777" w:rsidR="00646FB4" w:rsidRPr="00C64BEB" w:rsidRDefault="00BB5798">
      <w:pPr>
        <w:pStyle w:val="BodyText"/>
        <w:spacing w:after="60"/>
        <w:rPr>
          <w:lang w:val="fr-BE"/>
        </w:rPr>
      </w:pPr>
      <w:r w:rsidRPr="00C64BEB">
        <w:rPr>
          <w:b/>
          <w:bCs/>
          <w:lang w:val="fr-BE"/>
        </w:rPr>
        <w:t>Diaho</w:t>
      </w:r>
      <w:r w:rsidRPr="00C64BEB">
        <w:rPr>
          <w:lang w:val="fr-BE"/>
        </w:rPr>
        <w:t>, société constituée selon le droit de la République populaire de Chine, dont le siège social est situé à [adresse complète], immatriculée sous le numéro [numéro d’immatriculation], représentée par [nom, fonction], dûment habilité aux fins des présentes,</w:t>
      </w:r>
    </w:p>
    <w:p w14:paraId="686BF9F9" w14:textId="77777777" w:rsidR="00646FB4" w:rsidRPr="00C64BEB" w:rsidRDefault="00BB5798">
      <w:pPr>
        <w:pStyle w:val="BodyText"/>
        <w:spacing w:after="60"/>
        <w:rPr>
          <w:lang w:val="fr-BE"/>
        </w:rPr>
      </w:pPr>
      <w:r w:rsidRPr="00C64BEB">
        <w:rPr>
          <w:lang w:val="fr-BE"/>
        </w:rPr>
        <w:t xml:space="preserve">Ci-après désignée </w:t>
      </w:r>
      <w:r w:rsidRPr="00C64BEB">
        <w:rPr>
          <w:b/>
          <w:bCs/>
          <w:lang w:val="fr-BE"/>
        </w:rPr>
        <w:t>« Diaho »</w:t>
      </w:r>
      <w:r w:rsidRPr="00C64BEB">
        <w:rPr>
          <w:lang w:val="fr-BE"/>
        </w:rPr>
        <w:t xml:space="preserve"> ou le </w:t>
      </w:r>
      <w:r w:rsidRPr="00C64BEB">
        <w:rPr>
          <w:b/>
          <w:bCs/>
          <w:lang w:val="fr-BE"/>
        </w:rPr>
        <w:t>« Fournisseur »</w:t>
      </w:r>
      <w:r w:rsidRPr="00C64BEB">
        <w:rPr>
          <w:lang w:val="fr-BE"/>
        </w:rPr>
        <w:t>,</w:t>
      </w:r>
    </w:p>
    <w:p w14:paraId="686BF9FA" w14:textId="77777777" w:rsidR="00646FB4" w:rsidRPr="00C64BEB" w:rsidRDefault="00BB5798">
      <w:pPr>
        <w:pStyle w:val="BodyText"/>
        <w:spacing w:after="60"/>
        <w:rPr>
          <w:lang w:val="fr-BE"/>
        </w:rPr>
      </w:pPr>
      <w:r w:rsidRPr="00C64BEB">
        <w:rPr>
          <w:lang w:val="fr-BE"/>
        </w:rPr>
        <w:t>D’autre part,</w:t>
      </w:r>
    </w:p>
    <w:p w14:paraId="686BF9FB" w14:textId="1901A9E6" w:rsidR="00646FB4" w:rsidRPr="00C64BEB" w:rsidRDefault="00BB5798">
      <w:pPr>
        <w:pStyle w:val="BodyText"/>
        <w:spacing w:after="60"/>
        <w:rPr>
          <w:lang w:val="fr-BE"/>
        </w:rPr>
      </w:pPr>
      <w:r w:rsidRPr="00C64BEB">
        <w:rPr>
          <w:lang w:val="fr-BE"/>
        </w:rPr>
        <w:t xml:space="preserve">VetalyX et Diaho étant ci-après désignées individuellement une </w:t>
      </w:r>
      <w:r w:rsidRPr="00C64BEB">
        <w:rPr>
          <w:b/>
          <w:bCs/>
          <w:lang w:val="fr-BE"/>
        </w:rPr>
        <w:t>« Partie »</w:t>
      </w:r>
      <w:r w:rsidRPr="00C64BEB">
        <w:rPr>
          <w:lang w:val="fr-BE"/>
        </w:rPr>
        <w:t xml:space="preserve"> et collectivement les </w:t>
      </w:r>
      <w:r w:rsidRPr="00C64BEB">
        <w:rPr>
          <w:b/>
          <w:bCs/>
          <w:lang w:val="fr-BE"/>
        </w:rPr>
        <w:t xml:space="preserve">« </w:t>
      </w:r>
      <w:r w:rsidR="008606BA" w:rsidRPr="008606BA">
        <w:rPr>
          <w:b/>
          <w:bCs/>
          <w:lang w:val="fr-BE"/>
        </w:rPr>
        <w:t>P</w:t>
      </w:r>
      <w:r w:rsidR="00C306E8" w:rsidRPr="008606BA">
        <w:rPr>
          <w:b/>
          <w:bCs/>
          <w:lang w:val="fr-BE"/>
        </w:rPr>
        <w:t>arties</w:t>
      </w:r>
      <w:r w:rsidRPr="00C64BEB">
        <w:rPr>
          <w:b/>
          <w:bCs/>
          <w:lang w:val="fr-BE"/>
        </w:rPr>
        <w:t xml:space="preserve"> »</w:t>
      </w:r>
      <w:r w:rsidRPr="00C64BEB">
        <w:rPr>
          <w:lang w:val="fr-BE"/>
        </w:rPr>
        <w:t>.</w:t>
      </w:r>
    </w:p>
    <w:p w14:paraId="686BF9FC" w14:textId="77777777" w:rsidR="00646FB4" w:rsidRDefault="00EB3A05">
      <w:pPr>
        <w:spacing w:after="60"/>
      </w:pPr>
      <w:r>
        <w:rPr>
          <w:noProof/>
        </w:rPr>
      </w:r>
      <w:r>
        <w:pict w14:anchorId="6F777F44">
          <v:rect id="Horizontal Line 1" o:spid="_x0000_s107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9FD" w14:textId="77777777" w:rsidR="00646FB4" w:rsidRPr="00C64BEB" w:rsidRDefault="00BB5798">
      <w:pPr>
        <w:pStyle w:val="Heading2"/>
        <w:rPr>
          <w:lang w:val="fr-BE"/>
        </w:rPr>
      </w:pPr>
      <w:bookmarkStart w:id="2" w:name="préambule"/>
      <w:r w:rsidRPr="00C64BEB">
        <w:rPr>
          <w:rFonts w:ascii="Arial" w:eastAsia="Arial" w:hAnsi="Arial"/>
          <w:lang w:val="fr-BE"/>
        </w:rPr>
        <w:t>Préambule</w:t>
      </w:r>
    </w:p>
    <w:p w14:paraId="686BF9FE" w14:textId="77777777" w:rsidR="00646FB4" w:rsidRPr="00C64BEB" w:rsidRDefault="00BB5798">
      <w:pPr>
        <w:pStyle w:val="FirstParagraph"/>
        <w:rPr>
          <w:lang w:val="fr-BE"/>
        </w:rPr>
      </w:pPr>
      <w:r w:rsidRPr="00C64BEB">
        <w:rPr>
          <w:lang w:val="fr-BE"/>
        </w:rPr>
        <w:t>Diaho développe, fabrique, commercialise ou coordonne la fourniture de produits de diagnostic vétérinaire, notamment des tests rapides destinés à la détection des allergies chez les chiens et les chats.</w:t>
      </w:r>
    </w:p>
    <w:p w14:paraId="686BF9FF" w14:textId="77777777" w:rsidR="00646FB4" w:rsidRPr="00C64BEB" w:rsidRDefault="00BB5798">
      <w:pPr>
        <w:pStyle w:val="BodyText"/>
        <w:rPr>
          <w:lang w:val="fr-BE"/>
        </w:rPr>
      </w:pPr>
      <w:r w:rsidRPr="00C64BEB">
        <w:rPr>
          <w:lang w:val="fr-BE"/>
        </w:rPr>
        <w:t>VetalyX dispose d’une expertise commerciale, scientifique, réglementaire et stratégique dans le domaine du diagnostic vétérinaire et souhaite développer sur le continent européen un réseau de distribution, de représentation réglementaire, d’enregistrement, de promotion et, le cas échéant, de localisation industrielle des produits Diaho.</w:t>
      </w:r>
    </w:p>
    <w:p w14:paraId="686BFA00" w14:textId="7598D1A2"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souhaitent établir un partenariat stratégique à long terme portant non seulement sur la distribution exclusive des Produits sur le Territoire, mais également sur leur enregistrement réglementaire, leur adaptation au marché européen, leur représentation autorisée européenne, ainsi que sur la possibilité d’un transfert progressif de connaissances et de savoir-faire permettant une production, un assemblage, un conditionnement ou une finalisation des Produits en Europe.</w:t>
      </w:r>
    </w:p>
    <w:p w14:paraId="686BFA01" w14:textId="1769C374" w:rsidR="00646FB4" w:rsidRDefault="00BB5798">
      <w:pPr>
        <w:pStyle w:val="BodyText"/>
        <w:rPr>
          <w:lang w:val="fr-BE"/>
        </w:rPr>
      </w:pPr>
      <w:r w:rsidRPr="00C64BEB">
        <w:rPr>
          <w:lang w:val="fr-BE"/>
        </w:rPr>
        <w:t xml:space="preserve">Les </w:t>
      </w:r>
      <w:r w:rsidR="00C306E8">
        <w:rPr>
          <w:lang w:val="fr-BE"/>
        </w:rPr>
        <w:t>Parties</w:t>
      </w:r>
      <w:r w:rsidRPr="00C64BEB">
        <w:rPr>
          <w:lang w:val="fr-BE"/>
        </w:rPr>
        <w:t xml:space="preserve"> reconnaissent que VetalyX devra engager des ressources financières, commerciales, scientifiques, réglementaires et organisationnelles importantes afin de créer et développer le marché européen des Produits. En conséquence, les </w:t>
      </w:r>
      <w:r w:rsidR="00C306E8">
        <w:rPr>
          <w:lang w:val="fr-BE"/>
        </w:rPr>
        <w:t>Parties</w:t>
      </w:r>
      <w:r w:rsidRPr="00C64BEB">
        <w:rPr>
          <w:lang w:val="fr-BE"/>
        </w:rPr>
        <w:t xml:space="preserve"> entendent protéger les droits de VetalyX sur le Territoire, notamment par une exclusivité contractuelle, des clauses de non-contournement, la reconnaissance de ses droits sur les dossiers réglementaires constitués par elle, ainsi qu’un droit de premier refus sur les produits futurs proposés par Diaho ou par ses sociétés liées ou partenaires.</w:t>
      </w:r>
    </w:p>
    <w:p w14:paraId="068BBAEB" w14:textId="77777777" w:rsidR="00ED5116" w:rsidRPr="00C64BEB" w:rsidRDefault="00ED5116">
      <w:pPr>
        <w:pStyle w:val="BodyText"/>
        <w:rPr>
          <w:lang w:val="fr-BE"/>
        </w:rPr>
      </w:pPr>
    </w:p>
    <w:p w14:paraId="686BFA02" w14:textId="77777777" w:rsidR="00646FB4" w:rsidRPr="00C64BEB" w:rsidRDefault="00BB5798">
      <w:pPr>
        <w:pStyle w:val="BodyText"/>
        <w:rPr>
          <w:lang w:val="fr-BE"/>
        </w:rPr>
      </w:pPr>
      <w:r w:rsidRPr="00C64BEB">
        <w:rPr>
          <w:lang w:val="fr-BE"/>
        </w:rPr>
        <w:lastRenderedPageBreak/>
        <w:t>Il est convenu ce qui suit.</w:t>
      </w:r>
    </w:p>
    <w:p w14:paraId="686BFA03" w14:textId="77777777" w:rsidR="00646FB4" w:rsidRDefault="00EB3A05">
      <w:r>
        <w:rPr>
          <w:noProof/>
        </w:rPr>
      </w:r>
      <w:r>
        <w:pict w14:anchorId="1B6604D7">
          <v:rect id="Horizontal Line 2" o:spid="_x0000_s1075"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04" w14:textId="77777777" w:rsidR="00646FB4" w:rsidRPr="00C64BEB" w:rsidRDefault="00BB5798">
      <w:pPr>
        <w:pStyle w:val="Heading2"/>
        <w:rPr>
          <w:lang w:val="fr-BE"/>
        </w:rPr>
      </w:pPr>
      <w:bookmarkStart w:id="3" w:name="article-1-définitions"/>
      <w:bookmarkEnd w:id="2"/>
      <w:r w:rsidRPr="00C64BEB">
        <w:rPr>
          <w:rFonts w:ascii="Arial" w:eastAsia="Arial" w:hAnsi="Arial"/>
          <w:lang w:val="fr-BE"/>
        </w:rPr>
        <w:t>Article 1 — Définitions</w:t>
      </w:r>
    </w:p>
    <w:p w14:paraId="686BFA05" w14:textId="77777777" w:rsidR="00646FB4" w:rsidRPr="00C64BEB" w:rsidRDefault="00BB5798">
      <w:pPr>
        <w:pStyle w:val="FirstParagraph"/>
        <w:rPr>
          <w:lang w:val="fr-BE"/>
        </w:rPr>
      </w:pPr>
      <w:r w:rsidRPr="00C64BEB">
        <w:rPr>
          <w:lang w:val="fr-BE"/>
        </w:rPr>
        <w:t>Aux fins du présent contrat, les termes suivants auront la signification indiquée ci-dessous.</w:t>
      </w:r>
    </w:p>
    <w:p w14:paraId="686BFA06" w14:textId="4F7C081E" w:rsidR="00646FB4" w:rsidRPr="00C64BEB" w:rsidRDefault="00BB5798">
      <w:pPr>
        <w:pStyle w:val="BodyText"/>
        <w:rPr>
          <w:lang w:val="fr-BE"/>
        </w:rPr>
      </w:pPr>
      <w:r w:rsidRPr="00C64BEB">
        <w:rPr>
          <w:b/>
          <w:bCs/>
          <w:lang w:val="fr-BE"/>
        </w:rPr>
        <w:t>« Contrat »</w:t>
      </w:r>
      <w:r w:rsidRPr="00C64BEB">
        <w:rPr>
          <w:lang w:val="fr-BE"/>
        </w:rPr>
        <w:t xml:space="preserve"> désigne le présent contrat-cadre, ses annexes, avenants et tout document contractuel signé par les </w:t>
      </w:r>
      <w:r w:rsidR="00C306E8">
        <w:rPr>
          <w:lang w:val="fr-BE"/>
        </w:rPr>
        <w:t>Parties</w:t>
      </w:r>
      <w:r w:rsidRPr="00C64BEB">
        <w:rPr>
          <w:lang w:val="fr-BE"/>
        </w:rPr>
        <w:t xml:space="preserve"> en relation avec son objet.</w:t>
      </w:r>
    </w:p>
    <w:p w14:paraId="686BFA07" w14:textId="77777777" w:rsidR="00646FB4" w:rsidRPr="00C64BEB" w:rsidRDefault="00BB5798">
      <w:pPr>
        <w:pStyle w:val="BodyText"/>
        <w:rPr>
          <w:lang w:val="fr-BE"/>
        </w:rPr>
      </w:pPr>
      <w:r w:rsidRPr="00C64BEB">
        <w:rPr>
          <w:b/>
          <w:bCs/>
          <w:lang w:val="fr-BE"/>
        </w:rPr>
        <w:t>« Produits »</w:t>
      </w:r>
      <w:r w:rsidRPr="00C64BEB">
        <w:rPr>
          <w:lang w:val="fr-BE"/>
        </w:rPr>
        <w:t xml:space="preserve"> désigne les produits de diagnostic vétérinaire développés, fabriqués, commercialisés, représentés ou proposés par Diaho, incluant notamment les tests rapides destinés à la détection des allergies chez les chiens et les chats, tels que décrits en Annexe 1, ainsi que tout produit futur intégré au Contrat conformément aux présentes.</w:t>
      </w:r>
    </w:p>
    <w:p w14:paraId="686BFA08" w14:textId="77777777" w:rsidR="00646FB4" w:rsidRPr="00C64BEB" w:rsidRDefault="00BB5798">
      <w:pPr>
        <w:pStyle w:val="BodyText"/>
        <w:rPr>
          <w:lang w:val="fr-BE"/>
        </w:rPr>
      </w:pPr>
      <w:r w:rsidRPr="00C64BEB">
        <w:rPr>
          <w:b/>
          <w:bCs/>
          <w:lang w:val="fr-BE"/>
        </w:rPr>
        <w:t>« Produits Initiaux »</w:t>
      </w:r>
      <w:r w:rsidRPr="00C64BEB">
        <w:rPr>
          <w:lang w:val="fr-BE"/>
        </w:rPr>
        <w:t xml:space="preserve"> désigne les premiers produits couverts par le Contrat, décrits en Annexe 1.</w:t>
      </w:r>
    </w:p>
    <w:p w14:paraId="686BFA09" w14:textId="77777777" w:rsidR="00646FB4" w:rsidRPr="00C64BEB" w:rsidRDefault="00BB5798">
      <w:pPr>
        <w:pStyle w:val="BodyText"/>
        <w:rPr>
          <w:lang w:val="fr-BE"/>
        </w:rPr>
      </w:pPr>
      <w:r w:rsidRPr="00C64BEB">
        <w:rPr>
          <w:b/>
          <w:bCs/>
          <w:lang w:val="fr-BE"/>
        </w:rPr>
        <w:t>« Produits Futurs »</w:t>
      </w:r>
      <w:r w:rsidRPr="00C64BEB">
        <w:rPr>
          <w:lang w:val="fr-BE"/>
        </w:rPr>
        <w:t xml:space="preserve"> désigne tout produit vétérinaire, produit de diagnostic, test rapide, réactif, consommable, instrument, accessoire, logiciel ou produit associé que Diaho, ses sociétés mères, filiales, affiliées, partenaires industriels, partenaires commerciaux ou fabricants associés pourraient développer, fabriquer, représenter, distribuer ou proposer pendant la durée du Contrat.</w:t>
      </w:r>
    </w:p>
    <w:p w14:paraId="686BFA0A" w14:textId="77777777" w:rsidR="00646FB4" w:rsidRPr="00C64BEB" w:rsidRDefault="00BB5798">
      <w:pPr>
        <w:pStyle w:val="BodyText"/>
        <w:rPr>
          <w:lang w:val="fr-BE"/>
        </w:rPr>
      </w:pPr>
      <w:r w:rsidRPr="00C64BEB">
        <w:rPr>
          <w:b/>
          <w:bCs/>
          <w:lang w:val="fr-BE"/>
        </w:rPr>
        <w:t>« Territoire »</w:t>
      </w:r>
      <w:r w:rsidRPr="00C64BEB">
        <w:rPr>
          <w:lang w:val="fr-BE"/>
        </w:rPr>
        <w:t xml:space="preserve"> désigne le continent européen, incluant notamment les États membres de l’Union européenne, ainsi que les autres pays européens dans lesquels VetalyX déciderait d’enregistrer, promouvoir, distribuer ou commercialiser les Produits. La liste indicative ou exhaustive des pays concernés pourra être précisée en Annexe 5.</w:t>
      </w:r>
    </w:p>
    <w:p w14:paraId="686BFA0B" w14:textId="77777777" w:rsidR="00646FB4" w:rsidRPr="00C64BEB" w:rsidRDefault="00BB5798">
      <w:pPr>
        <w:pStyle w:val="BodyText"/>
        <w:rPr>
          <w:lang w:val="fr-BE"/>
        </w:rPr>
      </w:pPr>
      <w:r w:rsidRPr="00C64BEB">
        <w:rPr>
          <w:b/>
          <w:bCs/>
          <w:lang w:val="fr-BE"/>
        </w:rPr>
        <w:t>« Clientèle B2B »</w:t>
      </w:r>
      <w:r w:rsidRPr="00C64BEB">
        <w:rPr>
          <w:lang w:val="fr-BE"/>
        </w:rPr>
        <w:t xml:space="preserve"> désigne les clients professionnels, notamment les cliniques vétérinaires, vétérinaires indépendants, groupes vétérinaires, laboratoires vétérinaires, distributeurs spécialisés, centrales d’achat, plateformes professionnelles et sociétés de services vétérinaires.</w:t>
      </w:r>
    </w:p>
    <w:p w14:paraId="686BFA0C" w14:textId="77777777" w:rsidR="00646FB4" w:rsidRPr="00C64BEB" w:rsidRDefault="00BB5798">
      <w:pPr>
        <w:pStyle w:val="BodyText"/>
        <w:rPr>
          <w:lang w:val="fr-BE"/>
        </w:rPr>
      </w:pPr>
      <w:r w:rsidRPr="00C64BEB">
        <w:rPr>
          <w:b/>
          <w:bCs/>
          <w:lang w:val="fr-BE"/>
        </w:rPr>
        <w:t>« Dossiers Réglementaires »</w:t>
      </w:r>
      <w:r w:rsidRPr="00C64BEB">
        <w:rPr>
          <w:lang w:val="fr-BE"/>
        </w:rPr>
        <w:t xml:space="preserve"> désigne l’ensemble des dossiers, demandes, documents, traductions, adaptations, enregistrements, autorisations, notifications, correspondances, données, procédures et éléments administratifs ou techniques nécessaires ou utiles à l’enregistrement, à la commercialisation ou à la conformité des Produits sur le Territoire.</w:t>
      </w:r>
    </w:p>
    <w:p w14:paraId="686BFA0D" w14:textId="77777777" w:rsidR="00646FB4" w:rsidRPr="00C64BEB" w:rsidRDefault="00BB5798">
      <w:pPr>
        <w:pStyle w:val="BodyText"/>
        <w:rPr>
          <w:lang w:val="fr-BE"/>
        </w:rPr>
      </w:pPr>
      <w:r w:rsidRPr="00C64BEB">
        <w:rPr>
          <w:b/>
          <w:bCs/>
          <w:lang w:val="fr-BE"/>
        </w:rPr>
        <w:t>« Représentant Autorisé Européen »</w:t>
      </w:r>
      <w:r w:rsidRPr="00C64BEB">
        <w:rPr>
          <w:lang w:val="fr-BE"/>
        </w:rPr>
        <w:t xml:space="preserve"> désigne la personne morale établie en Europe mandatée par un fabricant non européen pour agir en son nom auprès des autorités compétentes, organismes notifiés ou toute autre entité concernée par la conformité réglementaire des Produits.</w:t>
      </w:r>
    </w:p>
    <w:p w14:paraId="686BFA0E" w14:textId="77777777" w:rsidR="00646FB4" w:rsidRPr="00C64BEB" w:rsidRDefault="00BB5798">
      <w:pPr>
        <w:pStyle w:val="BodyText"/>
        <w:rPr>
          <w:lang w:val="fr-BE"/>
        </w:rPr>
      </w:pPr>
      <w:r w:rsidRPr="00C64BEB">
        <w:rPr>
          <w:b/>
          <w:bCs/>
          <w:lang w:val="fr-BE"/>
        </w:rPr>
        <w:t>« Savoir-Faire »</w:t>
      </w:r>
      <w:r w:rsidRPr="00C64BEB">
        <w:rPr>
          <w:lang w:val="fr-BE"/>
        </w:rPr>
        <w:t xml:space="preserve"> désigne l’ensemble des connaissances techniques, scientifiques, industrielles, commerciales, réglementaires, documentaires et pratiques nécessaires ou utiles à la compréhension, l’enregistrement, l’adaptation, l’assemblage, le conditionnement, le contrôle qualité, la production partielle ou la production complète des Produits.</w:t>
      </w:r>
    </w:p>
    <w:p w14:paraId="686BFA0F" w14:textId="77777777" w:rsidR="00646FB4" w:rsidRPr="00C64BEB" w:rsidRDefault="00BB5798">
      <w:pPr>
        <w:pStyle w:val="BodyText"/>
        <w:rPr>
          <w:lang w:val="fr-BE"/>
        </w:rPr>
      </w:pPr>
      <w:r w:rsidRPr="00C64BEB">
        <w:rPr>
          <w:b/>
          <w:bCs/>
          <w:lang w:val="fr-BE"/>
        </w:rPr>
        <w:t>« Sociétés Liées »</w:t>
      </w:r>
      <w:r w:rsidRPr="00C64BEB">
        <w:rPr>
          <w:lang w:val="fr-BE"/>
        </w:rPr>
        <w:t xml:space="preserve"> désigne toute société mère, filiale, société affiliée, société contrôlée, société contrôlante, partenaire industriel, fabricant associé, distributeur, agent, représentant ou partenaire commercial de Diaho intervenant directement ou indirectement dans le développement, la fabrication, la commercialisation ou la fourniture des Produits.</w:t>
      </w:r>
    </w:p>
    <w:p w14:paraId="686BFA10" w14:textId="77777777" w:rsidR="00646FB4" w:rsidRDefault="00EB3A05">
      <w:r>
        <w:rPr>
          <w:noProof/>
        </w:rPr>
      </w:r>
      <w:r>
        <w:pict w14:anchorId="25527DD2">
          <v:rect id="Horizontal Line 3" o:spid="_x0000_s1074"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11" w14:textId="77777777" w:rsidR="00646FB4" w:rsidRPr="00C64BEB" w:rsidRDefault="00BB5798">
      <w:pPr>
        <w:pStyle w:val="Heading2"/>
        <w:rPr>
          <w:lang w:val="fr-BE"/>
        </w:rPr>
      </w:pPr>
      <w:bookmarkStart w:id="4" w:name="article-2-objet"/>
      <w:bookmarkEnd w:id="3"/>
      <w:r w:rsidRPr="00C64BEB">
        <w:rPr>
          <w:rFonts w:ascii="Arial" w:eastAsia="Arial" w:hAnsi="Arial"/>
          <w:lang w:val="fr-BE"/>
        </w:rPr>
        <w:t>Article 2 — Objet</w:t>
      </w:r>
    </w:p>
    <w:p w14:paraId="686BFA12" w14:textId="77777777" w:rsidR="00646FB4" w:rsidRPr="00C64BEB" w:rsidRDefault="00BB5798">
      <w:pPr>
        <w:pStyle w:val="FirstParagraph"/>
        <w:rPr>
          <w:lang w:val="fr-BE"/>
        </w:rPr>
      </w:pPr>
      <w:r w:rsidRPr="00C64BEB">
        <w:rPr>
          <w:lang w:val="fr-BE"/>
        </w:rPr>
        <w:t>Le présent Contrat a pour objet de définir les conditions dans lesquelles Diaho accorde à VetalyX, qui accepte, les droits suivants sur le Territoire :</w:t>
      </w:r>
    </w:p>
    <w:p w14:paraId="686BFA13" w14:textId="77777777" w:rsidR="00646FB4" w:rsidRPr="00C64BEB" w:rsidRDefault="00BB5798">
      <w:pPr>
        <w:pStyle w:val="Compact"/>
        <w:numPr>
          <w:ilvl w:val="0"/>
          <w:numId w:val="2"/>
        </w:numPr>
        <w:ind w:left="312" w:hanging="142"/>
        <w:rPr>
          <w:lang w:val="fr-BE"/>
        </w:rPr>
      </w:pPr>
      <w:r w:rsidRPr="00C64BEB">
        <w:rPr>
          <w:lang w:val="fr-BE"/>
        </w:rPr>
        <w:t>un droit exclusif de distribution des Produits ;</w:t>
      </w:r>
    </w:p>
    <w:p w14:paraId="686BFA14" w14:textId="77777777" w:rsidR="00646FB4" w:rsidRPr="00C64BEB" w:rsidRDefault="00BB5798">
      <w:pPr>
        <w:pStyle w:val="Compact"/>
        <w:numPr>
          <w:ilvl w:val="0"/>
          <w:numId w:val="2"/>
        </w:numPr>
        <w:ind w:left="312" w:hanging="142"/>
        <w:rPr>
          <w:lang w:val="fr-BE"/>
        </w:rPr>
      </w:pPr>
      <w:r w:rsidRPr="00C64BEB">
        <w:rPr>
          <w:lang w:val="fr-BE"/>
        </w:rPr>
        <w:t>un droit exclusif de promotion et de développement commercial des Produits ;</w:t>
      </w:r>
    </w:p>
    <w:p w14:paraId="686BFA15" w14:textId="77777777" w:rsidR="00646FB4" w:rsidRPr="00C64BEB" w:rsidRDefault="00BB5798">
      <w:pPr>
        <w:pStyle w:val="Compact"/>
        <w:numPr>
          <w:ilvl w:val="0"/>
          <w:numId w:val="2"/>
        </w:numPr>
        <w:ind w:left="312" w:hanging="142"/>
        <w:rPr>
          <w:lang w:val="fr-BE"/>
        </w:rPr>
      </w:pPr>
      <w:r w:rsidRPr="00C64BEB">
        <w:rPr>
          <w:lang w:val="fr-BE"/>
        </w:rPr>
        <w:lastRenderedPageBreak/>
        <w:t>un droit exclusif de procéder ou faire procéder aux enregistrements réglementaires nécessaires ;</w:t>
      </w:r>
    </w:p>
    <w:p w14:paraId="686BFA16" w14:textId="77777777" w:rsidR="00646FB4" w:rsidRPr="00C64BEB" w:rsidRDefault="00BB5798">
      <w:pPr>
        <w:pStyle w:val="Compact"/>
        <w:numPr>
          <w:ilvl w:val="0"/>
          <w:numId w:val="2"/>
        </w:numPr>
        <w:ind w:left="312" w:hanging="142"/>
        <w:rPr>
          <w:lang w:val="fr-BE"/>
        </w:rPr>
      </w:pPr>
      <w:r w:rsidRPr="00C64BEB">
        <w:rPr>
          <w:lang w:val="fr-BE"/>
        </w:rPr>
        <w:t>un mandat de Représentant Autorisé Européen ;</w:t>
      </w:r>
    </w:p>
    <w:p w14:paraId="686BFA17" w14:textId="77777777" w:rsidR="00646FB4" w:rsidRPr="00C64BEB" w:rsidRDefault="00BB5798">
      <w:pPr>
        <w:pStyle w:val="Compact"/>
        <w:numPr>
          <w:ilvl w:val="0"/>
          <w:numId w:val="2"/>
        </w:numPr>
        <w:ind w:left="312" w:hanging="142"/>
        <w:rPr>
          <w:lang w:val="fr-BE"/>
        </w:rPr>
      </w:pPr>
      <w:r w:rsidRPr="00C64BEB">
        <w:rPr>
          <w:lang w:val="fr-BE"/>
        </w:rPr>
        <w:t>un droit de coordination avec les autorités, organismes, clients professionnels et partenaires réglementaires ;</w:t>
      </w:r>
    </w:p>
    <w:p w14:paraId="686BFA18" w14:textId="77777777" w:rsidR="00646FB4" w:rsidRPr="00C64BEB" w:rsidRDefault="00BB5798">
      <w:pPr>
        <w:pStyle w:val="Compact"/>
        <w:numPr>
          <w:ilvl w:val="0"/>
          <w:numId w:val="2"/>
        </w:numPr>
        <w:ind w:left="312" w:hanging="142"/>
        <w:rPr>
          <w:lang w:val="fr-BE"/>
        </w:rPr>
      </w:pPr>
      <w:r w:rsidRPr="00C64BEB">
        <w:rPr>
          <w:lang w:val="fr-BE"/>
        </w:rPr>
        <w:t>une option de localisation européenne de tout ou partie de la chaîne de valeur des Produits</w:t>
      </w:r>
      <w:del w:id="5" w:author="Alain BOSSELOIR" w:date="2026-08-12T14:00:00Z" w16du:dateUtc="2026-08-12T12:00:00Z">
        <w:r w:rsidRPr="00C64BEB" w:rsidDel="00095272">
          <w:rPr>
            <w:lang w:val="fr-BE"/>
          </w:rPr>
          <w:delText xml:space="preserve"> </w:delText>
        </w:r>
      </w:del>
      <w:r w:rsidRPr="00C64BEB">
        <w:rPr>
          <w:lang w:val="fr-BE"/>
        </w:rPr>
        <w:t>;</w:t>
      </w:r>
    </w:p>
    <w:p w14:paraId="686BFA19" w14:textId="77777777" w:rsidR="00646FB4" w:rsidRPr="00C64BEB" w:rsidRDefault="00BB5798">
      <w:pPr>
        <w:pStyle w:val="Compact"/>
        <w:numPr>
          <w:ilvl w:val="0"/>
          <w:numId w:val="2"/>
        </w:numPr>
        <w:ind w:left="312" w:hanging="142"/>
        <w:rPr>
          <w:lang w:val="fr-BE"/>
        </w:rPr>
      </w:pPr>
      <w:r w:rsidRPr="00C64BEB">
        <w:rPr>
          <w:lang w:val="fr-BE"/>
        </w:rPr>
        <w:t>un droit de premier refus sur les Produits Futurs.</w:t>
      </w:r>
    </w:p>
    <w:p w14:paraId="686BFA1A" w14:textId="77777777" w:rsidR="00646FB4" w:rsidRPr="00C64BEB" w:rsidRDefault="00BB5798">
      <w:pPr>
        <w:pStyle w:val="FirstParagraph"/>
        <w:rPr>
          <w:lang w:val="fr-BE"/>
        </w:rPr>
      </w:pPr>
      <w:r w:rsidRPr="00C64BEB">
        <w:rPr>
          <w:lang w:val="fr-BE"/>
        </w:rPr>
        <w:t>Le Contrat constitue un contrat-cadre stratégique et ne doit pas être interprété comme un simple contrat de revente ou d’achat-vente.</w:t>
      </w:r>
    </w:p>
    <w:p w14:paraId="686BFA1B" w14:textId="77777777" w:rsidR="00646FB4" w:rsidRDefault="00EB3A05">
      <w:r>
        <w:rPr>
          <w:noProof/>
        </w:rPr>
      </w:r>
      <w:r>
        <w:pict w14:anchorId="245D9A49">
          <v:rect id="Horizontal Line 4" o:spid="_x0000_s1073"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1C" w14:textId="77777777" w:rsidR="00646FB4" w:rsidRPr="00C64BEB" w:rsidRDefault="00BB5798">
      <w:pPr>
        <w:pStyle w:val="Heading2"/>
        <w:rPr>
          <w:lang w:val="fr-BE"/>
        </w:rPr>
      </w:pPr>
      <w:bookmarkStart w:id="6" w:name="article-3-exclusivité-territoriale"/>
      <w:bookmarkEnd w:id="4"/>
      <w:r w:rsidRPr="00C64BEB">
        <w:rPr>
          <w:rFonts w:ascii="Arial" w:eastAsia="Arial" w:hAnsi="Arial"/>
          <w:lang w:val="fr-BE"/>
        </w:rPr>
        <w:t>Article 3 — Exclusivité territoriale</w:t>
      </w:r>
    </w:p>
    <w:p w14:paraId="686BFA1D" w14:textId="77777777" w:rsidR="00646FB4" w:rsidRPr="00C64BEB" w:rsidRDefault="00BB5798">
      <w:pPr>
        <w:pStyle w:val="FirstParagraph"/>
        <w:rPr>
          <w:lang w:val="fr-BE"/>
        </w:rPr>
      </w:pPr>
      <w:r w:rsidRPr="00C64BEB">
        <w:rPr>
          <w:lang w:val="fr-BE"/>
        </w:rPr>
        <w:t>Diaho accorde à VetalyX, pour toute la durée du Contrat, une exclusivité totale sur le Territoire pour la distribution, la promotion, la commercialisation, l’enregistrement, la représentation réglementaire et le développement commercial des Produits.</w:t>
      </w:r>
    </w:p>
    <w:p w14:paraId="686BFA1E" w14:textId="77777777" w:rsidR="00646FB4" w:rsidRPr="00C64BEB" w:rsidRDefault="00BB5798">
      <w:pPr>
        <w:pStyle w:val="BodyText"/>
        <w:rPr>
          <w:lang w:val="fr-BE"/>
        </w:rPr>
      </w:pPr>
      <w:r w:rsidRPr="00C64BEB">
        <w:rPr>
          <w:lang w:val="fr-BE"/>
        </w:rPr>
        <w:t>En conséquence, Diaho s’interdit, directement ou indirectement, de vendre, promouvoir, distribuer, enregistrer, faire enregistrer, commercialiser ou proposer les Produits sur le Territoire autrement que par l’intermédiaire de VetalyX, sauf accord écrit préalable de VetalyX.</w:t>
      </w:r>
    </w:p>
    <w:p w14:paraId="686BFA1F" w14:textId="77777777" w:rsidR="00646FB4" w:rsidRPr="00C64BEB" w:rsidRDefault="00BB5798">
      <w:pPr>
        <w:pStyle w:val="BodyText"/>
        <w:rPr>
          <w:lang w:val="fr-BE"/>
        </w:rPr>
      </w:pPr>
      <w:r w:rsidRPr="00C64BEB">
        <w:rPr>
          <w:lang w:val="fr-BE"/>
        </w:rPr>
        <w:t>Cette interdiction s’applique également aux Sociétés Liées de Diaho. Diaho garantit que ses Sociétés Liées respecteront les obligations d’exclusivité, de non-contournement et de non-concurrence prévues au présent Contrat.</w:t>
      </w:r>
    </w:p>
    <w:p w14:paraId="686BFA20" w14:textId="77777777" w:rsidR="00646FB4" w:rsidRPr="00C64BEB" w:rsidRDefault="00BB5798">
      <w:pPr>
        <w:pStyle w:val="BodyText"/>
        <w:rPr>
          <w:lang w:val="fr-BE"/>
        </w:rPr>
      </w:pPr>
      <w:r w:rsidRPr="00C64BEB">
        <w:rPr>
          <w:lang w:val="fr-BE"/>
        </w:rPr>
        <w:t>Toute demande, sollicitation, contact, commande, opportunité commerciale ou demande réglementaire provenant du Territoire ou relative au Territoire devra être transmise sans délai à VetalyX.</w:t>
      </w:r>
    </w:p>
    <w:p w14:paraId="686BFA21" w14:textId="77777777" w:rsidR="00646FB4" w:rsidRDefault="00EB3A05">
      <w:r>
        <w:rPr>
          <w:noProof/>
        </w:rPr>
      </w:r>
      <w:r>
        <w:pict w14:anchorId="0EE4BC74">
          <v:rect id="Horizontal Line 5" o:spid="_x0000_s1072"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22" w14:textId="77777777" w:rsidR="00646FB4" w:rsidRPr="00C64BEB" w:rsidRDefault="00BB5798">
      <w:pPr>
        <w:pStyle w:val="Heading2"/>
        <w:rPr>
          <w:lang w:val="fr-BE"/>
        </w:rPr>
      </w:pPr>
      <w:bookmarkStart w:id="7" w:name="Xfd4e83cb1df768ff9c2a79d8ce1711f186a462b"/>
      <w:bookmarkEnd w:id="6"/>
      <w:r w:rsidRPr="00C64BEB">
        <w:rPr>
          <w:rFonts w:ascii="Arial" w:eastAsia="Arial" w:hAnsi="Arial"/>
          <w:lang w:val="fr-BE"/>
        </w:rPr>
        <w:t>Article 4 — Absence d’objectif minimal de vente</w:t>
      </w:r>
    </w:p>
    <w:p w14:paraId="686BFA23" w14:textId="6450429C" w:rsidR="00646FB4" w:rsidRPr="00C64BEB"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conviennent expressément que l’exclusivité accordée à VetalyX n’est pas conditionnée à la réalisation d’un volume minimal de ventes, d’un chiffre d’affaires minimal, d’un nombre minimal de clients, d’un nombre minimal de pays ouverts ou d’un objectif commercial impératif.</w:t>
      </w:r>
    </w:p>
    <w:p w14:paraId="686BFA24" w14:textId="77777777" w:rsidR="00646FB4" w:rsidRPr="00C64BEB" w:rsidRDefault="00BB5798">
      <w:pPr>
        <w:pStyle w:val="BodyText"/>
        <w:rPr>
          <w:lang w:val="fr-BE"/>
        </w:rPr>
      </w:pPr>
      <w:r w:rsidRPr="00C64BEB">
        <w:rPr>
          <w:lang w:val="fr-BE"/>
        </w:rPr>
        <w:t>VetalyX s’engage à déployer des efforts raisonnables pour développer le marché des Produits sur le Territoire, compte tenu notamment des contraintes réglementaires, scientifiques, économiques, commerciales et logistiques applicables.</w:t>
      </w:r>
    </w:p>
    <w:p w14:paraId="686BFA25" w14:textId="77777777" w:rsidR="00646FB4" w:rsidRPr="00C64BEB" w:rsidRDefault="00BB5798">
      <w:pPr>
        <w:pStyle w:val="BodyText"/>
        <w:rPr>
          <w:lang w:val="fr-BE"/>
        </w:rPr>
      </w:pPr>
      <w:r w:rsidRPr="00C64BEB">
        <w:rPr>
          <w:lang w:val="fr-BE"/>
        </w:rPr>
        <w:t>Aucune insuffisance de volume de vente ne pourra, à elle seule, justifier une résiliation, une réduction du Territoire ou une remise en cause de l’exclusivité, sauf manquement grave et démontré de VetalyX à ses obligations essentielles.</w:t>
      </w:r>
    </w:p>
    <w:p w14:paraId="686BFA26" w14:textId="77777777" w:rsidR="00646FB4" w:rsidRDefault="00EB3A05">
      <w:r>
        <w:rPr>
          <w:noProof/>
        </w:rPr>
      </w:r>
      <w:r>
        <w:pict w14:anchorId="722D66F4">
          <v:rect id="Horizontal Line 6" o:spid="_x0000_s1071"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27" w14:textId="77777777" w:rsidR="00646FB4" w:rsidRPr="00C64BEB" w:rsidRDefault="00BB5798">
      <w:pPr>
        <w:pStyle w:val="Heading2"/>
        <w:rPr>
          <w:lang w:val="fr-BE"/>
        </w:rPr>
      </w:pPr>
      <w:bookmarkStart w:id="8" w:name="article-5-durée"/>
      <w:bookmarkEnd w:id="7"/>
      <w:r w:rsidRPr="00C64BEB">
        <w:rPr>
          <w:rFonts w:ascii="Arial" w:eastAsia="Arial" w:hAnsi="Arial"/>
          <w:lang w:val="fr-BE"/>
        </w:rPr>
        <w:t>Article 5 — Durée</w:t>
      </w:r>
    </w:p>
    <w:p w14:paraId="686BFA28" w14:textId="77777777" w:rsidR="00646FB4" w:rsidRPr="00C64BEB" w:rsidRDefault="00BB5798">
      <w:pPr>
        <w:pStyle w:val="FirstParagraph"/>
        <w:rPr>
          <w:lang w:val="fr-BE"/>
        </w:rPr>
      </w:pPr>
      <w:r w:rsidRPr="00C64BEB">
        <w:rPr>
          <w:lang w:val="fr-BE"/>
        </w:rPr>
        <w:t>Le présent Contrat est conclu pour une durée initiale ferme de cinq ans à compter de sa date de signature.</w:t>
      </w:r>
    </w:p>
    <w:p w14:paraId="686BFA29" w14:textId="76184119" w:rsidR="00646FB4" w:rsidRPr="00C64BEB" w:rsidRDefault="00BB5798">
      <w:pPr>
        <w:pStyle w:val="BodyText"/>
        <w:rPr>
          <w:lang w:val="fr-BE"/>
        </w:rPr>
      </w:pPr>
      <w:r w:rsidRPr="00C64BEB">
        <w:rPr>
          <w:lang w:val="fr-BE"/>
        </w:rPr>
        <w:t xml:space="preserve">À l’issue de cette durée initiale, le Contrat pourra être renouvelé par accord écrit des </w:t>
      </w:r>
      <w:r w:rsidR="00C306E8">
        <w:rPr>
          <w:lang w:val="fr-BE"/>
        </w:rPr>
        <w:t>Parties</w:t>
      </w:r>
      <w:r w:rsidRPr="00C64BEB">
        <w:rPr>
          <w:lang w:val="fr-BE"/>
        </w:rPr>
        <w:t xml:space="preserve"> pour des périodes successives de [trois/cinq] ans.</w:t>
      </w:r>
    </w:p>
    <w:p w14:paraId="686BFA2A" w14:textId="77777777" w:rsidR="00646FB4" w:rsidRPr="00C64BEB" w:rsidRDefault="00BB5798">
      <w:pPr>
        <w:pStyle w:val="BodyText"/>
        <w:rPr>
          <w:lang w:val="fr-BE"/>
        </w:rPr>
      </w:pPr>
      <w:r w:rsidRPr="00C64BEB">
        <w:rPr>
          <w:lang w:val="fr-BE"/>
        </w:rPr>
        <w:t>Toute Partie souhaitant ne pas renouveler le Contrat devra notifier son intention à l’autre Partie par écrit au moins [six/douze] mois avant l’expiration de la période contractuelle en cours.</w:t>
      </w:r>
    </w:p>
    <w:p w14:paraId="686BFA2B" w14:textId="77777777" w:rsidR="00646FB4" w:rsidRDefault="00EB3A05">
      <w:r>
        <w:rPr>
          <w:noProof/>
        </w:rPr>
      </w:r>
      <w:r>
        <w:pict w14:anchorId="72332402">
          <v:rect id="Horizontal Line 7" o:spid="_x0000_s1070"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2C" w14:textId="77777777" w:rsidR="00646FB4" w:rsidRPr="00C64BEB" w:rsidRDefault="00BB5798">
      <w:pPr>
        <w:pStyle w:val="Heading2"/>
        <w:rPr>
          <w:lang w:val="fr-BE"/>
        </w:rPr>
      </w:pPr>
      <w:bookmarkStart w:id="9" w:name="article-6-produits-couverts"/>
      <w:bookmarkEnd w:id="8"/>
      <w:r w:rsidRPr="00C64BEB">
        <w:rPr>
          <w:rFonts w:ascii="Arial" w:eastAsia="Arial" w:hAnsi="Arial"/>
          <w:lang w:val="fr-BE"/>
        </w:rPr>
        <w:lastRenderedPageBreak/>
        <w:t>Article 6 — Produits couverts</w:t>
      </w:r>
    </w:p>
    <w:p w14:paraId="686BFA2D" w14:textId="77777777" w:rsidR="00646FB4" w:rsidRPr="00C64BEB" w:rsidRDefault="00BB5798">
      <w:pPr>
        <w:pStyle w:val="FirstParagraph"/>
        <w:rPr>
          <w:lang w:val="fr-BE"/>
        </w:rPr>
      </w:pPr>
      <w:r w:rsidRPr="00C64BEB">
        <w:rPr>
          <w:lang w:val="fr-BE"/>
        </w:rPr>
        <w:t>Les Produits Initiaux sont décrits en Annexe 1.</w:t>
      </w:r>
    </w:p>
    <w:p w14:paraId="686BFA2E" w14:textId="77777777" w:rsidR="00646FB4" w:rsidRPr="00C64BEB" w:rsidRDefault="00BB5798">
      <w:pPr>
        <w:pStyle w:val="BodyText"/>
        <w:rPr>
          <w:lang w:val="fr-BE"/>
        </w:rPr>
      </w:pPr>
      <w:r w:rsidRPr="00C64BEB">
        <w:rPr>
          <w:lang w:val="fr-BE"/>
        </w:rPr>
        <w:t>Diaho déclare que les Produits Initiaux sont destinés au diagnostic vétérinaire, notamment à la détection rapide des allergies chez les chiens et les chats.</w:t>
      </w:r>
    </w:p>
    <w:p w14:paraId="686BFA2F" w14:textId="77777777" w:rsidR="00646FB4" w:rsidRPr="00C64BEB" w:rsidRDefault="00BB5798">
      <w:pPr>
        <w:pStyle w:val="BodyText"/>
        <w:rPr>
          <w:lang w:val="fr-BE"/>
        </w:rPr>
      </w:pPr>
      <w:r w:rsidRPr="00C64BEB">
        <w:rPr>
          <w:lang w:val="fr-BE"/>
        </w:rPr>
        <w:t>Diaho garantit disposer des droits, autorisations, licences, connaissances et capacités nécessaires pour fournir les Produits à VetalyX et pour conclure le présent Contrat.</w:t>
      </w:r>
    </w:p>
    <w:p w14:paraId="686BFA30" w14:textId="1B86418A" w:rsidR="00646FB4" w:rsidRPr="00C64BEB" w:rsidRDefault="00BB5798">
      <w:pPr>
        <w:pStyle w:val="BodyText"/>
        <w:rPr>
          <w:lang w:val="fr-BE"/>
        </w:rPr>
      </w:pPr>
      <w:r w:rsidRPr="00C64BEB">
        <w:rPr>
          <w:lang w:val="fr-BE"/>
        </w:rPr>
        <w:t xml:space="preserve">Les Produits Futurs pourront être intégrés au présent Contrat par accord écrit des </w:t>
      </w:r>
      <w:r w:rsidR="00C306E8">
        <w:rPr>
          <w:lang w:val="fr-BE"/>
        </w:rPr>
        <w:t>Parties</w:t>
      </w:r>
      <w:r w:rsidRPr="00C64BEB">
        <w:rPr>
          <w:lang w:val="fr-BE"/>
        </w:rPr>
        <w:t>, notamment par avenant ou mise à jour de l’Annexe 1.</w:t>
      </w:r>
    </w:p>
    <w:p w14:paraId="686BFA31" w14:textId="77777777" w:rsidR="00646FB4" w:rsidRDefault="00EB3A05">
      <w:r>
        <w:rPr>
          <w:noProof/>
        </w:rPr>
      </w:r>
      <w:r>
        <w:pict w14:anchorId="2EDF3342">
          <v:rect id="Horizontal Line 8" o:spid="_x0000_s1069"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32" w14:textId="77777777" w:rsidR="00646FB4" w:rsidRPr="00C64BEB" w:rsidRDefault="00BB5798">
      <w:pPr>
        <w:pStyle w:val="Heading2"/>
        <w:rPr>
          <w:lang w:val="fr-BE"/>
        </w:rPr>
      </w:pPr>
      <w:bookmarkStart w:id="10" w:name="article-7-clientèle-visée"/>
      <w:bookmarkEnd w:id="9"/>
      <w:r w:rsidRPr="00C64BEB">
        <w:rPr>
          <w:rFonts w:ascii="Arial" w:eastAsia="Arial" w:hAnsi="Arial"/>
          <w:lang w:val="fr-BE"/>
        </w:rPr>
        <w:t>Article 7 — Clientèle visée</w:t>
      </w:r>
    </w:p>
    <w:p w14:paraId="686BFA33" w14:textId="77777777" w:rsidR="00646FB4" w:rsidRPr="00C64BEB" w:rsidRDefault="00BB5798">
      <w:pPr>
        <w:pStyle w:val="FirstParagraph"/>
        <w:rPr>
          <w:lang w:val="fr-BE"/>
        </w:rPr>
      </w:pPr>
      <w:r w:rsidRPr="00C64BEB">
        <w:rPr>
          <w:lang w:val="fr-BE"/>
        </w:rPr>
        <w:t>Les Produits seront principalement destinés à une Clientèle B2B comprenant notamment les cliniques vétérinaires, vétérinaires indépendants, groupes vétérinaires, laboratoires vétérinaires, distributeurs spécialisés, centrales d’achat, plateformes professionnelles et sociétés de services vétérinaires.</w:t>
      </w:r>
    </w:p>
    <w:p w14:paraId="686BFA34" w14:textId="77777777" w:rsidR="00646FB4" w:rsidRPr="00C64BEB" w:rsidRDefault="00BB5798">
      <w:pPr>
        <w:pStyle w:val="BodyText"/>
        <w:rPr>
          <w:lang w:val="fr-BE"/>
        </w:rPr>
      </w:pPr>
      <w:r w:rsidRPr="00C64BEB">
        <w:rPr>
          <w:lang w:val="fr-BE"/>
        </w:rPr>
        <w:t>VetalyX déterminera librement sa stratégie commerciale sur le Territoire, y compris le choix des pays prioritaires, des canaux de distribution, des distributeurs secondaires, des partenaires commerciaux, des prix de revente et des supports de promotion, sous réserve du respect des lois applicables et des exigences réglementaires.</w:t>
      </w:r>
    </w:p>
    <w:p w14:paraId="686BFA35" w14:textId="77777777" w:rsidR="00646FB4" w:rsidRDefault="00EB3A05">
      <w:r>
        <w:rPr>
          <w:noProof/>
        </w:rPr>
      </w:r>
      <w:r>
        <w:pict w14:anchorId="647CE095">
          <v:rect id="Horizontal Line 9" o:spid="_x0000_s1068"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36" w14:textId="77777777" w:rsidR="00646FB4" w:rsidRPr="00C64BEB" w:rsidRDefault="00BB5798">
      <w:pPr>
        <w:pStyle w:val="Heading2"/>
        <w:rPr>
          <w:lang w:val="fr-BE"/>
        </w:rPr>
      </w:pPr>
      <w:bookmarkStart w:id="11" w:name="X43c100d1b63cacff5b063f539aae624507f27e6"/>
      <w:bookmarkEnd w:id="10"/>
      <w:r w:rsidRPr="00C64BEB">
        <w:rPr>
          <w:rFonts w:ascii="Arial" w:eastAsia="Arial" w:hAnsi="Arial"/>
          <w:lang w:val="fr-BE"/>
        </w:rPr>
        <w:t>Article 8 — Enregistrement réglementaire des Produits</w:t>
      </w:r>
    </w:p>
    <w:p w14:paraId="27A3E8B6" w14:textId="77777777" w:rsidR="002B2E5B" w:rsidRPr="00AE2E9E" w:rsidRDefault="002B2E5B" w:rsidP="002B2E5B">
      <w:pPr>
        <w:pStyle w:val="BodyText"/>
        <w:rPr>
          <w:lang w:val="fr-BE"/>
        </w:rPr>
      </w:pPr>
      <w:r w:rsidRPr="00AE2E9E">
        <w:rPr>
          <w:lang w:val="fr-BE"/>
        </w:rPr>
        <w:t>VetalyX sera responsable de l’identification et de la coordination des exigences réglementaires applicables aux Produits dans les pays du Territoire dans lesquels elle décidera de les commercialiser.</w:t>
      </w:r>
    </w:p>
    <w:p w14:paraId="562362F9" w14:textId="77777777" w:rsidR="002B2E5B" w:rsidRPr="00AE2E9E" w:rsidRDefault="002B2E5B" w:rsidP="002B2E5B">
      <w:pPr>
        <w:pStyle w:val="BodyText"/>
        <w:rPr>
          <w:lang w:val="fr-BE"/>
        </w:rPr>
      </w:pPr>
      <w:r w:rsidRPr="00AE2E9E">
        <w:rPr>
          <w:lang w:val="fr-BE"/>
        </w:rPr>
        <w:t>Lorsque des notifications, enregistrements, autorisations ou autres démarches réglementaires sont nécessaires, VetalyX en assurera la préparation, le dépôt et le suivi, directement ou avec l’assistance de partenaires spécialisés.</w:t>
      </w:r>
    </w:p>
    <w:p w14:paraId="2698CC47" w14:textId="77777777" w:rsidR="002B2E5B" w:rsidRPr="00AE2E9E" w:rsidRDefault="002B2E5B" w:rsidP="002B2E5B">
      <w:pPr>
        <w:pStyle w:val="BodyText"/>
        <w:rPr>
          <w:lang w:val="fr-BE"/>
        </w:rPr>
      </w:pPr>
      <w:r w:rsidRPr="00AE2E9E">
        <w:rPr>
          <w:lang w:val="fr-BE"/>
        </w:rPr>
        <w:t>Diaho s’engage à fournir</w:t>
      </w:r>
      <w:r>
        <w:rPr>
          <w:lang w:val="fr-BE"/>
        </w:rPr>
        <w:t xml:space="preserve"> </w:t>
      </w:r>
      <w:r w:rsidRPr="00AE2E9E">
        <w:rPr>
          <w:lang w:val="fr-BE"/>
        </w:rPr>
        <w:t>ou le fabricant concerné, tous les documents, données, certificats et informations nécessaires à ces démarches. Diaho garantit que ces informations sont exactes, complètes et à jour.</w:t>
      </w:r>
    </w:p>
    <w:p w14:paraId="4EE18B8B" w14:textId="77777777" w:rsidR="002B2E5B" w:rsidRPr="00AE2E9E" w:rsidRDefault="002B2E5B" w:rsidP="002B2E5B">
      <w:pPr>
        <w:pStyle w:val="BodyText"/>
        <w:rPr>
          <w:lang w:val="fr-BE"/>
        </w:rPr>
      </w:pPr>
      <w:r w:rsidRPr="00AE2E9E">
        <w:rPr>
          <w:lang w:val="fr-BE"/>
        </w:rPr>
        <w:t xml:space="preserve">Les exigences relatives aux spécifications des Produits, à la documentation technique et qualité, à la fabrication, à la traçabilité et aux modifications des Produits sont régies par le Quality Agreement conclu entre les </w:t>
      </w:r>
      <w:r>
        <w:rPr>
          <w:lang w:val="fr-BE"/>
        </w:rPr>
        <w:t>Parties</w:t>
      </w:r>
      <w:r w:rsidRPr="00AE2E9E">
        <w:rPr>
          <w:lang w:val="fr-BE"/>
        </w:rPr>
        <w:t>.</w:t>
      </w:r>
    </w:p>
    <w:p w14:paraId="3DB345D6" w14:textId="77777777" w:rsidR="002B2E5B" w:rsidRPr="00AE2E9E" w:rsidRDefault="002B2E5B" w:rsidP="002B2E5B">
      <w:pPr>
        <w:pStyle w:val="BodyText"/>
        <w:rPr>
          <w:lang w:val="fr-BE"/>
        </w:rPr>
      </w:pPr>
      <w:r w:rsidRPr="00AE2E9E">
        <w:rPr>
          <w:lang w:val="fr-BE"/>
        </w:rPr>
        <w:t>Toute modification susceptible d’affecter la qualité, les performances, la documentation ou le statut réglementaire des Produits devra être communiquée et gérée conformément aux dispositions de Change Control prévues dans le Quality Agreement</w:t>
      </w:r>
      <w:r>
        <w:rPr>
          <w:lang w:val="fr-BE"/>
        </w:rPr>
        <w:t xml:space="preserve"> conclu entre les Parties</w:t>
      </w:r>
      <w:r w:rsidRPr="00AE2E9E">
        <w:rPr>
          <w:lang w:val="fr-BE"/>
        </w:rPr>
        <w:t>.</w:t>
      </w:r>
    </w:p>
    <w:p w14:paraId="218B03A0" w14:textId="77777777" w:rsidR="002B2E5B" w:rsidRPr="00AE2E9E" w:rsidRDefault="002B2E5B" w:rsidP="002B2E5B">
      <w:pPr>
        <w:pStyle w:val="BodyText"/>
        <w:rPr>
          <w:lang w:val="fr-BE"/>
        </w:rPr>
      </w:pPr>
      <w:r w:rsidRPr="00AE2E9E">
        <w:rPr>
          <w:lang w:val="fr-BE"/>
        </w:rPr>
        <w:t>VetalyX reste libre de déterminer les pays dans lesquels les Produits seront commercialisés ainsi que l’ordre de priorité des démarches réglementaires.</w:t>
      </w:r>
    </w:p>
    <w:p w14:paraId="6D16E5A4" w14:textId="77777777" w:rsidR="002B2E5B" w:rsidRPr="00C64BEB" w:rsidRDefault="002B2E5B" w:rsidP="002B2E5B">
      <w:pPr>
        <w:pStyle w:val="BodyText"/>
        <w:rPr>
          <w:lang w:val="fr-BE"/>
        </w:rPr>
      </w:pPr>
    </w:p>
    <w:p w14:paraId="686BFA37" w14:textId="591CD264" w:rsidR="00646FB4" w:rsidRDefault="00BB5798">
      <w:pPr>
        <w:pStyle w:val="BodyText"/>
        <w:rPr>
          <w:lang w:val="fr-BE"/>
        </w:rPr>
      </w:pPr>
      <w:r w:rsidRPr="00C64BEB">
        <w:rPr>
          <w:lang w:val="fr-BE"/>
        </w:rPr>
        <w:t>VetalyX sera responsable de la préparation, du dépôt, du suivi et de la gestion des enregistrements réglementaires des Produits dans les pays du Territoire dans lesquels elle décidera de les commercialiser.</w:t>
      </w:r>
    </w:p>
    <w:p w14:paraId="0EC03D77" w14:textId="77777777" w:rsidR="002B2E5B" w:rsidRPr="00C64BEB" w:rsidRDefault="002B2E5B">
      <w:pPr>
        <w:pStyle w:val="FirstParagraph"/>
        <w:rPr>
          <w:ins w:id="12" w:author="Jean Claude havaux" w:date="2026-08-19T14:15:00Z" w16du:dateUtc="2026-08-19T12:15:00Z"/>
          <w:lang w:val="fr-BE"/>
        </w:rPr>
      </w:pPr>
    </w:p>
    <w:p w14:paraId="686BFA48" w14:textId="479AC962" w:rsidR="00646FB4" w:rsidRPr="00C64BEB" w:rsidRDefault="00BB5798">
      <w:pPr>
        <w:pStyle w:val="FirstParagraph"/>
        <w:rPr>
          <w:lang w:val="fr-BE"/>
        </w:rPr>
      </w:pPr>
      <w:r w:rsidRPr="00C64BEB">
        <w:rPr>
          <w:lang w:val="fr-BE"/>
        </w:rPr>
        <w:lastRenderedPageBreak/>
        <w:t>Diaho garantit l’exactitude, la sincérité, la cohérence et l’exhaustivité des informations transmises à VetalyX.</w:t>
      </w:r>
    </w:p>
    <w:p w14:paraId="686BFA49" w14:textId="7FDD1CAB" w:rsidR="00646FB4" w:rsidRDefault="00BB5798">
      <w:pPr>
        <w:pStyle w:val="BodyText"/>
        <w:rPr>
          <w:lang w:val="fr-BE"/>
        </w:rPr>
      </w:pPr>
      <w:r w:rsidRPr="00C64BEB">
        <w:rPr>
          <w:lang w:val="fr-BE"/>
        </w:rPr>
        <w:t>Diaho devra informer immédiatement VetalyX de toute modification affectant les Produits, leur composition, leur fabrication, leur performance, leur documentation, leur statut réglementaire ou leur conformité.</w:t>
      </w:r>
    </w:p>
    <w:p w14:paraId="0AD4942E" w14:textId="5A5AD284" w:rsidR="009E0A0F" w:rsidRDefault="009E0A0F">
      <w:pPr>
        <w:pStyle w:val="BodyText"/>
        <w:rPr>
          <w:lang w:val="fr-BE"/>
        </w:rPr>
      </w:pPr>
      <w:r>
        <w:rPr>
          <w:lang w:val="fr-BE"/>
        </w:rPr>
        <w:t xml:space="preserve">PROPOSITION : remplacer le texte part </w:t>
      </w:r>
      <w:r w:rsidR="00AE2E9E">
        <w:rPr>
          <w:lang w:val="fr-BE"/>
        </w:rPr>
        <w:t>–</w:t>
      </w:r>
    </w:p>
    <w:p w14:paraId="686BFA4A" w14:textId="77777777" w:rsidR="00646FB4" w:rsidRDefault="00EB3A05">
      <w:r>
        <w:rPr>
          <w:noProof/>
        </w:rPr>
      </w:r>
      <w:r>
        <w:pict w14:anchorId="15EF95E0">
          <v:rect id="Horizontal Line 10" o:spid="_x0000_s1067"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4B" w14:textId="77777777" w:rsidR="00646FB4" w:rsidRPr="00C64BEB" w:rsidRDefault="00BB5798">
      <w:pPr>
        <w:pStyle w:val="Heading2"/>
        <w:rPr>
          <w:lang w:val="fr-BE"/>
        </w:rPr>
      </w:pPr>
      <w:bookmarkStart w:id="13" w:name="X74b977ccac9249e73e6cf4e330cb3ae7fe6bfb6"/>
      <w:bookmarkEnd w:id="11"/>
      <w:r w:rsidRPr="00C64BEB">
        <w:rPr>
          <w:rFonts w:ascii="Arial" w:eastAsia="Arial" w:hAnsi="Arial"/>
          <w:lang w:val="fr-BE"/>
        </w:rPr>
        <w:t>Article 9 — Propriété et contrôle des Dossiers Réglementaires</w:t>
      </w:r>
    </w:p>
    <w:p w14:paraId="686BFA4C" w14:textId="77777777" w:rsidR="00646FB4" w:rsidRPr="00C64BEB" w:rsidRDefault="00BB5798">
      <w:pPr>
        <w:pStyle w:val="FirstParagraph"/>
        <w:rPr>
          <w:lang w:val="fr-BE"/>
        </w:rPr>
      </w:pPr>
      <w:r w:rsidRPr="00C64BEB">
        <w:rPr>
          <w:lang w:val="fr-BE"/>
        </w:rPr>
        <w:t>Les Dossiers Réglementaires constitués, préparés, traduits, adaptés, déposés, financés ou enrichis par VetalyX dans le cadre du présent Contrat sont et demeureront des actifs propres de VetalyX, sauf stipulation contraire expresse et écrite.</w:t>
      </w:r>
    </w:p>
    <w:p w14:paraId="686BFA4D" w14:textId="77777777" w:rsidR="00646FB4" w:rsidRPr="00C64BEB" w:rsidRDefault="00BB5798">
      <w:pPr>
        <w:pStyle w:val="BodyText"/>
        <w:rPr>
          <w:lang w:val="fr-BE"/>
        </w:rPr>
      </w:pPr>
      <w:r w:rsidRPr="00C64BEB">
        <w:rPr>
          <w:lang w:val="fr-BE"/>
        </w:rPr>
        <w:t>Cette propriété ou titularité exclusive inclut notamment :</w:t>
      </w:r>
    </w:p>
    <w:p w14:paraId="686BFA4E" w14:textId="77777777" w:rsidR="00646FB4" w:rsidRDefault="00BB5798">
      <w:pPr>
        <w:pStyle w:val="Compact"/>
        <w:numPr>
          <w:ilvl w:val="0"/>
          <w:numId w:val="4"/>
        </w:numPr>
        <w:ind w:left="312" w:hanging="142"/>
      </w:pPr>
      <w:r>
        <w:t>les demandes d’enregistrement ;</w:t>
      </w:r>
    </w:p>
    <w:p w14:paraId="686BFA4F" w14:textId="77777777" w:rsidR="00646FB4" w:rsidRDefault="00BB5798">
      <w:pPr>
        <w:pStyle w:val="Compact"/>
        <w:numPr>
          <w:ilvl w:val="0"/>
          <w:numId w:val="4"/>
        </w:numPr>
        <w:ind w:left="312" w:hanging="142"/>
      </w:pPr>
      <w:r>
        <w:t>les autorisations obtenues ;</w:t>
      </w:r>
    </w:p>
    <w:p w14:paraId="686BFA50" w14:textId="77777777" w:rsidR="00646FB4" w:rsidRDefault="00BB5798">
      <w:pPr>
        <w:pStyle w:val="Compact"/>
        <w:numPr>
          <w:ilvl w:val="0"/>
          <w:numId w:val="4"/>
        </w:numPr>
        <w:ind w:left="312" w:hanging="142"/>
      </w:pPr>
      <w:r>
        <w:t>les traductions ;</w:t>
      </w:r>
    </w:p>
    <w:p w14:paraId="686BFA51" w14:textId="77777777" w:rsidR="00646FB4" w:rsidRDefault="00BB5798">
      <w:pPr>
        <w:pStyle w:val="Compact"/>
        <w:numPr>
          <w:ilvl w:val="0"/>
          <w:numId w:val="4"/>
        </w:numPr>
        <w:ind w:left="312" w:hanging="142"/>
      </w:pPr>
      <w:r>
        <w:t>les adaptations réglementaires ;</w:t>
      </w:r>
    </w:p>
    <w:p w14:paraId="686BFA52" w14:textId="77777777" w:rsidR="00646FB4" w:rsidRPr="00C64BEB" w:rsidRDefault="00BB5798">
      <w:pPr>
        <w:pStyle w:val="Compact"/>
        <w:numPr>
          <w:ilvl w:val="0"/>
          <w:numId w:val="4"/>
        </w:numPr>
        <w:ind w:left="312" w:hanging="142"/>
        <w:rPr>
          <w:lang w:val="fr-BE"/>
        </w:rPr>
      </w:pPr>
      <w:r w:rsidRPr="00C64BEB">
        <w:rPr>
          <w:lang w:val="fr-BE"/>
        </w:rPr>
        <w:t>les échanges avec les autorités compétentes ;</w:t>
      </w:r>
    </w:p>
    <w:p w14:paraId="686BFA53" w14:textId="77777777" w:rsidR="00646FB4" w:rsidRPr="00C64BEB" w:rsidRDefault="00BB5798">
      <w:pPr>
        <w:pStyle w:val="Compact"/>
        <w:numPr>
          <w:ilvl w:val="0"/>
          <w:numId w:val="4"/>
        </w:numPr>
        <w:ind w:left="312" w:hanging="142"/>
        <w:rPr>
          <w:lang w:val="fr-BE"/>
        </w:rPr>
      </w:pPr>
      <w:r w:rsidRPr="00C64BEB">
        <w:rPr>
          <w:lang w:val="fr-BE"/>
        </w:rPr>
        <w:t>les documents commerciaux adaptés au Territoire ;</w:t>
      </w:r>
    </w:p>
    <w:p w14:paraId="686BFA54" w14:textId="77777777" w:rsidR="00646FB4" w:rsidRPr="00C64BEB" w:rsidRDefault="00BB5798">
      <w:pPr>
        <w:pStyle w:val="Compact"/>
        <w:numPr>
          <w:ilvl w:val="0"/>
          <w:numId w:val="4"/>
        </w:numPr>
        <w:ind w:left="312" w:hanging="142"/>
        <w:rPr>
          <w:lang w:val="fr-BE"/>
        </w:rPr>
      </w:pPr>
      <w:r w:rsidRPr="00C64BEB">
        <w:rPr>
          <w:lang w:val="fr-BE"/>
        </w:rPr>
        <w:t>les procédures qualité créées pour le Territoire ;</w:t>
      </w:r>
    </w:p>
    <w:p w14:paraId="686BFA55" w14:textId="77777777" w:rsidR="00646FB4" w:rsidRPr="00C64BEB" w:rsidRDefault="00BB5798">
      <w:pPr>
        <w:pStyle w:val="Compact"/>
        <w:numPr>
          <w:ilvl w:val="0"/>
          <w:numId w:val="4"/>
        </w:numPr>
        <w:ind w:left="312" w:hanging="142"/>
        <w:rPr>
          <w:lang w:val="fr-BE"/>
        </w:rPr>
      </w:pPr>
      <w:r w:rsidRPr="00C64BEB">
        <w:rPr>
          <w:lang w:val="fr-BE"/>
        </w:rPr>
        <w:t>les bases documentaires constituées par VetalyX ;</w:t>
      </w:r>
    </w:p>
    <w:p w14:paraId="686BFA56" w14:textId="77777777" w:rsidR="00646FB4" w:rsidRDefault="00BB5798">
      <w:pPr>
        <w:pStyle w:val="Compact"/>
        <w:numPr>
          <w:ilvl w:val="0"/>
          <w:numId w:val="4"/>
        </w:numPr>
        <w:ind w:left="312" w:hanging="142"/>
      </w:pPr>
      <w:r>
        <w:t>les dossiers pays ;</w:t>
      </w:r>
    </w:p>
    <w:p w14:paraId="686BFA57" w14:textId="77777777" w:rsidR="00646FB4" w:rsidRPr="00C64BEB" w:rsidRDefault="00BB5798">
      <w:pPr>
        <w:pStyle w:val="Compact"/>
        <w:numPr>
          <w:ilvl w:val="0"/>
          <w:numId w:val="4"/>
        </w:numPr>
        <w:ind w:left="312" w:hanging="142"/>
        <w:rPr>
          <w:lang w:val="fr-BE"/>
        </w:rPr>
      </w:pPr>
      <w:r w:rsidRPr="00C64BEB">
        <w:rPr>
          <w:lang w:val="fr-BE"/>
        </w:rPr>
        <w:t>les données administratives et réglementaires propres au marché européen.</w:t>
      </w:r>
    </w:p>
    <w:p w14:paraId="686BFA58" w14:textId="77777777" w:rsidR="00646FB4" w:rsidRPr="00C64BEB" w:rsidRDefault="00BB5798">
      <w:pPr>
        <w:pStyle w:val="FirstParagraph"/>
        <w:rPr>
          <w:lang w:val="fr-BE"/>
        </w:rPr>
      </w:pPr>
      <w:r w:rsidRPr="00C64BEB">
        <w:rPr>
          <w:lang w:val="fr-BE"/>
        </w:rPr>
        <w:t>Diaho s’interdit d’utiliser, de reproduire, de transmettre ou de faire utiliser ces Dossiers Réglementaires au bénéfice d’un tiers sur le Territoire sans l’accord écrit préalable de VetalyX.</w:t>
      </w:r>
    </w:p>
    <w:p w14:paraId="686BFA59" w14:textId="77777777" w:rsidR="00646FB4" w:rsidRPr="00C64BEB" w:rsidRDefault="00BB5798">
      <w:pPr>
        <w:pStyle w:val="BodyText"/>
        <w:rPr>
          <w:lang w:val="fr-BE"/>
        </w:rPr>
      </w:pPr>
      <w:r w:rsidRPr="00C64BEB">
        <w:rPr>
          <w:lang w:val="fr-BE"/>
        </w:rPr>
        <w:t>En cas de résiliation ou de non-renouvellement du Contrat, les droits de VetalyX sur les Dossiers Réglementaires constitués par elle resteront acquis à VetalyX, sous réserve des obligations légales applicables et des droits préexistants de Diaho sur sa technologie et sa documentation d’origine.</w:t>
      </w:r>
    </w:p>
    <w:p w14:paraId="686BFA5A" w14:textId="77777777" w:rsidR="00646FB4" w:rsidRDefault="00EB3A05">
      <w:r>
        <w:rPr>
          <w:noProof/>
        </w:rPr>
      </w:r>
      <w:r>
        <w:pict w14:anchorId="44031EE8">
          <v:rect id="Horizontal Line 11" o:spid="_x0000_s106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5B" w14:textId="77777777" w:rsidR="00646FB4" w:rsidRPr="00C64BEB" w:rsidRDefault="00BB5798">
      <w:pPr>
        <w:pStyle w:val="Heading2"/>
        <w:rPr>
          <w:lang w:val="fr-BE"/>
        </w:rPr>
      </w:pPr>
      <w:bookmarkStart w:id="14" w:name="X9fdabcae776c52d55dc2add7656c5c4d55fffbd"/>
      <w:bookmarkEnd w:id="13"/>
      <w:r w:rsidRPr="00C64BEB">
        <w:rPr>
          <w:rFonts w:ascii="Arial" w:eastAsia="Arial" w:hAnsi="Arial"/>
          <w:lang w:val="fr-BE"/>
        </w:rPr>
        <w:t>Article 10 — Mandat de Représentant Autorisé Européen</w:t>
      </w:r>
    </w:p>
    <w:p w14:paraId="686BFA5C" w14:textId="77777777" w:rsidR="00646FB4" w:rsidRPr="00C64BEB" w:rsidRDefault="00BB5798">
      <w:pPr>
        <w:pStyle w:val="FirstParagraph"/>
        <w:rPr>
          <w:lang w:val="fr-BE"/>
        </w:rPr>
      </w:pPr>
      <w:r w:rsidRPr="00C64BEB">
        <w:rPr>
          <w:lang w:val="fr-BE"/>
        </w:rPr>
        <w:t>Diaho mandate VetalyX, qui accepte, pour agir en qualité de Représentant Autorisé Européen pour les Produits sur le Territoire, conformément aux exigences réglementaires applicables.</w:t>
      </w:r>
    </w:p>
    <w:p w14:paraId="686BFA5D" w14:textId="77777777" w:rsidR="00646FB4" w:rsidRDefault="00BB5798">
      <w:pPr>
        <w:pStyle w:val="BodyText"/>
      </w:pPr>
      <w:r>
        <w:t>Ce mandat couvre notamment :</w:t>
      </w:r>
    </w:p>
    <w:p w14:paraId="686BFA5E" w14:textId="77777777" w:rsidR="00646FB4" w:rsidRPr="00C64BEB" w:rsidRDefault="00BB5798">
      <w:pPr>
        <w:pStyle w:val="Compact"/>
        <w:numPr>
          <w:ilvl w:val="0"/>
          <w:numId w:val="5"/>
        </w:numPr>
        <w:ind w:left="312" w:hanging="142"/>
        <w:rPr>
          <w:lang w:val="fr-BE"/>
        </w:rPr>
      </w:pPr>
      <w:r w:rsidRPr="00C64BEB">
        <w:rPr>
          <w:lang w:val="fr-BE"/>
        </w:rPr>
        <w:t>les échanges avec les autorités compétentes ;</w:t>
      </w:r>
    </w:p>
    <w:p w14:paraId="686BFA5F" w14:textId="77777777" w:rsidR="00646FB4" w:rsidRPr="00C64BEB" w:rsidRDefault="00BB5798">
      <w:pPr>
        <w:pStyle w:val="Compact"/>
        <w:numPr>
          <w:ilvl w:val="0"/>
          <w:numId w:val="5"/>
        </w:numPr>
        <w:ind w:left="312" w:hanging="142"/>
        <w:rPr>
          <w:lang w:val="fr-BE"/>
        </w:rPr>
      </w:pPr>
      <w:r w:rsidRPr="00C64BEB">
        <w:rPr>
          <w:lang w:val="fr-BE"/>
        </w:rPr>
        <w:t>le dépôt ou le suivi des dossiers réglementaires ;</w:t>
      </w:r>
    </w:p>
    <w:p w14:paraId="686BFA60" w14:textId="77777777" w:rsidR="00646FB4" w:rsidRPr="00C64BEB" w:rsidRDefault="00BB5798">
      <w:pPr>
        <w:pStyle w:val="Compact"/>
        <w:numPr>
          <w:ilvl w:val="0"/>
          <w:numId w:val="5"/>
        </w:numPr>
        <w:ind w:left="312" w:hanging="142"/>
        <w:rPr>
          <w:lang w:val="fr-BE"/>
        </w:rPr>
      </w:pPr>
      <w:r w:rsidRPr="00C64BEB">
        <w:rPr>
          <w:lang w:val="fr-BE"/>
        </w:rPr>
        <w:t>la conservation des documents requis ;</w:t>
      </w:r>
    </w:p>
    <w:p w14:paraId="686BFA61" w14:textId="77777777" w:rsidR="00646FB4" w:rsidRPr="00C64BEB" w:rsidRDefault="00BB5798">
      <w:pPr>
        <w:pStyle w:val="Compact"/>
        <w:numPr>
          <w:ilvl w:val="0"/>
          <w:numId w:val="5"/>
        </w:numPr>
        <w:ind w:left="312" w:hanging="142"/>
        <w:rPr>
          <w:lang w:val="fr-BE"/>
        </w:rPr>
      </w:pPr>
      <w:r w:rsidRPr="00C64BEB">
        <w:rPr>
          <w:lang w:val="fr-BE"/>
        </w:rPr>
        <w:t>la coordination des réponses aux demandes administratives ;</w:t>
      </w:r>
    </w:p>
    <w:p w14:paraId="686BFA62" w14:textId="77777777" w:rsidR="00646FB4" w:rsidRPr="00C64BEB" w:rsidRDefault="00BB5798">
      <w:pPr>
        <w:pStyle w:val="Compact"/>
        <w:numPr>
          <w:ilvl w:val="0"/>
          <w:numId w:val="5"/>
        </w:numPr>
        <w:ind w:left="312" w:hanging="142"/>
        <w:rPr>
          <w:lang w:val="fr-BE"/>
        </w:rPr>
      </w:pPr>
      <w:r w:rsidRPr="00C64BEB">
        <w:rPr>
          <w:lang w:val="fr-BE"/>
        </w:rPr>
        <w:t>la gestion des réclamations réglementaires ;</w:t>
      </w:r>
    </w:p>
    <w:p w14:paraId="686BFA63" w14:textId="77777777" w:rsidR="00646FB4" w:rsidRPr="00C64BEB" w:rsidRDefault="00BB5798">
      <w:pPr>
        <w:pStyle w:val="Compact"/>
        <w:numPr>
          <w:ilvl w:val="0"/>
          <w:numId w:val="5"/>
        </w:numPr>
        <w:ind w:left="312" w:hanging="142"/>
        <w:rPr>
          <w:lang w:val="fr-BE"/>
        </w:rPr>
      </w:pPr>
      <w:r w:rsidRPr="00C64BEB">
        <w:rPr>
          <w:lang w:val="fr-BE"/>
        </w:rPr>
        <w:t>la transmission d’informations relatives à la conformité ;</w:t>
      </w:r>
    </w:p>
    <w:p w14:paraId="686BFA64" w14:textId="77777777" w:rsidR="00646FB4" w:rsidRPr="00C64BEB" w:rsidRDefault="00BB5798">
      <w:pPr>
        <w:pStyle w:val="Compact"/>
        <w:numPr>
          <w:ilvl w:val="0"/>
          <w:numId w:val="5"/>
        </w:numPr>
        <w:ind w:left="312" w:hanging="142"/>
        <w:rPr>
          <w:lang w:val="fr-BE"/>
        </w:rPr>
      </w:pPr>
      <w:r w:rsidRPr="00C64BEB">
        <w:rPr>
          <w:lang w:val="fr-BE"/>
        </w:rPr>
        <w:t>la coordination en cas d’incident, rappel, retrait ou mesure corrective ;</w:t>
      </w:r>
    </w:p>
    <w:p w14:paraId="686BFA65" w14:textId="77777777" w:rsidR="00646FB4" w:rsidRPr="00C64BEB" w:rsidRDefault="00BB5798">
      <w:pPr>
        <w:pStyle w:val="Compact"/>
        <w:numPr>
          <w:ilvl w:val="0"/>
          <w:numId w:val="5"/>
        </w:numPr>
        <w:ind w:left="312" w:hanging="142"/>
        <w:rPr>
          <w:lang w:val="fr-BE"/>
        </w:rPr>
      </w:pPr>
      <w:r w:rsidRPr="00C64BEB">
        <w:rPr>
          <w:lang w:val="fr-BE"/>
        </w:rPr>
        <w:t>toute autre mission imposée à un représentant autorisé par la réglementation applicable.</w:t>
      </w:r>
    </w:p>
    <w:p w14:paraId="686BFA66" w14:textId="77777777" w:rsidR="00646FB4" w:rsidRPr="00C64BEB" w:rsidRDefault="00BB5798">
      <w:pPr>
        <w:pStyle w:val="FirstParagraph"/>
        <w:rPr>
          <w:lang w:val="fr-BE"/>
        </w:rPr>
      </w:pPr>
      <w:r w:rsidRPr="00C64BEB">
        <w:rPr>
          <w:lang w:val="fr-BE"/>
        </w:rPr>
        <w:t>Diaho s’engage à fournir à VetalyX toutes les informations, autorisations, signatures, certifications et documents nécessaires à l’exercice de ce mandat.</w:t>
      </w:r>
    </w:p>
    <w:p w14:paraId="686BFA67" w14:textId="77777777" w:rsidR="00646FB4" w:rsidRPr="00C64BEB" w:rsidRDefault="00BB5798">
      <w:pPr>
        <w:pStyle w:val="BodyText"/>
        <w:rPr>
          <w:lang w:val="fr-BE"/>
        </w:rPr>
      </w:pPr>
      <w:r w:rsidRPr="00C64BEB">
        <w:rPr>
          <w:lang w:val="fr-BE"/>
        </w:rPr>
        <w:t>Les modalités détaillées du mandat de Représentant Autorisé Européen figurent en Annexe 7.</w:t>
      </w:r>
    </w:p>
    <w:p w14:paraId="686BFA68" w14:textId="77777777" w:rsidR="00646FB4" w:rsidRPr="00C64BEB" w:rsidRDefault="00BB5798">
      <w:pPr>
        <w:pStyle w:val="BodyText"/>
        <w:rPr>
          <w:lang w:val="fr-BE"/>
        </w:rPr>
      </w:pPr>
      <w:r w:rsidRPr="00C64BEB">
        <w:rPr>
          <w:lang w:val="fr-BE"/>
        </w:rPr>
        <w:lastRenderedPageBreak/>
        <w:t>En cas de contradiction entre le présent Contrat et l’Annexe 7, les dispositions les plus protectrices de VetalyX prévaudront, sauf exigence impérative contraire de la réglementation applicable.</w:t>
      </w:r>
    </w:p>
    <w:p w14:paraId="686BFA69" w14:textId="77777777" w:rsidR="00646FB4" w:rsidRDefault="00EB3A05">
      <w:r>
        <w:rPr>
          <w:noProof/>
        </w:rPr>
      </w:r>
      <w:r>
        <w:pict w14:anchorId="72A6DD4B">
          <v:rect id="Horizontal Line 12" o:spid="_x0000_s1065"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6A" w14:textId="77777777" w:rsidR="00646FB4" w:rsidRPr="00C64BEB" w:rsidRDefault="00BB5798">
      <w:pPr>
        <w:pStyle w:val="Heading2"/>
        <w:rPr>
          <w:lang w:val="fr-BE"/>
        </w:rPr>
      </w:pPr>
      <w:bookmarkStart w:id="15" w:name="article-11-obligations-de-diaho"/>
      <w:bookmarkEnd w:id="14"/>
      <w:r w:rsidRPr="00C64BEB">
        <w:rPr>
          <w:rFonts w:ascii="Arial" w:eastAsia="Arial" w:hAnsi="Arial"/>
          <w:lang w:val="fr-BE"/>
        </w:rPr>
        <w:t>Article 11 — Obligations de Diaho</w:t>
      </w:r>
    </w:p>
    <w:p w14:paraId="686BFA6B" w14:textId="77777777" w:rsidR="00646FB4" w:rsidRPr="00C64BEB" w:rsidRDefault="00BB5798">
      <w:pPr>
        <w:pStyle w:val="FirstParagraph"/>
        <w:rPr>
          <w:lang w:val="fr-BE"/>
        </w:rPr>
      </w:pPr>
      <w:r w:rsidRPr="00C64BEB">
        <w:rPr>
          <w:lang w:val="fr-BE"/>
        </w:rPr>
        <w:t>Diaho s’engage notamment à :</w:t>
      </w:r>
    </w:p>
    <w:p w14:paraId="686BFA6C" w14:textId="77777777" w:rsidR="00646FB4" w:rsidRPr="00C64BEB" w:rsidRDefault="00BB5798">
      <w:pPr>
        <w:pStyle w:val="Compact"/>
        <w:numPr>
          <w:ilvl w:val="0"/>
          <w:numId w:val="6"/>
        </w:numPr>
        <w:ind w:left="312" w:hanging="142"/>
        <w:rPr>
          <w:lang w:val="fr-BE"/>
        </w:rPr>
      </w:pPr>
      <w:r w:rsidRPr="00C64BEB">
        <w:rPr>
          <w:lang w:val="fr-BE"/>
        </w:rPr>
        <w:t>fournir les Produits conformément aux spécifications convenues ;</w:t>
      </w:r>
    </w:p>
    <w:p w14:paraId="686BFA6D" w14:textId="77777777" w:rsidR="00646FB4" w:rsidRPr="00C64BEB" w:rsidRDefault="00BB5798">
      <w:pPr>
        <w:pStyle w:val="Compact"/>
        <w:numPr>
          <w:ilvl w:val="0"/>
          <w:numId w:val="6"/>
        </w:numPr>
        <w:ind w:left="312" w:hanging="142"/>
        <w:rPr>
          <w:lang w:val="fr-BE"/>
        </w:rPr>
      </w:pPr>
      <w:r w:rsidRPr="00C64BEB">
        <w:rPr>
          <w:lang w:val="fr-BE"/>
        </w:rPr>
        <w:t>garantir la conformité des Produits aux documents transmis ;</w:t>
      </w:r>
    </w:p>
    <w:p w14:paraId="686BFA6E" w14:textId="77777777" w:rsidR="00646FB4" w:rsidRPr="00C64BEB" w:rsidRDefault="00BB5798">
      <w:pPr>
        <w:pStyle w:val="Compact"/>
        <w:numPr>
          <w:ilvl w:val="0"/>
          <w:numId w:val="6"/>
        </w:numPr>
        <w:ind w:left="312" w:hanging="142"/>
        <w:rPr>
          <w:lang w:val="fr-BE"/>
        </w:rPr>
      </w:pPr>
      <w:r w:rsidRPr="00C64BEB">
        <w:rPr>
          <w:lang w:val="fr-BE"/>
        </w:rPr>
        <w:t>fournir les informations techniques, scientifiques, réglementaires et qualité nécessaires ;</w:t>
      </w:r>
    </w:p>
    <w:p w14:paraId="686BFA6F" w14:textId="77777777" w:rsidR="00646FB4" w:rsidRPr="00C64BEB" w:rsidRDefault="00BB5798">
      <w:pPr>
        <w:pStyle w:val="Compact"/>
        <w:numPr>
          <w:ilvl w:val="0"/>
          <w:numId w:val="6"/>
        </w:numPr>
        <w:ind w:left="312" w:hanging="142"/>
        <w:rPr>
          <w:lang w:val="fr-BE"/>
        </w:rPr>
      </w:pPr>
      <w:r w:rsidRPr="00C64BEB">
        <w:rPr>
          <w:lang w:val="fr-BE"/>
        </w:rPr>
        <w:t>assister VetalyX dans les démarches d’enregistrement ;</w:t>
      </w:r>
    </w:p>
    <w:p w14:paraId="686BFA70" w14:textId="77777777" w:rsidR="00646FB4" w:rsidRPr="00C64BEB" w:rsidRDefault="00BB5798">
      <w:pPr>
        <w:pStyle w:val="Compact"/>
        <w:numPr>
          <w:ilvl w:val="0"/>
          <w:numId w:val="6"/>
        </w:numPr>
        <w:ind w:left="312" w:hanging="142"/>
        <w:rPr>
          <w:lang w:val="fr-BE"/>
        </w:rPr>
      </w:pPr>
      <w:r w:rsidRPr="00C64BEB">
        <w:rPr>
          <w:lang w:val="fr-BE"/>
        </w:rPr>
        <w:t>respecter l’exclusivité accordée à VetalyX ;</w:t>
      </w:r>
    </w:p>
    <w:p w14:paraId="686BFA71" w14:textId="77777777" w:rsidR="00646FB4" w:rsidRPr="00C64BEB" w:rsidRDefault="00BB5798">
      <w:pPr>
        <w:pStyle w:val="Compact"/>
        <w:numPr>
          <w:ilvl w:val="0"/>
          <w:numId w:val="6"/>
        </w:numPr>
        <w:ind w:left="312" w:hanging="142"/>
        <w:rPr>
          <w:lang w:val="fr-BE"/>
        </w:rPr>
      </w:pPr>
      <w:r w:rsidRPr="00C64BEB">
        <w:rPr>
          <w:lang w:val="fr-BE"/>
        </w:rPr>
        <w:t>ne pas contourner VetalyX sur le Territoire ;</w:t>
      </w:r>
    </w:p>
    <w:p w14:paraId="686BFA72" w14:textId="77777777" w:rsidR="00646FB4" w:rsidRPr="00C64BEB" w:rsidRDefault="00BB5798">
      <w:pPr>
        <w:pStyle w:val="Compact"/>
        <w:numPr>
          <w:ilvl w:val="0"/>
          <w:numId w:val="6"/>
        </w:numPr>
        <w:ind w:left="312" w:hanging="142"/>
        <w:rPr>
          <w:lang w:val="fr-BE"/>
        </w:rPr>
      </w:pPr>
      <w:r w:rsidRPr="00C64BEB">
        <w:rPr>
          <w:lang w:val="fr-BE"/>
        </w:rPr>
        <w:t>informer VetalyX de toute modification affectant les Produits ;</w:t>
      </w:r>
    </w:p>
    <w:p w14:paraId="686BFA73" w14:textId="77777777" w:rsidR="00646FB4" w:rsidRPr="00C64BEB" w:rsidRDefault="00BB5798">
      <w:pPr>
        <w:pStyle w:val="Compact"/>
        <w:numPr>
          <w:ilvl w:val="0"/>
          <w:numId w:val="6"/>
        </w:numPr>
        <w:ind w:left="312" w:hanging="142"/>
        <w:rPr>
          <w:lang w:val="fr-BE"/>
        </w:rPr>
      </w:pPr>
      <w:r w:rsidRPr="00C64BEB">
        <w:rPr>
          <w:lang w:val="fr-BE"/>
        </w:rPr>
        <w:t>garantir la traçabilité des lots ;</w:t>
      </w:r>
    </w:p>
    <w:p w14:paraId="686BFA74" w14:textId="77777777" w:rsidR="00646FB4" w:rsidRPr="00C64BEB" w:rsidRDefault="00BB5798">
      <w:pPr>
        <w:pStyle w:val="Compact"/>
        <w:numPr>
          <w:ilvl w:val="0"/>
          <w:numId w:val="6"/>
        </w:numPr>
        <w:ind w:left="312" w:hanging="142"/>
        <w:rPr>
          <w:lang w:val="fr-BE"/>
        </w:rPr>
      </w:pPr>
      <w:r w:rsidRPr="00C64BEB">
        <w:rPr>
          <w:lang w:val="fr-BE"/>
        </w:rPr>
        <w:t>assurer un niveau de qualité constant ;</w:t>
      </w:r>
    </w:p>
    <w:p w14:paraId="686BFA75" w14:textId="77777777" w:rsidR="00646FB4" w:rsidRPr="00C64BEB" w:rsidRDefault="00BB5798">
      <w:pPr>
        <w:pStyle w:val="Compact"/>
        <w:numPr>
          <w:ilvl w:val="0"/>
          <w:numId w:val="6"/>
        </w:numPr>
        <w:ind w:left="312" w:hanging="142"/>
        <w:rPr>
          <w:lang w:val="fr-BE"/>
        </w:rPr>
      </w:pPr>
      <w:r w:rsidRPr="00C64BEB">
        <w:rPr>
          <w:lang w:val="fr-BE"/>
        </w:rPr>
        <w:t>fournir une assistance technique raisonnable ;</w:t>
      </w:r>
    </w:p>
    <w:p w14:paraId="686BFA76" w14:textId="77777777" w:rsidR="00646FB4" w:rsidRDefault="00BB5798">
      <w:pPr>
        <w:pStyle w:val="Compact"/>
        <w:numPr>
          <w:ilvl w:val="0"/>
          <w:numId w:val="6"/>
        </w:numPr>
        <w:ind w:left="312" w:hanging="142"/>
      </w:pPr>
      <w:r>
        <w:t>former VetalyX lorsque nécessaire ;</w:t>
      </w:r>
    </w:p>
    <w:p w14:paraId="686BFA77" w14:textId="77777777" w:rsidR="00646FB4" w:rsidRPr="00C64BEB" w:rsidRDefault="00BB5798">
      <w:pPr>
        <w:pStyle w:val="Compact"/>
        <w:numPr>
          <w:ilvl w:val="0"/>
          <w:numId w:val="6"/>
        </w:numPr>
        <w:ind w:left="312" w:hanging="142"/>
        <w:rPr>
          <w:lang w:val="fr-BE"/>
        </w:rPr>
      </w:pPr>
      <w:r w:rsidRPr="00C64BEB">
        <w:rPr>
          <w:lang w:val="fr-BE"/>
        </w:rPr>
        <w:t>coopérer pour toute procédure de réclamation, rappel, retrait ou investigation ;</w:t>
      </w:r>
    </w:p>
    <w:p w14:paraId="686BFA78" w14:textId="77777777" w:rsidR="00646FB4" w:rsidRPr="00C64BEB" w:rsidRDefault="00BB5798">
      <w:pPr>
        <w:pStyle w:val="Compact"/>
        <w:numPr>
          <w:ilvl w:val="0"/>
          <w:numId w:val="6"/>
        </w:numPr>
        <w:ind w:left="312" w:hanging="142"/>
        <w:rPr>
          <w:lang w:val="fr-BE"/>
        </w:rPr>
      </w:pPr>
      <w:r w:rsidRPr="00C64BEB">
        <w:rPr>
          <w:lang w:val="fr-BE"/>
        </w:rPr>
        <w:t>respecter les délais de livraison convenus ;</w:t>
      </w:r>
    </w:p>
    <w:p w14:paraId="686BFA79" w14:textId="77777777" w:rsidR="00646FB4" w:rsidRPr="00C64BEB" w:rsidRDefault="00BB5798">
      <w:pPr>
        <w:pStyle w:val="Compact"/>
        <w:numPr>
          <w:ilvl w:val="0"/>
          <w:numId w:val="6"/>
        </w:numPr>
        <w:ind w:left="312" w:hanging="142"/>
        <w:rPr>
          <w:lang w:val="fr-BE"/>
        </w:rPr>
      </w:pPr>
      <w:r w:rsidRPr="00C64BEB">
        <w:rPr>
          <w:lang w:val="fr-BE"/>
        </w:rPr>
        <w:t>respecter les obligations de confidentialité ;</w:t>
      </w:r>
    </w:p>
    <w:p w14:paraId="686BFA7A" w14:textId="77777777" w:rsidR="00646FB4" w:rsidRPr="00C64BEB" w:rsidRDefault="00BB5798">
      <w:pPr>
        <w:pStyle w:val="Compact"/>
        <w:numPr>
          <w:ilvl w:val="0"/>
          <w:numId w:val="6"/>
        </w:numPr>
        <w:ind w:left="312" w:hanging="142"/>
        <w:rPr>
          <w:lang w:val="fr-BE"/>
        </w:rPr>
      </w:pPr>
      <w:r w:rsidRPr="00C64BEB">
        <w:rPr>
          <w:lang w:val="fr-BE"/>
        </w:rPr>
        <w:t>faire respecter les obligations contractuelles par ses Sociétés Liées.</w:t>
      </w:r>
    </w:p>
    <w:p w14:paraId="686BFA7B" w14:textId="77777777" w:rsidR="00646FB4" w:rsidRPr="00C64BEB" w:rsidRDefault="00BB5798">
      <w:pPr>
        <w:pStyle w:val="FirstParagraph"/>
        <w:rPr>
          <w:lang w:val="fr-BE"/>
        </w:rPr>
      </w:pPr>
      <w:r w:rsidRPr="00C64BEB">
        <w:rPr>
          <w:lang w:val="fr-BE"/>
        </w:rPr>
        <w:t>Diaho ne pourra modifier les Produits, leurs composants, leurs méthodes de fabrication, leur documentation, leur étiquetage, leur performance ou leur système qualité sans en informer préalablement VetalyX par écrit dans un délai raisonnable compatible avec les exigences réglementaires européennes.</w:t>
      </w:r>
    </w:p>
    <w:p w14:paraId="686BFA7C" w14:textId="77777777" w:rsidR="00646FB4" w:rsidRDefault="00EB3A05">
      <w:r>
        <w:rPr>
          <w:noProof/>
        </w:rPr>
      </w:r>
      <w:r>
        <w:pict w14:anchorId="222397D6">
          <v:rect id="Horizontal Line 13" o:spid="_x0000_s1064"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7D" w14:textId="77777777" w:rsidR="00646FB4" w:rsidRPr="00C64BEB" w:rsidRDefault="00BB5798">
      <w:pPr>
        <w:pStyle w:val="Heading2"/>
        <w:rPr>
          <w:lang w:val="fr-BE"/>
        </w:rPr>
      </w:pPr>
      <w:bookmarkStart w:id="16" w:name="article-12-obligations-de-vetalyx"/>
      <w:bookmarkEnd w:id="15"/>
      <w:r w:rsidRPr="00C64BEB">
        <w:rPr>
          <w:rFonts w:ascii="Arial" w:eastAsia="Arial" w:hAnsi="Arial"/>
          <w:lang w:val="fr-BE"/>
        </w:rPr>
        <w:t>Article 12 — Obligations de VetalyX</w:t>
      </w:r>
    </w:p>
    <w:p w14:paraId="686BFA7E" w14:textId="77777777" w:rsidR="00646FB4" w:rsidRPr="00C64BEB" w:rsidRDefault="00BB5798">
      <w:pPr>
        <w:pStyle w:val="FirstParagraph"/>
        <w:rPr>
          <w:lang w:val="fr-BE"/>
        </w:rPr>
      </w:pPr>
      <w:r w:rsidRPr="00C64BEB">
        <w:rPr>
          <w:lang w:val="fr-BE"/>
        </w:rPr>
        <w:t>VetalyX s’engage notamment à :</w:t>
      </w:r>
    </w:p>
    <w:p w14:paraId="686BFA7F" w14:textId="77777777" w:rsidR="00646FB4" w:rsidRPr="00C64BEB" w:rsidRDefault="00BB5798">
      <w:pPr>
        <w:pStyle w:val="Compact"/>
        <w:numPr>
          <w:ilvl w:val="0"/>
          <w:numId w:val="7"/>
        </w:numPr>
        <w:ind w:left="312" w:hanging="142"/>
        <w:rPr>
          <w:lang w:val="fr-BE"/>
        </w:rPr>
      </w:pPr>
      <w:r w:rsidRPr="00C64BEB">
        <w:rPr>
          <w:lang w:val="fr-BE"/>
        </w:rPr>
        <w:t>développer le marché des Produits sur le Territoire ;</w:t>
      </w:r>
    </w:p>
    <w:p w14:paraId="686BFA80" w14:textId="77777777" w:rsidR="00646FB4" w:rsidRPr="00C64BEB" w:rsidRDefault="00BB5798">
      <w:pPr>
        <w:pStyle w:val="Compact"/>
        <w:numPr>
          <w:ilvl w:val="0"/>
          <w:numId w:val="7"/>
        </w:numPr>
        <w:ind w:left="312" w:hanging="142"/>
        <w:rPr>
          <w:lang w:val="fr-BE"/>
        </w:rPr>
      </w:pPr>
      <w:r w:rsidRPr="00C64BEB">
        <w:rPr>
          <w:lang w:val="fr-BE"/>
        </w:rPr>
        <w:t>identifier les pays prioritaires pour l’enregistrement et la commercialisation ;</w:t>
      </w:r>
    </w:p>
    <w:p w14:paraId="686BFA81" w14:textId="77777777" w:rsidR="00646FB4" w:rsidRPr="00C64BEB" w:rsidRDefault="00BB5798">
      <w:pPr>
        <w:pStyle w:val="Compact"/>
        <w:numPr>
          <w:ilvl w:val="0"/>
          <w:numId w:val="7"/>
        </w:numPr>
        <w:ind w:left="312" w:hanging="142"/>
        <w:rPr>
          <w:lang w:val="fr-BE"/>
        </w:rPr>
      </w:pPr>
      <w:r w:rsidRPr="00C64BEB">
        <w:rPr>
          <w:lang w:val="fr-BE"/>
        </w:rPr>
        <w:t>préparer ou coordonner les démarches réglementaires ;</w:t>
      </w:r>
    </w:p>
    <w:p w14:paraId="686BFA82" w14:textId="77777777" w:rsidR="00646FB4" w:rsidRPr="00C64BEB" w:rsidRDefault="00BB5798">
      <w:pPr>
        <w:pStyle w:val="Compact"/>
        <w:numPr>
          <w:ilvl w:val="0"/>
          <w:numId w:val="7"/>
        </w:numPr>
        <w:ind w:left="312" w:hanging="142"/>
        <w:rPr>
          <w:lang w:val="fr-BE"/>
        </w:rPr>
      </w:pPr>
      <w:r w:rsidRPr="00C64BEB">
        <w:rPr>
          <w:lang w:val="fr-BE"/>
        </w:rPr>
        <w:t>promouvoir les Produits auprès de la Clientèle B2B ;</w:t>
      </w:r>
    </w:p>
    <w:p w14:paraId="686BFA83" w14:textId="77777777" w:rsidR="00646FB4" w:rsidRDefault="00BB5798">
      <w:pPr>
        <w:pStyle w:val="Compact"/>
        <w:numPr>
          <w:ilvl w:val="0"/>
          <w:numId w:val="7"/>
        </w:numPr>
        <w:ind w:left="312" w:hanging="142"/>
      </w:pPr>
      <w:r>
        <w:t>respecter les réglementations applicables ;</w:t>
      </w:r>
    </w:p>
    <w:p w14:paraId="686BFA84" w14:textId="77777777" w:rsidR="00646FB4" w:rsidRPr="00C64BEB" w:rsidRDefault="00BB5798">
      <w:pPr>
        <w:pStyle w:val="Compact"/>
        <w:numPr>
          <w:ilvl w:val="0"/>
          <w:numId w:val="7"/>
        </w:numPr>
        <w:ind w:left="312" w:hanging="142"/>
        <w:rPr>
          <w:lang w:val="fr-BE"/>
        </w:rPr>
      </w:pPr>
      <w:r w:rsidRPr="00C64BEB">
        <w:rPr>
          <w:lang w:val="fr-BE"/>
        </w:rPr>
        <w:t>informer Diaho des exigences réglementaires pertinentes ;</w:t>
      </w:r>
    </w:p>
    <w:p w14:paraId="686BFA85" w14:textId="77777777" w:rsidR="00646FB4" w:rsidRPr="00C64BEB" w:rsidRDefault="00BB5798">
      <w:pPr>
        <w:pStyle w:val="Compact"/>
        <w:numPr>
          <w:ilvl w:val="0"/>
          <w:numId w:val="7"/>
        </w:numPr>
        <w:ind w:left="312" w:hanging="142"/>
        <w:rPr>
          <w:lang w:val="fr-BE"/>
        </w:rPr>
      </w:pPr>
      <w:r w:rsidRPr="00C64BEB">
        <w:rPr>
          <w:lang w:val="fr-BE"/>
        </w:rPr>
        <w:t>transmettre à Diaho les informations nécessaires relatives aux réclamations produit ;</w:t>
      </w:r>
    </w:p>
    <w:p w14:paraId="686BFA86" w14:textId="77777777" w:rsidR="00646FB4" w:rsidRPr="00C64BEB" w:rsidRDefault="00BB5798">
      <w:pPr>
        <w:pStyle w:val="Compact"/>
        <w:numPr>
          <w:ilvl w:val="0"/>
          <w:numId w:val="7"/>
        </w:numPr>
        <w:ind w:left="312" w:hanging="142"/>
        <w:rPr>
          <w:lang w:val="fr-BE"/>
        </w:rPr>
      </w:pPr>
      <w:r w:rsidRPr="00C64BEB">
        <w:rPr>
          <w:lang w:val="fr-BE"/>
        </w:rPr>
        <w:t>préserver la confidentialité des informations techniques et commerciales de Diaho ;</w:t>
      </w:r>
    </w:p>
    <w:p w14:paraId="686BFA87" w14:textId="77777777" w:rsidR="00646FB4" w:rsidRPr="00C64BEB" w:rsidRDefault="00BB5798">
      <w:pPr>
        <w:pStyle w:val="Compact"/>
        <w:numPr>
          <w:ilvl w:val="0"/>
          <w:numId w:val="7"/>
        </w:numPr>
        <w:ind w:left="312" w:hanging="142"/>
        <w:rPr>
          <w:lang w:val="fr-BE"/>
        </w:rPr>
      </w:pPr>
      <w:r w:rsidRPr="00C64BEB">
        <w:rPr>
          <w:lang w:val="fr-BE"/>
        </w:rPr>
        <w:t>ne pas altérer les Produits sans accord ou nécessité réglementaire ;</w:t>
      </w:r>
    </w:p>
    <w:p w14:paraId="686BFA88" w14:textId="77777777" w:rsidR="00646FB4" w:rsidRPr="00C64BEB" w:rsidRDefault="00BB5798">
      <w:pPr>
        <w:pStyle w:val="Compact"/>
        <w:numPr>
          <w:ilvl w:val="0"/>
          <w:numId w:val="7"/>
        </w:numPr>
        <w:ind w:left="312" w:hanging="142"/>
        <w:rPr>
          <w:lang w:val="fr-BE"/>
        </w:rPr>
      </w:pPr>
      <w:r w:rsidRPr="00C64BEB">
        <w:rPr>
          <w:lang w:val="fr-BE"/>
        </w:rPr>
        <w:t>payer les Produits commandés conformément aux conditions commerciales convenues.</w:t>
      </w:r>
    </w:p>
    <w:p w14:paraId="686BFA89" w14:textId="77777777" w:rsidR="00646FB4" w:rsidRPr="00C64BEB" w:rsidRDefault="00BB5798">
      <w:pPr>
        <w:pStyle w:val="FirstParagraph"/>
        <w:rPr>
          <w:lang w:val="fr-BE"/>
        </w:rPr>
      </w:pPr>
      <w:r w:rsidRPr="00C64BEB">
        <w:rPr>
          <w:lang w:val="fr-BE"/>
        </w:rPr>
        <w:t>VetalyX conservera une liberté stratégique dans la sélection des marchés, clients, distributeurs secondaires, partenaires commerciaux et priorités de lancement.</w:t>
      </w:r>
    </w:p>
    <w:p w14:paraId="686BFA8A" w14:textId="77777777" w:rsidR="00646FB4" w:rsidRDefault="00EB3A05">
      <w:r>
        <w:rPr>
          <w:noProof/>
        </w:rPr>
      </w:r>
      <w:r>
        <w:pict w14:anchorId="5BC85003">
          <v:rect id="Horizontal Line 14" o:spid="_x0000_s1063"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8B" w14:textId="77777777" w:rsidR="00646FB4" w:rsidRPr="00C64BEB" w:rsidRDefault="00BB5798">
      <w:pPr>
        <w:pStyle w:val="Heading2"/>
        <w:rPr>
          <w:lang w:val="fr-BE"/>
        </w:rPr>
      </w:pPr>
      <w:bookmarkStart w:id="17" w:name="Xb50d84953e6d5db3a2280c1a22fb1fcbfa1ee8f"/>
      <w:bookmarkEnd w:id="16"/>
      <w:r w:rsidRPr="00C64BEB">
        <w:rPr>
          <w:rFonts w:ascii="Arial" w:eastAsia="Arial" w:hAnsi="Arial"/>
          <w:lang w:val="fr-BE"/>
        </w:rPr>
        <w:t>Article 13 — Phase de démarrage, étude de marché, analyse réglementaire et enregistrement initial</w:t>
      </w:r>
    </w:p>
    <w:p w14:paraId="686BFA8C" w14:textId="77777777" w:rsidR="00646FB4" w:rsidRPr="00C64BEB" w:rsidRDefault="00BB5798">
      <w:pPr>
        <w:pStyle w:val="FirstParagraph"/>
        <w:rPr>
          <w:lang w:val="fr-BE"/>
        </w:rPr>
      </w:pPr>
      <w:r w:rsidRPr="00C64BEB">
        <w:rPr>
          <w:lang w:val="fr-BE"/>
        </w:rPr>
        <w:t>Afin d’augmenter les chances de succès de la commercialisation des Produits sur le Territoire, Diaho sollicite expressément VetalyX pour la réalisation d’une phase initiale de démarrage de l’activité en Europe.</w:t>
      </w:r>
    </w:p>
    <w:p w14:paraId="686BFA8D" w14:textId="77777777" w:rsidR="00646FB4" w:rsidRPr="00C64BEB" w:rsidRDefault="00BB5798">
      <w:pPr>
        <w:pStyle w:val="BodyText"/>
        <w:rPr>
          <w:lang w:val="fr-BE"/>
        </w:rPr>
      </w:pPr>
      <w:r w:rsidRPr="00C64BEB">
        <w:rPr>
          <w:lang w:val="fr-BE"/>
        </w:rPr>
        <w:lastRenderedPageBreak/>
        <w:t>Cette phase initiale comprendra notamment :</w:t>
      </w:r>
    </w:p>
    <w:p w14:paraId="686BFA8E" w14:textId="77777777" w:rsidR="00646FB4" w:rsidRPr="00C64BEB" w:rsidRDefault="00BB5798">
      <w:pPr>
        <w:pStyle w:val="Compact"/>
        <w:numPr>
          <w:ilvl w:val="0"/>
          <w:numId w:val="8"/>
        </w:numPr>
        <w:ind w:left="312" w:hanging="142"/>
        <w:rPr>
          <w:lang w:val="fr-BE"/>
        </w:rPr>
      </w:pPr>
      <w:r w:rsidRPr="00C64BEB">
        <w:rPr>
          <w:lang w:val="fr-BE"/>
        </w:rPr>
        <w:t>une analyse du marché européen des Produits ;</w:t>
      </w:r>
    </w:p>
    <w:p w14:paraId="686BFA8F" w14:textId="77777777" w:rsidR="00646FB4" w:rsidRPr="00C64BEB" w:rsidRDefault="00BB5798">
      <w:pPr>
        <w:pStyle w:val="Compact"/>
        <w:numPr>
          <w:ilvl w:val="0"/>
          <w:numId w:val="8"/>
        </w:numPr>
        <w:ind w:left="312" w:hanging="142"/>
        <w:rPr>
          <w:lang w:val="fr-BE"/>
        </w:rPr>
      </w:pPr>
      <w:r w:rsidRPr="00C64BEB">
        <w:rPr>
          <w:lang w:val="fr-BE"/>
        </w:rPr>
        <w:t>une analyse plus détaillée du marché français, la France étant identifiée comme le premier pays principal d’activité ;</w:t>
      </w:r>
    </w:p>
    <w:p w14:paraId="686BFA90" w14:textId="77777777" w:rsidR="00646FB4" w:rsidRPr="00C64BEB" w:rsidRDefault="00BB5798">
      <w:pPr>
        <w:pStyle w:val="Compact"/>
        <w:numPr>
          <w:ilvl w:val="0"/>
          <w:numId w:val="8"/>
        </w:numPr>
        <w:ind w:left="312" w:hanging="142"/>
        <w:rPr>
          <w:lang w:val="fr-BE"/>
        </w:rPr>
      </w:pPr>
      <w:r w:rsidRPr="00C64BEB">
        <w:rPr>
          <w:lang w:val="fr-BE"/>
        </w:rPr>
        <w:t>une recherche et analyse des obligations réglementaires applicables aux Produits en France et, le cas échéant, dans les autres pays européens prioritaires ;</w:t>
      </w:r>
    </w:p>
    <w:p w14:paraId="686BFA91" w14:textId="77777777" w:rsidR="00646FB4" w:rsidRPr="00C64BEB" w:rsidRDefault="00BB5798">
      <w:pPr>
        <w:pStyle w:val="Compact"/>
        <w:numPr>
          <w:ilvl w:val="0"/>
          <w:numId w:val="8"/>
        </w:numPr>
        <w:ind w:left="312" w:hanging="142"/>
        <w:rPr>
          <w:lang w:val="fr-BE"/>
        </w:rPr>
      </w:pPr>
      <w:r w:rsidRPr="00C64BEB">
        <w:rPr>
          <w:lang w:val="fr-BE"/>
        </w:rPr>
        <w:t>la préparation, la coordination et l’implémentation des démarches nécessaires à l’enregistrement initial de la gamme de Produits en France ;</w:t>
      </w:r>
    </w:p>
    <w:p w14:paraId="686BFA92" w14:textId="77777777" w:rsidR="00646FB4" w:rsidRPr="00C64BEB" w:rsidRDefault="00BB5798">
      <w:pPr>
        <w:pStyle w:val="Compact"/>
        <w:numPr>
          <w:ilvl w:val="0"/>
          <w:numId w:val="8"/>
        </w:numPr>
        <w:ind w:left="312" w:hanging="142"/>
        <w:rPr>
          <w:lang w:val="fr-BE"/>
        </w:rPr>
      </w:pPr>
      <w:r w:rsidRPr="00C64BEB">
        <w:rPr>
          <w:lang w:val="fr-BE"/>
        </w:rPr>
        <w:t>l’identification des exigences techniques, scientifiques, documentaires, commerciales et administratives nécessaires au lancement ;</w:t>
      </w:r>
    </w:p>
    <w:p w14:paraId="686BFA93" w14:textId="77777777" w:rsidR="00646FB4" w:rsidRPr="00C64BEB" w:rsidRDefault="00BB5798">
      <w:pPr>
        <w:pStyle w:val="Compact"/>
        <w:numPr>
          <w:ilvl w:val="0"/>
          <w:numId w:val="8"/>
        </w:numPr>
        <w:ind w:left="312" w:hanging="142"/>
        <w:rPr>
          <w:lang w:val="fr-BE"/>
        </w:rPr>
      </w:pPr>
      <w:r w:rsidRPr="00C64BEB">
        <w:rPr>
          <w:lang w:val="fr-BE"/>
        </w:rPr>
        <w:t>la mobilisation d’experts européens pouvant intervenir dans les domaines réglementaire, scientifique, vétérinaire, commercial, qualité, distribution et stratégie de marché.</w:t>
      </w:r>
    </w:p>
    <w:p w14:paraId="686BFA94" w14:textId="3C8B699D" w:rsidR="00646FB4" w:rsidRPr="00C64BEB"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reconnaissent que cette phase initiale constitue une prestation spécifique fournie par VetalyX au bénéfice de Diaho, distincte de l’activité future de distribution commerciale.</w:t>
      </w:r>
    </w:p>
    <w:p w14:paraId="686BFA95" w14:textId="77777777" w:rsidR="00646FB4" w:rsidRPr="00C64BEB" w:rsidRDefault="00BB5798">
      <w:pPr>
        <w:pStyle w:val="BodyText"/>
        <w:rPr>
          <w:lang w:val="fr-BE"/>
        </w:rPr>
      </w:pPr>
      <w:r w:rsidRPr="00C64BEB">
        <w:rPr>
          <w:lang w:val="fr-BE"/>
        </w:rPr>
        <w:t>En rémunération de cette phase initiale, Diaho versera à VetalyX un montant forfaitaire de cent mille euros hors taxes (100 000 EUR HT), selon les modalités de facturation et de paiement suivantes : [à compléter : acompte, échéancier, délai de paiement, devise, taxes applicables].</w:t>
      </w:r>
    </w:p>
    <w:p w14:paraId="686BFA96" w14:textId="4B5F783D"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reconnaissent que ce budget a été établi sur la base des fonctions, travaux et interventions que les experts européens mandatés ou coordonnés par VetalyX devront assumer dans le cadre du lancement des Produits sur le marché français et européen.</w:t>
      </w:r>
    </w:p>
    <w:p w14:paraId="686BFA97" w14:textId="77777777" w:rsidR="00646FB4" w:rsidRPr="00C64BEB" w:rsidRDefault="00BB5798">
      <w:pPr>
        <w:pStyle w:val="BodyText"/>
        <w:rPr>
          <w:lang w:val="fr-BE"/>
        </w:rPr>
      </w:pPr>
      <w:r w:rsidRPr="00C64BEB">
        <w:rPr>
          <w:lang w:val="fr-BE"/>
        </w:rPr>
        <w:t>À l’issue de cette phase initiale, et sous réserve de l’avancement des démarches réglementaires et commerciales, l’activité de distribution et de développement commercial sera assurée et financée par VetalyX dans le cadre du démarrage progressif de l’activité commerciale sur le Territoire.</w:t>
      </w:r>
    </w:p>
    <w:p w14:paraId="686BFA98" w14:textId="71F3A070" w:rsidR="00646FB4" w:rsidRPr="00C64BEB" w:rsidRDefault="00BB5798">
      <w:pPr>
        <w:pStyle w:val="BodyText"/>
        <w:rPr>
          <w:lang w:val="fr-BE"/>
        </w:rPr>
      </w:pPr>
      <w:r w:rsidRPr="00C64BEB">
        <w:rPr>
          <w:lang w:val="fr-BE"/>
        </w:rPr>
        <w:t xml:space="preserve">Afin de soutenir ce démarrage commercial, Diaho fournira à VetalyX, sans facturation initiale et sans paiement immédiat, des kits de diagnostic pour une valeur totale de cinquante mille euros hors taxes (50 000 EUR HT), calculée sur la base du prix de transfert applicable entre les </w:t>
      </w:r>
      <w:del w:id="18" w:author="Alain BOSSELOIR" w:date="2026-08-12T14:15:00Z" w16du:dateUtc="2026-08-12T12:15:00Z">
        <w:r w:rsidRPr="00C64BEB" w:rsidDel="00C306E8">
          <w:rPr>
            <w:lang w:val="fr-BE"/>
          </w:rPr>
          <w:delText>Parties</w:delText>
        </w:r>
      </w:del>
      <w:ins w:id="19" w:author="Alain BOSSELOIR" w:date="2026-08-12T14:15:00Z" w16du:dateUtc="2026-08-12T12:15:00Z">
        <w:r w:rsidR="00C306E8">
          <w:rPr>
            <w:lang w:val="fr-BE"/>
          </w:rPr>
          <w:t>Parties</w:t>
        </w:r>
      </w:ins>
      <w:r w:rsidRPr="00C64BEB">
        <w:rPr>
          <w:lang w:val="fr-BE"/>
        </w:rPr>
        <w:t>.</w:t>
      </w:r>
    </w:p>
    <w:p w14:paraId="686BFA99" w14:textId="77777777" w:rsidR="00646FB4" w:rsidRPr="00C64BEB" w:rsidRDefault="00BB5798">
      <w:pPr>
        <w:pStyle w:val="BodyText"/>
        <w:rPr>
          <w:lang w:val="fr-BE"/>
        </w:rPr>
      </w:pPr>
      <w:r w:rsidRPr="00C64BEB">
        <w:rPr>
          <w:lang w:val="fr-BE"/>
        </w:rPr>
        <w:t>Ces kits seront fournis à titre de stock initial de lancement commercial. Leur remboursement par VetalyX à Diaho sera exclusivement progressif et conditionné aux ventes effectivement réalisées par VetalyX sur le Territoire.</w:t>
      </w:r>
    </w:p>
    <w:p w14:paraId="686BFA9A" w14:textId="28948B96" w:rsidR="00646FB4" w:rsidRPr="00C64BEB" w:rsidRDefault="00BB5798">
      <w:pPr>
        <w:pStyle w:val="BodyText"/>
        <w:rPr>
          <w:lang w:val="fr-BE"/>
        </w:rPr>
      </w:pPr>
      <w:r w:rsidRPr="00C64BEB">
        <w:rPr>
          <w:lang w:val="fr-BE"/>
        </w:rPr>
        <w:t xml:space="preserve">Les modalités de remboursement seront les suivantes, sauf accord contraire écrit entre les </w:t>
      </w:r>
      <w:r w:rsidR="00C306E8">
        <w:rPr>
          <w:lang w:val="fr-BE"/>
        </w:rPr>
        <w:t>Parties</w:t>
      </w:r>
      <w:r w:rsidRPr="00C64BEB">
        <w:rPr>
          <w:lang w:val="fr-BE"/>
        </w:rPr>
        <w:t xml:space="preserve"> :</w:t>
      </w:r>
    </w:p>
    <w:p w14:paraId="686BFA9B" w14:textId="77777777" w:rsidR="00646FB4" w:rsidRPr="00C64BEB" w:rsidRDefault="00BB5798">
      <w:pPr>
        <w:pStyle w:val="Compact"/>
        <w:numPr>
          <w:ilvl w:val="0"/>
          <w:numId w:val="9"/>
        </w:numPr>
        <w:ind w:left="312" w:hanging="142"/>
        <w:rPr>
          <w:lang w:val="fr-BE"/>
        </w:rPr>
      </w:pPr>
      <w:r w:rsidRPr="00C64BEB">
        <w:rPr>
          <w:lang w:val="fr-BE"/>
        </w:rPr>
        <w:t>VetalyX remboursera progressivement la valeur des kits fournis gratuitement par imputation sur les ventes effectivement encaissées ;</w:t>
      </w:r>
    </w:p>
    <w:p w14:paraId="686BFA9C" w14:textId="77777777" w:rsidR="00646FB4" w:rsidRPr="00C64BEB" w:rsidRDefault="00BB5798">
      <w:pPr>
        <w:pStyle w:val="Compact"/>
        <w:numPr>
          <w:ilvl w:val="0"/>
          <w:numId w:val="9"/>
        </w:numPr>
        <w:ind w:left="312" w:hanging="142"/>
        <w:rPr>
          <w:lang w:val="fr-BE"/>
        </w:rPr>
      </w:pPr>
      <w:r w:rsidRPr="00C64BEB">
        <w:rPr>
          <w:lang w:val="fr-BE"/>
        </w:rPr>
        <w:t>aucun remboursement ne sera dû tant que les Produits concernés n’auront pas généré de ventes effectives ;</w:t>
      </w:r>
    </w:p>
    <w:p w14:paraId="686BFA9D" w14:textId="77777777" w:rsidR="00646FB4" w:rsidRPr="00C64BEB" w:rsidRDefault="00BB5798">
      <w:pPr>
        <w:pStyle w:val="Compact"/>
        <w:numPr>
          <w:ilvl w:val="0"/>
          <w:numId w:val="9"/>
        </w:numPr>
        <w:ind w:left="312" w:hanging="142"/>
        <w:rPr>
          <w:lang w:val="fr-BE"/>
        </w:rPr>
      </w:pPr>
      <w:r w:rsidRPr="00C64BEB">
        <w:rPr>
          <w:lang w:val="fr-BE"/>
        </w:rPr>
        <w:t>en l’absence de ventes, Diaho ne pourra réclamer à VetalyX aucun remboursement, paiement, indemnité ou compensation au titre des kits fournis pour le lancement ;</w:t>
      </w:r>
    </w:p>
    <w:p w14:paraId="686BFA9E" w14:textId="77777777" w:rsidR="00646FB4" w:rsidRPr="00C64BEB" w:rsidRDefault="00BB5798">
      <w:pPr>
        <w:pStyle w:val="Compact"/>
        <w:numPr>
          <w:ilvl w:val="0"/>
          <w:numId w:val="9"/>
        </w:numPr>
        <w:ind w:left="312" w:hanging="142"/>
        <w:rPr>
          <w:lang w:val="fr-BE"/>
        </w:rPr>
      </w:pPr>
      <w:r w:rsidRPr="00C64BEB">
        <w:rPr>
          <w:lang w:val="fr-BE"/>
        </w:rPr>
        <w:t>le calendrier et le pourcentage de remboursement par vente seront définis en Annexe 6 ou par accord écrit séparé ;</w:t>
      </w:r>
    </w:p>
    <w:p w14:paraId="686BFA9F" w14:textId="77777777" w:rsidR="00646FB4" w:rsidRPr="00C64BEB" w:rsidRDefault="00BB5798">
      <w:pPr>
        <w:pStyle w:val="Compact"/>
        <w:numPr>
          <w:ilvl w:val="0"/>
          <w:numId w:val="9"/>
        </w:numPr>
        <w:ind w:left="312" w:hanging="142"/>
        <w:rPr>
          <w:lang w:val="fr-BE"/>
        </w:rPr>
      </w:pPr>
      <w:r w:rsidRPr="00C64BEB">
        <w:rPr>
          <w:lang w:val="fr-BE"/>
        </w:rPr>
        <w:t>les kits fournis dans ce cadre pourront être utilisés par VetalyX pour des actions de démonstration, validation commerciale, essais clients, formation, évaluation vétérinaire, promotion, constitution de stock initial ou premières ventes, selon la stratégie décidée par VetalyX.</w:t>
      </w:r>
    </w:p>
    <w:p w14:paraId="686BFAA0" w14:textId="65BBC1A5" w:rsidR="00646FB4" w:rsidRPr="00C64BEB"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reconnaissent que la contribution de Diaho sous forme de kits de lancement fait partie intégrante de l’équilibre économique du partenariat et tient compte des investissements initiaux assumés par VetalyX pour l’enregistrement, la structuration du marché, la promotion et le développement européen des Produits.</w:t>
      </w:r>
    </w:p>
    <w:p w14:paraId="686BFAA1" w14:textId="77777777" w:rsidR="00646FB4" w:rsidRPr="00C64BEB" w:rsidRDefault="00BB5798">
      <w:pPr>
        <w:pStyle w:val="Heading2"/>
        <w:rPr>
          <w:lang w:val="fr-BE"/>
        </w:rPr>
      </w:pPr>
      <w:bookmarkStart w:id="20" w:name="X69d8a0baab28bbbf0eb94af84e4870b3aea5f66"/>
      <w:bookmarkEnd w:id="17"/>
      <w:r w:rsidRPr="00C64BEB">
        <w:rPr>
          <w:rFonts w:ascii="Arial" w:eastAsia="Arial" w:hAnsi="Arial"/>
          <w:lang w:val="fr-BE"/>
        </w:rPr>
        <w:lastRenderedPageBreak/>
        <w:t>Article 14 — Conditions commerciales générales</w:t>
      </w:r>
    </w:p>
    <w:p w14:paraId="686BFAA2" w14:textId="77777777" w:rsidR="00646FB4" w:rsidRPr="00C64BEB" w:rsidRDefault="00BB5798">
      <w:pPr>
        <w:pStyle w:val="FirstParagraph"/>
        <w:rPr>
          <w:lang w:val="fr-BE"/>
        </w:rPr>
      </w:pPr>
      <w:r w:rsidRPr="00C64BEB">
        <w:rPr>
          <w:lang w:val="fr-BE"/>
        </w:rPr>
        <w:t>Les conditions commerciales applicables aux Produits, notamment les conditions de commande, délais de livraison, incoterms, modalités de paiement, conditions de transport, minimums éventuels de commande, garanties logistiques et autres conditions commerciales, seront définies en Annexe 6.</w:t>
      </w:r>
    </w:p>
    <w:p w14:paraId="686BFAA3" w14:textId="77777777" w:rsidR="00646FB4" w:rsidRPr="00C64BEB" w:rsidRDefault="00BB5798">
      <w:pPr>
        <w:pStyle w:val="BodyText"/>
        <w:rPr>
          <w:lang w:val="fr-BE"/>
        </w:rPr>
      </w:pPr>
      <w:r w:rsidRPr="00C64BEB">
        <w:rPr>
          <w:lang w:val="fr-BE"/>
        </w:rPr>
        <w:t>Sauf accord contraire, Diaho fournira les Produits à VetalyX à des conditions permettant une distribution économiquement viable sur le Territoire, compte tenu des coûts d’enregistrement, de représentation autorisée européenne, de promotion, de stockage, de distribution, de support technique, de conformité, de service client et de développement commercial supportés par VetalyX.</w:t>
      </w:r>
    </w:p>
    <w:p w14:paraId="686BFAA4" w14:textId="6F00D412"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reconnaissent que les conditions commerciales consenties à VetalyX devront tenir compte du rôle stratégique assumé par VetalyX sur le Territoire, lequel dépasse une simple activité d’achat-revente et inclut notamment la structuration réglementaire, scientifique, commerciale et industrielle du marché européen.</w:t>
      </w:r>
    </w:p>
    <w:p w14:paraId="686BFAA5" w14:textId="77777777" w:rsidR="00646FB4" w:rsidRPr="00C64BEB" w:rsidRDefault="00BB5798">
      <w:pPr>
        <w:pStyle w:val="Heading2"/>
        <w:rPr>
          <w:lang w:val="fr-BE"/>
        </w:rPr>
      </w:pPr>
      <w:bookmarkStart w:id="21" w:name="X1cc4dd67e9cc1d9d6702030c2aff6ee395bb010"/>
      <w:bookmarkEnd w:id="20"/>
      <w:r w:rsidRPr="00C64BEB">
        <w:rPr>
          <w:rFonts w:ascii="Arial" w:eastAsia="Arial" w:hAnsi="Arial"/>
          <w:lang w:val="fr-BE"/>
        </w:rPr>
        <w:t>Article 15 — Prix de transfert et liberté tarifaire de VetalyX</w:t>
      </w:r>
    </w:p>
    <w:p w14:paraId="686BFAA6" w14:textId="77777777" w:rsidR="00646FB4" w:rsidRPr="00C64BEB" w:rsidRDefault="00BB5798">
      <w:pPr>
        <w:pStyle w:val="FirstParagraph"/>
        <w:rPr>
          <w:lang w:val="fr-BE"/>
        </w:rPr>
      </w:pPr>
      <w:r w:rsidRPr="00C64BEB">
        <w:rPr>
          <w:lang w:val="fr-BE"/>
        </w:rPr>
        <w:t>Diaho s’engage à fournir les Produits à VetalyX à des prix de transfert préférentiels permettant à VetalyX de développer une activité économiquement viable sur le Territoire.</w:t>
      </w:r>
    </w:p>
    <w:p w14:paraId="686BFAA7" w14:textId="77777777" w:rsidR="00646FB4" w:rsidRPr="00C64BEB" w:rsidRDefault="00BB5798">
      <w:pPr>
        <w:pStyle w:val="BodyText"/>
        <w:rPr>
          <w:lang w:val="fr-BE"/>
        </w:rPr>
      </w:pPr>
      <w:r w:rsidRPr="00C64BEB">
        <w:rPr>
          <w:lang w:val="fr-BE"/>
        </w:rPr>
        <w:t>Les prix de transfert applicables aux Produits seront définis en Annexe 6. Ces prix serviront également de base de valorisation pour le stock initial de lancement fourni par Diaho à VetalyX conformément à l’Article 13.</w:t>
      </w:r>
    </w:p>
    <w:p w14:paraId="686BFAA8" w14:textId="77777777" w:rsidR="00646FB4" w:rsidRPr="00C64BEB" w:rsidRDefault="00BB5798">
      <w:pPr>
        <w:pStyle w:val="BodyText"/>
        <w:rPr>
          <w:lang w:val="fr-BE"/>
        </w:rPr>
      </w:pPr>
      <w:r w:rsidRPr="00C64BEB">
        <w:rPr>
          <w:lang w:val="fr-BE"/>
        </w:rPr>
        <w:t>VetalyX sera libre de déterminer ses prix de revente, remises, conditions commerciales, offres promotionnelles, politique tarifaire, conditions de distribution secondaire et stratégies de lancement sur le Territoire, sous réserve du respect des lois applicables.</w:t>
      </w:r>
    </w:p>
    <w:p w14:paraId="686BFAA9" w14:textId="77777777" w:rsidR="00646FB4" w:rsidRPr="00C64BEB" w:rsidRDefault="00BB5798">
      <w:pPr>
        <w:pStyle w:val="BodyText"/>
        <w:rPr>
          <w:lang w:val="fr-BE"/>
        </w:rPr>
      </w:pPr>
      <w:r w:rsidRPr="00C64BEB">
        <w:rPr>
          <w:lang w:val="fr-BE"/>
        </w:rPr>
        <w:t>Diaho ne pourra modifier les prix de transfert qu’avec un préavis écrit minimal de six mois. Toute augmentation devra être objectivement justifiée par des éléments vérifiables, notamment l’évolution des coûts de production, matières premières, transport, énergie, taux de change, contraintes réglementaires ou modifications techniques.</w:t>
      </w:r>
    </w:p>
    <w:p w14:paraId="686BFAAA" w14:textId="77777777" w:rsidR="00646FB4" w:rsidRPr="00C64BEB" w:rsidRDefault="00BB5798">
      <w:pPr>
        <w:pStyle w:val="BodyText"/>
        <w:rPr>
          <w:lang w:val="fr-BE"/>
        </w:rPr>
      </w:pPr>
      <w:r w:rsidRPr="00C64BEB">
        <w:rPr>
          <w:lang w:val="fr-BE"/>
        </w:rPr>
        <w:t>Aucune augmentation de prix ne pourra s’appliquer aux commandes déjà acceptées par Diaho ni aux offres commerciales déjà engagées par VetalyX auprès de clients ou partenaires européens, sauf accord écrit préalable de VetalyX.</w:t>
      </w:r>
    </w:p>
    <w:p w14:paraId="686BFAAB" w14:textId="77777777" w:rsidR="00646FB4" w:rsidRPr="00C64BEB" w:rsidRDefault="00BB5798">
      <w:pPr>
        <w:pStyle w:val="BodyText"/>
        <w:rPr>
          <w:lang w:val="fr-BE"/>
        </w:rPr>
      </w:pPr>
      <w:r w:rsidRPr="00C64BEB">
        <w:rPr>
          <w:lang w:val="fr-BE"/>
        </w:rPr>
        <w:t>Diaho garantit que les prix de transfert consentis à VetalyX seront au moins aussi favorables que ceux accordés à tout autre distributeur, partenaire ou client comparable pour des produits équivalents, hors différences objectivement justifiées par les volumes, conditions logistiques, obligations réglementaires ou services spécifiques assumés par VetalyX.</w:t>
      </w:r>
    </w:p>
    <w:p w14:paraId="686BFAAC" w14:textId="0DD49D6B"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reconnaissent que les prix de transfert devront permettre à VetalyX de couvrir notamment les coûts d’enregistrement, de représentation autorisée européenne, d’adaptation documentaire, de promotion, de démonstration, de stockage, de distribution, de support technique, de suivi qualité, de gestion des réclamations et de développement commercial sur le Territoire.</w:t>
      </w:r>
    </w:p>
    <w:p w14:paraId="686BFAAD" w14:textId="77777777" w:rsidR="00646FB4" w:rsidRDefault="00EB3A05">
      <w:r>
        <w:rPr>
          <w:noProof/>
        </w:rPr>
      </w:r>
      <w:r>
        <w:pict w14:anchorId="289DB93E">
          <v:rect id="Horizontal Line 15" o:spid="_x0000_s1062"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AE" w14:textId="77777777" w:rsidR="00646FB4" w:rsidRPr="00C64BEB" w:rsidRDefault="00BB5798">
      <w:pPr>
        <w:pStyle w:val="Heading2"/>
        <w:rPr>
          <w:lang w:val="fr-BE"/>
        </w:rPr>
      </w:pPr>
      <w:bookmarkStart w:id="22" w:name="Xb1a1bcdfe82a8975f067417bf46bd38b5d71464"/>
      <w:bookmarkEnd w:id="21"/>
      <w:r w:rsidRPr="00C64BEB">
        <w:rPr>
          <w:rFonts w:ascii="Arial" w:eastAsia="Arial" w:hAnsi="Arial"/>
          <w:lang w:val="fr-BE"/>
        </w:rPr>
        <w:t>Article 16 — Commandes, livraison et transfert des risques</w:t>
      </w:r>
    </w:p>
    <w:p w14:paraId="686BFAAF" w14:textId="77777777" w:rsidR="00646FB4" w:rsidRPr="00C64BEB" w:rsidRDefault="00BB5798">
      <w:pPr>
        <w:pStyle w:val="FirstParagraph"/>
        <w:rPr>
          <w:lang w:val="fr-BE"/>
        </w:rPr>
      </w:pPr>
      <w:r w:rsidRPr="00C64BEB">
        <w:rPr>
          <w:lang w:val="fr-BE"/>
        </w:rPr>
        <w:t>Les commandes seront émises par VetalyX par écrit et deviendront fermes après acceptation écrite de Diaho.</w:t>
      </w:r>
    </w:p>
    <w:p w14:paraId="686BFAB0" w14:textId="77777777" w:rsidR="00646FB4" w:rsidRPr="00C64BEB" w:rsidRDefault="00BB5798">
      <w:pPr>
        <w:pStyle w:val="BodyText"/>
        <w:rPr>
          <w:lang w:val="fr-BE"/>
        </w:rPr>
      </w:pPr>
      <w:r w:rsidRPr="00C64BEB">
        <w:rPr>
          <w:lang w:val="fr-BE"/>
        </w:rPr>
        <w:t>Diaho s’engage à confirmer ou refuser toute commande dans un délai de [nombre] jours ouvrables. À défaut de réponse dans ce délai, la commande sera réputée [acceptée/refusée — à choisir].</w:t>
      </w:r>
    </w:p>
    <w:p w14:paraId="686BFAB1" w14:textId="77777777" w:rsidR="00646FB4" w:rsidRPr="00C64BEB" w:rsidRDefault="00BB5798">
      <w:pPr>
        <w:pStyle w:val="BodyText"/>
        <w:rPr>
          <w:lang w:val="fr-BE"/>
        </w:rPr>
      </w:pPr>
      <w:r w:rsidRPr="00C64BEB">
        <w:rPr>
          <w:lang w:val="fr-BE"/>
        </w:rPr>
        <w:t>Les conditions de livraison, transfert de propriété et transfert des risques seront définies selon l’incoterm applicable précisé en Annexe 6 ou dans chaque commande.</w:t>
      </w:r>
    </w:p>
    <w:p w14:paraId="686BFAB2" w14:textId="77777777" w:rsidR="00646FB4" w:rsidRPr="00C64BEB" w:rsidRDefault="00BB5798">
      <w:pPr>
        <w:pStyle w:val="BodyText"/>
        <w:rPr>
          <w:lang w:val="fr-BE"/>
        </w:rPr>
      </w:pPr>
      <w:r w:rsidRPr="00C64BEB">
        <w:rPr>
          <w:lang w:val="fr-BE"/>
        </w:rPr>
        <w:lastRenderedPageBreak/>
        <w:t>Diaho devra emballer les Produits de manière appropriée afin de préserver leur intégrité, leur conformité, leur traçabilité et leur performance pendant le transport et le stockage.</w:t>
      </w:r>
    </w:p>
    <w:p w14:paraId="686BFAB3" w14:textId="77777777" w:rsidR="00646FB4" w:rsidRDefault="00EB3A05">
      <w:r>
        <w:rPr>
          <w:noProof/>
        </w:rPr>
      </w:r>
      <w:r>
        <w:pict w14:anchorId="45FFB2C0">
          <v:rect id="Horizontal Line 16" o:spid="_x0000_s1061"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B4" w14:textId="77777777" w:rsidR="00646FB4" w:rsidRPr="00C64BEB" w:rsidRDefault="00BB5798">
      <w:pPr>
        <w:pStyle w:val="Heading2"/>
        <w:rPr>
          <w:lang w:val="fr-BE"/>
        </w:rPr>
      </w:pPr>
      <w:bookmarkStart w:id="23" w:name="X2d9df5b568fd3f0b63dc0df4e7a05559860ab46"/>
      <w:bookmarkEnd w:id="22"/>
      <w:r w:rsidRPr="00C64BEB">
        <w:rPr>
          <w:rFonts w:ascii="Arial" w:eastAsia="Arial" w:hAnsi="Arial"/>
          <w:lang w:val="fr-BE"/>
        </w:rPr>
        <w:t>Article 17 — Qualité, conformité et traçabilité</w:t>
      </w:r>
    </w:p>
    <w:p w14:paraId="686BFAB8" w14:textId="56BAE2CF" w:rsidR="00646FB4" w:rsidRDefault="00BB5798">
      <w:pPr>
        <w:pStyle w:val="BodyText"/>
        <w:rPr>
          <w:lang w:val="fr-BE"/>
        </w:rPr>
      </w:pPr>
      <w:r w:rsidRPr="00C64BEB">
        <w:rPr>
          <w:lang w:val="fr-BE"/>
        </w:rPr>
        <w:t>.</w:t>
      </w:r>
    </w:p>
    <w:p w14:paraId="5E0D6322" w14:textId="6C9A8DBB" w:rsidR="00BB4678" w:rsidRPr="008C2B74" w:rsidRDefault="00BB4678" w:rsidP="00BB4678">
      <w:pPr>
        <w:pStyle w:val="BodyText"/>
        <w:rPr>
          <w:lang w:val="fr-BE"/>
        </w:rPr>
      </w:pPr>
      <w:r w:rsidRPr="008C2B74">
        <w:rPr>
          <w:lang w:val="fr-BE"/>
        </w:rPr>
        <w:t xml:space="preserve">DiaHo s'engage à fabriquer et à fournir les Produits conformément aux spécifications applicables et </w:t>
      </w:r>
      <w:r>
        <w:rPr>
          <w:lang w:val="fr-BE"/>
        </w:rPr>
        <w:t>au « Quality Agreement »</w:t>
      </w:r>
      <w:r w:rsidR="0072297F">
        <w:rPr>
          <w:lang w:val="fr-BE"/>
        </w:rPr>
        <w:t xml:space="preserve"> signé </w:t>
      </w:r>
      <w:r w:rsidR="009B3B2D">
        <w:rPr>
          <w:lang w:val="fr-BE"/>
        </w:rPr>
        <w:t xml:space="preserve">conclu entre </w:t>
      </w:r>
      <w:r w:rsidR="0072297F">
        <w:rPr>
          <w:lang w:val="fr-BE"/>
        </w:rPr>
        <w:t xml:space="preserve">les </w:t>
      </w:r>
      <w:r w:rsidR="00C306E8">
        <w:rPr>
          <w:lang w:val="fr-BE"/>
        </w:rPr>
        <w:t>Parties</w:t>
      </w:r>
      <w:r>
        <w:rPr>
          <w:lang w:val="fr-BE"/>
        </w:rPr>
        <w:t>.</w:t>
      </w:r>
    </w:p>
    <w:p w14:paraId="7B80458F" w14:textId="1D7816AB" w:rsidR="003F4E0C" w:rsidRPr="00BB4678" w:rsidRDefault="00BB4678" w:rsidP="00BB4678">
      <w:pPr>
        <w:pStyle w:val="BodyText"/>
        <w:rPr>
          <w:lang w:val="fr-BE"/>
        </w:rPr>
      </w:pPr>
      <w:r w:rsidRPr="008C2B74">
        <w:rPr>
          <w:lang w:val="fr-BE"/>
        </w:rPr>
        <w:t xml:space="preserve">Les exigences détaillées en matière de qualité, de fabrication, de libération des lots, de traçabilité et de documentation sont régies par </w:t>
      </w:r>
      <w:r w:rsidR="002079E5">
        <w:rPr>
          <w:lang w:val="fr-BE"/>
        </w:rPr>
        <w:t>le « Quality Agreement »</w:t>
      </w:r>
      <w:r w:rsidR="0024581A">
        <w:rPr>
          <w:lang w:val="fr-BE"/>
        </w:rPr>
        <w:t xml:space="preserve"> </w:t>
      </w:r>
      <w:r w:rsidR="009B3B2D">
        <w:rPr>
          <w:lang w:val="fr-BE"/>
        </w:rPr>
        <w:t xml:space="preserve">conclu entre </w:t>
      </w:r>
      <w:r w:rsidR="0024581A">
        <w:rPr>
          <w:lang w:val="fr-BE"/>
        </w:rPr>
        <w:t xml:space="preserve">les </w:t>
      </w:r>
      <w:r w:rsidR="00C306E8">
        <w:rPr>
          <w:lang w:val="fr-BE"/>
        </w:rPr>
        <w:t>Parties</w:t>
      </w:r>
      <w:r w:rsidR="002079E5">
        <w:rPr>
          <w:lang w:val="fr-BE"/>
        </w:rPr>
        <w:t xml:space="preserve"> </w:t>
      </w:r>
    </w:p>
    <w:p w14:paraId="686BFAB9" w14:textId="77777777" w:rsidR="00646FB4" w:rsidRDefault="00EB3A05">
      <w:r>
        <w:rPr>
          <w:noProof/>
        </w:rPr>
      </w:r>
      <w:r>
        <w:pict w14:anchorId="0ABB7D7A">
          <v:rect id="Horizontal Line 17" o:spid="_x0000_s1060"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BA" w14:textId="77777777" w:rsidR="00646FB4" w:rsidRPr="00C64BEB" w:rsidRDefault="00BB5798">
      <w:pPr>
        <w:pStyle w:val="Heading2"/>
        <w:rPr>
          <w:lang w:val="fr-BE"/>
        </w:rPr>
      </w:pPr>
      <w:bookmarkStart w:id="24" w:name="X46a43faccc787ae128505c0184b99a3d6a13cc0"/>
      <w:bookmarkEnd w:id="23"/>
      <w:r w:rsidRPr="00C64BEB">
        <w:rPr>
          <w:rFonts w:ascii="Arial" w:eastAsia="Arial" w:hAnsi="Arial"/>
          <w:lang w:val="fr-BE"/>
        </w:rPr>
        <w:t>Article 18 — Réclamations, incidents et rappels</w:t>
      </w:r>
    </w:p>
    <w:p w14:paraId="686BFABB" w14:textId="56A1F4E0" w:rsidR="00646FB4"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coopéreront de bonne foi pour traiter toute réclamation, non-conformité, incident, suspicion d’incident, demande d’autorité, rappel, retrait ou mesure corrective relative aux Produits.</w:t>
      </w:r>
    </w:p>
    <w:p w14:paraId="18931A0D" w14:textId="22107DA2" w:rsidR="00400CE8" w:rsidRPr="00A34A33" w:rsidRDefault="00400CE8" w:rsidP="00400CE8">
      <w:pPr>
        <w:pStyle w:val="BodyText"/>
        <w:rPr>
          <w:lang w:val="fr-BE"/>
        </w:rPr>
      </w:pPr>
      <w:r w:rsidRPr="00A34A33">
        <w:rPr>
          <w:lang w:val="fr-BE"/>
        </w:rPr>
        <w:t xml:space="preserve">Les modalités de notification, d’évaluation, d’investigation, de communication, de traçabilité et de gestion de ces événements sont définies dans le Quality Agreement conclu entre les </w:t>
      </w:r>
      <w:r w:rsidR="00C306E8" w:rsidRPr="00A34A33">
        <w:rPr>
          <w:lang w:val="fr-BE"/>
        </w:rPr>
        <w:t>Parties</w:t>
      </w:r>
      <w:r w:rsidRPr="00A34A33">
        <w:rPr>
          <w:lang w:val="fr-BE"/>
        </w:rPr>
        <w:t>.</w:t>
      </w:r>
    </w:p>
    <w:p w14:paraId="19D412C6" w14:textId="0419A99F" w:rsidR="00B01F9C" w:rsidRDefault="00B01F9C" w:rsidP="004C1DA4">
      <w:pPr>
        <w:pStyle w:val="BodyText"/>
        <w:rPr>
          <w:lang w:val="fr-BE"/>
        </w:rPr>
      </w:pPr>
    </w:p>
    <w:p w14:paraId="76D31C42" w14:textId="1E32B19A" w:rsidR="004C1DA4" w:rsidRPr="004F040A" w:rsidRDefault="004C1DA4" w:rsidP="004C1DA4">
      <w:pPr>
        <w:pStyle w:val="BodyText"/>
        <w:rPr>
          <w:lang w:val="fr-BE"/>
        </w:rPr>
      </w:pPr>
      <w:r w:rsidRPr="004F040A">
        <w:rPr>
          <w:lang w:val="fr-BE"/>
        </w:rPr>
        <w:t>VetalyX assurera la coordination des communications avec les clients, distributeurs et, lorsque cela est requis, les autorités compétentes sur les marchés relevant de son Territoire, conformément aux dispositions du Quality Agreement et aux exigences réglementaires applicables.</w:t>
      </w:r>
    </w:p>
    <w:p w14:paraId="686BFABE" w14:textId="425820C1" w:rsidR="00646FB4" w:rsidRPr="00C64BEB" w:rsidRDefault="00BB5798">
      <w:pPr>
        <w:pStyle w:val="BodyText"/>
        <w:rPr>
          <w:lang w:val="fr-BE"/>
        </w:rPr>
      </w:pPr>
      <w:r w:rsidRPr="00C64BEB">
        <w:rPr>
          <w:lang w:val="fr-BE"/>
        </w:rPr>
        <w:t xml:space="preserve">Aucune communication à une autorité compétente ou à un client professionnel concernant un incident produit ne devra être effectuée sans coordination préalable entre les </w:t>
      </w:r>
      <w:r w:rsidR="00C306E8">
        <w:rPr>
          <w:lang w:val="fr-BE"/>
        </w:rPr>
        <w:t>Parties</w:t>
      </w:r>
      <w:r w:rsidRPr="00C64BEB">
        <w:rPr>
          <w:lang w:val="fr-BE"/>
        </w:rPr>
        <w:t>, sauf urgence ou obligation légale impérative.</w:t>
      </w:r>
    </w:p>
    <w:p w14:paraId="05231165" w14:textId="13C83F0F" w:rsidR="004F040A" w:rsidRPr="004F040A" w:rsidRDefault="004F040A" w:rsidP="004F040A">
      <w:pPr>
        <w:pStyle w:val="BodyText"/>
        <w:rPr>
          <w:lang w:val="fr-BE"/>
        </w:rPr>
      </w:pPr>
      <w:r w:rsidRPr="004F040A">
        <w:rPr>
          <w:lang w:val="fr-BE"/>
        </w:rPr>
        <w:t>Les coûts raisonnables liés à un rappel, retrait, remplacement, action corrective, investigation ou communication résultant d’un défaut de conception, de fabrication, de qualité, de performance, de documentation ou de conformité imputable à Diaho ou au fabricant concerné seront supportés par Diaho.</w:t>
      </w:r>
    </w:p>
    <w:p w14:paraId="2D5EF156" w14:textId="77777777" w:rsidR="004F040A" w:rsidRPr="004F040A" w:rsidRDefault="004F040A" w:rsidP="004F040A">
      <w:pPr>
        <w:pStyle w:val="BodyText"/>
        <w:rPr>
          <w:lang w:val="fr-BE"/>
        </w:rPr>
      </w:pPr>
      <w:r w:rsidRPr="004F040A">
        <w:rPr>
          <w:lang w:val="fr-BE"/>
        </w:rPr>
        <w:t>Lorsque l’événement est directement imputable à une action ou omission de VetalyX, les coûts correspondants seront supportés par VetalyX.</w:t>
      </w:r>
    </w:p>
    <w:p w14:paraId="2E5D3913" w14:textId="052C0A64" w:rsidR="004F040A" w:rsidRPr="004F040A" w:rsidRDefault="004F040A" w:rsidP="004F040A">
      <w:pPr>
        <w:pStyle w:val="BodyText"/>
        <w:rPr>
          <w:lang w:val="fr-BE"/>
        </w:rPr>
      </w:pPr>
      <w:r w:rsidRPr="004F040A">
        <w:rPr>
          <w:lang w:val="fr-BE"/>
        </w:rPr>
        <w:t xml:space="preserve">Lorsque la responsabilité est partagée ou ne peut être clairement attribuée à l’une des </w:t>
      </w:r>
      <w:r w:rsidR="00C306E8">
        <w:rPr>
          <w:lang w:val="fr-BE"/>
        </w:rPr>
        <w:t>Parties</w:t>
      </w:r>
      <w:r w:rsidRPr="004F040A">
        <w:rPr>
          <w:lang w:val="fr-BE"/>
        </w:rPr>
        <w:t xml:space="preserve">, les </w:t>
      </w:r>
      <w:r w:rsidR="00C306E8">
        <w:rPr>
          <w:lang w:val="fr-BE"/>
        </w:rPr>
        <w:t>Parties</w:t>
      </w:r>
      <w:r w:rsidRPr="004F040A">
        <w:rPr>
          <w:lang w:val="fr-BE"/>
        </w:rPr>
        <w:t xml:space="preserve"> détermineront de bonne foi la répartition des coûts en fonction de leurs responsabilités respectives.</w:t>
      </w:r>
    </w:p>
    <w:p w14:paraId="5486B4BE" w14:textId="77777777" w:rsidR="004F040A" w:rsidRPr="00C64BEB" w:rsidRDefault="004F040A">
      <w:pPr>
        <w:pStyle w:val="BodyText"/>
        <w:rPr>
          <w:lang w:val="fr-BE"/>
        </w:rPr>
      </w:pPr>
    </w:p>
    <w:p w14:paraId="686BFAC0" w14:textId="77777777" w:rsidR="00646FB4" w:rsidRDefault="00EB3A05">
      <w:r>
        <w:rPr>
          <w:noProof/>
        </w:rPr>
      </w:r>
      <w:r>
        <w:pict w14:anchorId="5BEA71DE">
          <v:rect id="Horizontal Line 18" o:spid="_x0000_s1059"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C1" w14:textId="77777777" w:rsidR="00646FB4" w:rsidRPr="00C64BEB" w:rsidRDefault="00BB5798">
      <w:pPr>
        <w:pStyle w:val="Heading2"/>
        <w:rPr>
          <w:lang w:val="fr-BE"/>
        </w:rPr>
      </w:pPr>
      <w:bookmarkStart w:id="25" w:name="X0d3ba491d708e91ec4bdf56aded162590d599e9"/>
      <w:bookmarkEnd w:id="24"/>
      <w:r w:rsidRPr="00C64BEB">
        <w:rPr>
          <w:rFonts w:ascii="Arial" w:eastAsia="Arial" w:hAnsi="Arial"/>
          <w:lang w:val="fr-BE"/>
        </w:rPr>
        <w:t>Article 19 — Production, assemblage, conditionnement ou finalisation en Europe</w:t>
      </w:r>
    </w:p>
    <w:p w14:paraId="686BFAC2" w14:textId="77777777" w:rsidR="00646FB4" w:rsidRPr="00C64BEB" w:rsidRDefault="00BB5798">
      <w:pPr>
        <w:pStyle w:val="FirstParagraph"/>
        <w:rPr>
          <w:lang w:val="fr-BE"/>
        </w:rPr>
      </w:pPr>
      <w:r w:rsidRPr="00C64BEB">
        <w:rPr>
          <w:lang w:val="fr-BE"/>
        </w:rPr>
        <w:t>Diaho reconnaît et accepte dès la signature du présent Contrat que la localisation européenne de tout ou partie de la chaîne de valeur des Produits constitue un objectif stratégique possible du partenariat.</w:t>
      </w:r>
    </w:p>
    <w:p w14:paraId="686BFAC3" w14:textId="77777777" w:rsidR="00646FB4" w:rsidRPr="00C64BEB" w:rsidRDefault="00BB5798">
      <w:pPr>
        <w:pStyle w:val="BodyText"/>
        <w:rPr>
          <w:lang w:val="fr-BE"/>
        </w:rPr>
      </w:pPr>
      <w:r w:rsidRPr="00C64BEB">
        <w:rPr>
          <w:lang w:val="fr-BE"/>
        </w:rPr>
        <w:t>Cette localisation pourra inclure notamment :</w:t>
      </w:r>
    </w:p>
    <w:p w14:paraId="686BFAC4" w14:textId="77777777" w:rsidR="00646FB4" w:rsidRDefault="00BB5798">
      <w:pPr>
        <w:pStyle w:val="Compact"/>
        <w:numPr>
          <w:ilvl w:val="0"/>
          <w:numId w:val="10"/>
        </w:numPr>
        <w:ind w:left="312" w:hanging="142"/>
      </w:pPr>
      <w:r>
        <w:t>l’assemblage des Produits ;</w:t>
      </w:r>
    </w:p>
    <w:p w14:paraId="686BFAC5" w14:textId="77777777" w:rsidR="00646FB4" w:rsidRDefault="00BB5798">
      <w:pPr>
        <w:pStyle w:val="Compact"/>
        <w:numPr>
          <w:ilvl w:val="0"/>
          <w:numId w:val="10"/>
        </w:numPr>
        <w:ind w:left="312" w:hanging="142"/>
      </w:pPr>
      <w:r>
        <w:t>le conditionnement ;</w:t>
      </w:r>
    </w:p>
    <w:p w14:paraId="686BFAC6" w14:textId="77777777" w:rsidR="00646FB4" w:rsidRDefault="00BB5798">
      <w:pPr>
        <w:pStyle w:val="Compact"/>
        <w:numPr>
          <w:ilvl w:val="0"/>
          <w:numId w:val="10"/>
        </w:numPr>
        <w:ind w:left="312" w:hanging="142"/>
      </w:pPr>
      <w:r>
        <w:t>l’étiquetage ;</w:t>
      </w:r>
    </w:p>
    <w:p w14:paraId="686BFAC7" w14:textId="77777777" w:rsidR="00646FB4" w:rsidRPr="00C64BEB" w:rsidRDefault="00BB5798">
      <w:pPr>
        <w:pStyle w:val="Compact"/>
        <w:numPr>
          <w:ilvl w:val="0"/>
          <w:numId w:val="10"/>
        </w:numPr>
        <w:ind w:left="312" w:hanging="142"/>
        <w:rPr>
          <w:lang w:val="fr-BE"/>
        </w:rPr>
      </w:pPr>
      <w:r w:rsidRPr="00C64BEB">
        <w:rPr>
          <w:lang w:val="fr-BE"/>
        </w:rPr>
        <w:t>la traduction et adaptation des notices ;</w:t>
      </w:r>
    </w:p>
    <w:p w14:paraId="686BFAC8" w14:textId="77777777" w:rsidR="00646FB4" w:rsidRDefault="00BB5798">
      <w:pPr>
        <w:pStyle w:val="Compact"/>
        <w:numPr>
          <w:ilvl w:val="0"/>
          <w:numId w:val="10"/>
        </w:numPr>
        <w:ind w:left="312" w:hanging="142"/>
      </w:pPr>
      <w:r>
        <w:lastRenderedPageBreak/>
        <w:t>l’adaptation des emballages ;</w:t>
      </w:r>
    </w:p>
    <w:p w14:paraId="686BFAC9" w14:textId="77777777" w:rsidR="00646FB4" w:rsidRDefault="00BB5798">
      <w:pPr>
        <w:pStyle w:val="Compact"/>
        <w:numPr>
          <w:ilvl w:val="0"/>
          <w:numId w:val="10"/>
        </w:numPr>
        <w:ind w:left="312" w:hanging="142"/>
      </w:pPr>
      <w:r>
        <w:t>le contrôle qualité ;</w:t>
      </w:r>
    </w:p>
    <w:p w14:paraId="686BFACA" w14:textId="77777777" w:rsidR="00646FB4" w:rsidRDefault="00BB5798">
      <w:pPr>
        <w:pStyle w:val="Compact"/>
        <w:numPr>
          <w:ilvl w:val="0"/>
          <w:numId w:val="10"/>
        </w:numPr>
        <w:ind w:left="312" w:hanging="142"/>
      </w:pPr>
      <w:r>
        <w:t>la libération de lots ;</w:t>
      </w:r>
    </w:p>
    <w:p w14:paraId="686BFACB" w14:textId="77777777" w:rsidR="00646FB4" w:rsidRDefault="00BB5798">
      <w:pPr>
        <w:pStyle w:val="Compact"/>
        <w:numPr>
          <w:ilvl w:val="0"/>
          <w:numId w:val="10"/>
        </w:numPr>
        <w:ind w:left="312" w:hanging="142"/>
      </w:pPr>
      <w:r>
        <w:t>la production partielle ;</w:t>
      </w:r>
    </w:p>
    <w:p w14:paraId="686BFACC" w14:textId="77777777" w:rsidR="00646FB4" w:rsidRDefault="00BB5798">
      <w:pPr>
        <w:pStyle w:val="Compact"/>
        <w:numPr>
          <w:ilvl w:val="0"/>
          <w:numId w:val="10"/>
        </w:numPr>
        <w:ind w:left="312" w:hanging="142"/>
      </w:pPr>
      <w:r>
        <w:t>la production complète ;</w:t>
      </w:r>
    </w:p>
    <w:p w14:paraId="686BFACD" w14:textId="77777777" w:rsidR="00646FB4" w:rsidRDefault="00BB5798">
      <w:pPr>
        <w:pStyle w:val="Compact"/>
        <w:numPr>
          <w:ilvl w:val="0"/>
          <w:numId w:val="10"/>
        </w:numPr>
        <w:ind w:left="312" w:hanging="142"/>
      </w:pPr>
      <w:r>
        <w:t>le transfert de méthodes ;</w:t>
      </w:r>
    </w:p>
    <w:p w14:paraId="686BFACE" w14:textId="77777777" w:rsidR="00646FB4" w:rsidRDefault="00BB5798">
      <w:pPr>
        <w:pStyle w:val="Compact"/>
        <w:numPr>
          <w:ilvl w:val="0"/>
          <w:numId w:val="10"/>
        </w:numPr>
        <w:ind w:left="312" w:hanging="142"/>
      </w:pPr>
      <w:r>
        <w:t>la formation technique ;</w:t>
      </w:r>
    </w:p>
    <w:p w14:paraId="686BFACF" w14:textId="77777777" w:rsidR="00646FB4" w:rsidRDefault="00BB5798">
      <w:pPr>
        <w:pStyle w:val="Compact"/>
        <w:numPr>
          <w:ilvl w:val="0"/>
          <w:numId w:val="10"/>
        </w:numPr>
        <w:ind w:left="312" w:hanging="142"/>
      </w:pPr>
      <w:r>
        <w:t>l’assistance industrielle ;</w:t>
      </w:r>
    </w:p>
    <w:p w14:paraId="686BFAD0" w14:textId="77777777" w:rsidR="00646FB4" w:rsidRDefault="00BB5798">
      <w:pPr>
        <w:pStyle w:val="Compact"/>
        <w:numPr>
          <w:ilvl w:val="0"/>
          <w:numId w:val="10"/>
        </w:numPr>
        <w:ind w:left="312" w:hanging="142"/>
      </w:pPr>
      <w:r>
        <w:t>la documentation des procédés ;</w:t>
      </w:r>
    </w:p>
    <w:p w14:paraId="686BFAD1" w14:textId="77777777" w:rsidR="00646FB4" w:rsidRDefault="00BB5798">
      <w:pPr>
        <w:pStyle w:val="Compact"/>
        <w:numPr>
          <w:ilvl w:val="0"/>
          <w:numId w:val="10"/>
        </w:numPr>
        <w:ind w:left="312" w:hanging="142"/>
      </w:pPr>
      <w:r>
        <w:t>l’identification des fournisseurs critiques ;</w:t>
      </w:r>
    </w:p>
    <w:p w14:paraId="686BFAD2" w14:textId="77777777" w:rsidR="00646FB4" w:rsidRPr="00C64BEB" w:rsidRDefault="00BB5798">
      <w:pPr>
        <w:pStyle w:val="Compact"/>
        <w:numPr>
          <w:ilvl w:val="0"/>
          <w:numId w:val="10"/>
        </w:numPr>
        <w:ind w:left="312" w:hanging="142"/>
        <w:rPr>
          <w:lang w:val="fr-BE"/>
        </w:rPr>
      </w:pPr>
      <w:r w:rsidRPr="00C64BEB">
        <w:rPr>
          <w:lang w:val="fr-BE"/>
        </w:rPr>
        <w:t>tout autre processus nécessaire à une fabrication ou finalisation européenne.</w:t>
      </w:r>
    </w:p>
    <w:p w14:paraId="686BFAD3" w14:textId="77777777" w:rsidR="00646FB4" w:rsidRPr="00C64BEB" w:rsidRDefault="00BB5798">
      <w:pPr>
        <w:pStyle w:val="FirstParagraph"/>
        <w:rPr>
          <w:lang w:val="fr-BE"/>
        </w:rPr>
      </w:pPr>
      <w:r w:rsidRPr="00C64BEB">
        <w:rPr>
          <w:lang w:val="fr-BE"/>
        </w:rPr>
        <w:t>VetalyX pourra réaliser ces opérations elle-même ou les confier à un partenaire industriel européen de son choix, sous réserve du respect des obligations de confidentialité et de protection des droits de propriété intellectuelle de Diaho.</w:t>
      </w:r>
    </w:p>
    <w:p w14:paraId="686BFAD4" w14:textId="77777777" w:rsidR="00646FB4" w:rsidRPr="00C64BEB" w:rsidRDefault="00BB5798">
      <w:pPr>
        <w:pStyle w:val="BodyText"/>
        <w:rPr>
          <w:lang w:val="fr-BE"/>
        </w:rPr>
      </w:pPr>
      <w:r w:rsidRPr="00C64BEB">
        <w:rPr>
          <w:lang w:val="fr-BE"/>
        </w:rPr>
        <w:t>Diaho s’engage à coopérer de bonne foi à cette localisation européenne et à fournir l’assistance raisonnablement nécessaire, notamment les documents, méthodes, spécifications, protocoles, formations, procédures de contrôle qualité et informations de sourcing nécessaires.</w:t>
      </w:r>
    </w:p>
    <w:p w14:paraId="686BFAD5" w14:textId="77777777" w:rsidR="00646FB4" w:rsidRPr="00C64BEB" w:rsidRDefault="00BB5798">
      <w:pPr>
        <w:pStyle w:val="BodyText"/>
        <w:rPr>
          <w:lang w:val="fr-BE"/>
        </w:rPr>
      </w:pPr>
      <w:r w:rsidRPr="00C64BEB">
        <w:rPr>
          <w:lang w:val="fr-BE"/>
        </w:rPr>
        <w:t>Les modalités pratiques, économiques, industrielles et calendaires de cette localisation seront précisées dans une annexe spécifique ou dans un avenant.</w:t>
      </w:r>
    </w:p>
    <w:p w14:paraId="686BFAD6" w14:textId="77777777" w:rsidR="00646FB4" w:rsidRDefault="00EB3A05">
      <w:r>
        <w:rPr>
          <w:noProof/>
        </w:rPr>
      </w:r>
      <w:r>
        <w:pict w14:anchorId="5686F108">
          <v:rect id="Horizontal Line 19" o:spid="_x0000_s1058"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D7" w14:textId="77777777" w:rsidR="00646FB4" w:rsidRPr="00C64BEB" w:rsidRDefault="00BB5798">
      <w:pPr>
        <w:pStyle w:val="Heading2"/>
        <w:rPr>
          <w:lang w:val="fr-BE"/>
        </w:rPr>
      </w:pPr>
      <w:bookmarkStart w:id="26" w:name="article-20-transfert-de-savoir-faire"/>
      <w:bookmarkEnd w:id="25"/>
      <w:r w:rsidRPr="00C64BEB">
        <w:rPr>
          <w:rFonts w:ascii="Arial" w:eastAsia="Arial" w:hAnsi="Arial"/>
          <w:lang w:val="fr-BE"/>
        </w:rPr>
        <w:t>Article 20 — Transfert de Savoir-Faire</w:t>
      </w:r>
    </w:p>
    <w:p w14:paraId="686BFAD8" w14:textId="77777777" w:rsidR="00646FB4" w:rsidRPr="00C64BEB" w:rsidRDefault="00BB5798">
      <w:pPr>
        <w:pStyle w:val="FirstParagraph"/>
        <w:rPr>
          <w:lang w:val="fr-BE"/>
        </w:rPr>
      </w:pPr>
      <w:r w:rsidRPr="00C64BEB">
        <w:rPr>
          <w:lang w:val="fr-BE"/>
        </w:rPr>
        <w:t>Diaho s’engage à transmettre à VetalyX, progressivement et dans la mesure nécessaire à l’exécution du Contrat, le Savoir-Faire requis pour :</w:t>
      </w:r>
    </w:p>
    <w:p w14:paraId="686BFAD9" w14:textId="77777777" w:rsidR="00646FB4" w:rsidRDefault="00BB5798">
      <w:pPr>
        <w:pStyle w:val="Compact"/>
        <w:numPr>
          <w:ilvl w:val="0"/>
          <w:numId w:val="11"/>
        </w:numPr>
        <w:ind w:left="312" w:hanging="142"/>
      </w:pPr>
      <w:r>
        <w:t>comprendre les Produits ;</w:t>
      </w:r>
    </w:p>
    <w:p w14:paraId="686BFADA" w14:textId="77777777" w:rsidR="00646FB4" w:rsidRDefault="00BB5798">
      <w:pPr>
        <w:pStyle w:val="Compact"/>
        <w:numPr>
          <w:ilvl w:val="0"/>
          <w:numId w:val="11"/>
        </w:numPr>
        <w:ind w:left="312" w:hanging="142"/>
      </w:pPr>
      <w:r>
        <w:t>assurer leur enregistrement réglementaire ;</w:t>
      </w:r>
    </w:p>
    <w:p w14:paraId="686BFADB" w14:textId="77777777" w:rsidR="00646FB4" w:rsidRDefault="00BB5798">
      <w:pPr>
        <w:pStyle w:val="Compact"/>
        <w:numPr>
          <w:ilvl w:val="0"/>
          <w:numId w:val="11"/>
        </w:numPr>
        <w:ind w:left="312" w:hanging="142"/>
      </w:pPr>
      <w:r>
        <w:t>assurer leur support technique ;</w:t>
      </w:r>
    </w:p>
    <w:p w14:paraId="686BFADC" w14:textId="77777777" w:rsidR="00646FB4" w:rsidRDefault="00BB5798">
      <w:pPr>
        <w:pStyle w:val="Compact"/>
        <w:numPr>
          <w:ilvl w:val="0"/>
          <w:numId w:val="11"/>
        </w:numPr>
        <w:ind w:left="312" w:hanging="142"/>
      </w:pPr>
      <w:r>
        <w:t>vérifier leur qualité ;</w:t>
      </w:r>
    </w:p>
    <w:p w14:paraId="686BFADD" w14:textId="77777777" w:rsidR="00646FB4" w:rsidRPr="00C64BEB" w:rsidRDefault="00BB5798">
      <w:pPr>
        <w:pStyle w:val="Compact"/>
        <w:numPr>
          <w:ilvl w:val="0"/>
          <w:numId w:val="11"/>
        </w:numPr>
        <w:ind w:left="312" w:hanging="142"/>
        <w:rPr>
          <w:lang w:val="fr-BE"/>
        </w:rPr>
      </w:pPr>
      <w:r w:rsidRPr="00C64BEB">
        <w:rPr>
          <w:lang w:val="fr-BE"/>
        </w:rPr>
        <w:t>adapter leur documentation au Territoire ;</w:t>
      </w:r>
    </w:p>
    <w:p w14:paraId="686BFADE" w14:textId="77777777" w:rsidR="00646FB4" w:rsidRPr="00C64BEB" w:rsidRDefault="00BB5798">
      <w:pPr>
        <w:pStyle w:val="Compact"/>
        <w:numPr>
          <w:ilvl w:val="0"/>
          <w:numId w:val="11"/>
        </w:numPr>
        <w:ind w:left="312" w:hanging="142"/>
        <w:rPr>
          <w:lang w:val="fr-BE"/>
        </w:rPr>
      </w:pPr>
      <w:r w:rsidRPr="00C64BEB">
        <w:rPr>
          <w:lang w:val="fr-BE"/>
        </w:rPr>
        <w:t>assembler ou conditionner les Produits en Europe ;</w:t>
      </w:r>
    </w:p>
    <w:p w14:paraId="686BFADF" w14:textId="601F4793" w:rsidR="00646FB4" w:rsidRPr="00C64BEB" w:rsidRDefault="00BB5798">
      <w:pPr>
        <w:pStyle w:val="Compact"/>
        <w:numPr>
          <w:ilvl w:val="0"/>
          <w:numId w:val="11"/>
        </w:numPr>
        <w:ind w:left="312" w:hanging="142"/>
        <w:rPr>
          <w:lang w:val="fr-BE"/>
        </w:rPr>
      </w:pPr>
      <w:r w:rsidRPr="00C64BEB">
        <w:rPr>
          <w:lang w:val="fr-BE"/>
        </w:rPr>
        <w:t xml:space="preserve">organiser une production partielle ou complète en Europe si les </w:t>
      </w:r>
      <w:r w:rsidR="00C306E8">
        <w:rPr>
          <w:lang w:val="fr-BE"/>
        </w:rPr>
        <w:t>Parties</w:t>
      </w:r>
      <w:r w:rsidRPr="00C64BEB">
        <w:rPr>
          <w:lang w:val="fr-BE"/>
        </w:rPr>
        <w:t xml:space="preserve"> décident de cette étape.</w:t>
      </w:r>
    </w:p>
    <w:p w14:paraId="686BFAE0" w14:textId="77777777" w:rsidR="00646FB4" w:rsidRPr="00C64BEB" w:rsidRDefault="00BB5798">
      <w:pPr>
        <w:pStyle w:val="FirstParagraph"/>
        <w:rPr>
          <w:lang w:val="fr-BE"/>
        </w:rPr>
      </w:pPr>
      <w:r w:rsidRPr="00C64BEB">
        <w:rPr>
          <w:lang w:val="fr-BE"/>
        </w:rPr>
        <w:t>Le transfert de Savoir-Faire devra être documenté et pourra inclure des formations, réunions techniques, protocoles écrits, manuels, vidéos, audits, visites industrielles ou assistance à distance.</w:t>
      </w:r>
    </w:p>
    <w:p w14:paraId="686BFAE1" w14:textId="77777777" w:rsidR="00646FB4" w:rsidRPr="00C64BEB" w:rsidRDefault="00BB5798">
      <w:pPr>
        <w:pStyle w:val="BodyText"/>
        <w:rPr>
          <w:lang w:val="fr-BE"/>
        </w:rPr>
      </w:pPr>
      <w:r w:rsidRPr="00C64BEB">
        <w:rPr>
          <w:lang w:val="fr-BE"/>
        </w:rPr>
        <w:t>VetalyX s’engage à utiliser le Savoir-Faire transmis uniquement pour les besoins du Contrat, sauf accord écrit contraire.</w:t>
      </w:r>
    </w:p>
    <w:p w14:paraId="686BFAE2" w14:textId="77777777" w:rsidR="00646FB4" w:rsidRDefault="00EB3A05">
      <w:r>
        <w:rPr>
          <w:noProof/>
        </w:rPr>
      </w:r>
      <w:r>
        <w:pict w14:anchorId="306CE79C">
          <v:rect id="Horizontal Line 20" o:spid="_x0000_s1057"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E3" w14:textId="77777777" w:rsidR="00646FB4" w:rsidRPr="00C64BEB" w:rsidRDefault="00BB5798">
      <w:pPr>
        <w:pStyle w:val="Heading2"/>
        <w:rPr>
          <w:lang w:val="fr-BE"/>
        </w:rPr>
      </w:pPr>
      <w:bookmarkStart w:id="27" w:name="article-21-propriété-intellectuelle"/>
      <w:bookmarkEnd w:id="26"/>
      <w:r w:rsidRPr="00C64BEB">
        <w:rPr>
          <w:rFonts w:ascii="Arial" w:eastAsia="Arial" w:hAnsi="Arial"/>
          <w:lang w:val="fr-BE"/>
        </w:rPr>
        <w:t>Article 21 — Propriété intellectuelle</w:t>
      </w:r>
    </w:p>
    <w:p w14:paraId="686BFAE4" w14:textId="77777777" w:rsidR="00646FB4" w:rsidRPr="00C64BEB" w:rsidRDefault="00BB5798">
      <w:pPr>
        <w:pStyle w:val="FirstParagraph"/>
        <w:rPr>
          <w:lang w:val="fr-BE"/>
        </w:rPr>
      </w:pPr>
      <w:r w:rsidRPr="00C64BEB">
        <w:rPr>
          <w:lang w:val="fr-BE"/>
        </w:rPr>
        <w:t>Chaque Partie demeure propriétaire de ses droits de propriété intellectuelle, connaissances, marques, données, documents, procédés, méthodes, secrets d’affaires et éléments préexistants.</w:t>
      </w:r>
    </w:p>
    <w:p w14:paraId="686BFAE5" w14:textId="77777777" w:rsidR="00646FB4" w:rsidRPr="00C64BEB" w:rsidRDefault="00BB5798">
      <w:pPr>
        <w:pStyle w:val="BodyText"/>
        <w:rPr>
          <w:lang w:val="fr-BE"/>
        </w:rPr>
      </w:pPr>
      <w:r w:rsidRPr="00C64BEB">
        <w:rPr>
          <w:lang w:val="fr-BE"/>
        </w:rPr>
        <w:t>Diaho demeure propriétaire de ses technologies, formules, méthodes de fabrication, secrets industriels, marques, brevets, dessins, données scientifiques d’origine et documentation technique préexistante.</w:t>
      </w:r>
    </w:p>
    <w:p w14:paraId="686BFAE6" w14:textId="77777777" w:rsidR="00646FB4" w:rsidRPr="00C64BEB" w:rsidRDefault="00BB5798">
      <w:pPr>
        <w:pStyle w:val="BodyText"/>
        <w:rPr>
          <w:lang w:val="fr-BE"/>
        </w:rPr>
      </w:pPr>
      <w:r w:rsidRPr="00C64BEB">
        <w:rPr>
          <w:lang w:val="fr-BE"/>
        </w:rPr>
        <w:t xml:space="preserve">VetalyX demeure propriétaire de ses marques, documents commerciaux, adaptations européennes, traductions, dossiers réglementaires constitués par elle, bases de données clients, stratégie </w:t>
      </w:r>
      <w:r w:rsidRPr="00C64BEB">
        <w:rPr>
          <w:lang w:val="fr-BE"/>
        </w:rPr>
        <w:lastRenderedPageBreak/>
        <w:t>commerciale, documents de formation, supports marketing spécifiques au Territoire et procédures créées pour l’Europe.</w:t>
      </w:r>
    </w:p>
    <w:p w14:paraId="686BFAE7" w14:textId="77777777" w:rsidR="00646FB4" w:rsidRPr="00C64BEB" w:rsidRDefault="00BB5798">
      <w:pPr>
        <w:pStyle w:val="BodyText"/>
        <w:rPr>
          <w:lang w:val="fr-BE"/>
        </w:rPr>
      </w:pPr>
      <w:r w:rsidRPr="00C64BEB">
        <w:rPr>
          <w:lang w:val="fr-BE"/>
        </w:rPr>
        <w:t>Aucune disposition du présent Contrat ne pourra être interprétée comme transférant à une Partie la propriété intellectuelle préexistante de l’autre Partie, sauf stipulation expresse contraire.</w:t>
      </w:r>
    </w:p>
    <w:p w14:paraId="686BFAE8" w14:textId="77777777" w:rsidR="00646FB4" w:rsidRDefault="00EB3A05">
      <w:r>
        <w:rPr>
          <w:noProof/>
        </w:rPr>
      </w:r>
      <w:r>
        <w:pict w14:anchorId="64D755C8">
          <v:rect id="Horizontal Line 21" o:spid="_x0000_s105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E9" w14:textId="77777777" w:rsidR="00646FB4" w:rsidRPr="00C64BEB" w:rsidRDefault="00BB5798">
      <w:pPr>
        <w:pStyle w:val="Heading2"/>
        <w:rPr>
          <w:lang w:val="fr-BE"/>
        </w:rPr>
      </w:pPr>
      <w:bookmarkStart w:id="28" w:name="article-22-marques-et-communication"/>
      <w:bookmarkEnd w:id="27"/>
      <w:r w:rsidRPr="00C64BEB">
        <w:rPr>
          <w:rFonts w:ascii="Arial" w:eastAsia="Arial" w:hAnsi="Arial"/>
          <w:lang w:val="fr-BE"/>
        </w:rPr>
        <w:t>Article 22 — Marques et communication</w:t>
      </w:r>
    </w:p>
    <w:p w14:paraId="686BFAEA" w14:textId="77777777" w:rsidR="00646FB4" w:rsidRPr="00C64BEB" w:rsidRDefault="00BB5798">
      <w:pPr>
        <w:pStyle w:val="FirstParagraph"/>
        <w:rPr>
          <w:lang w:val="fr-BE"/>
        </w:rPr>
      </w:pPr>
      <w:r w:rsidRPr="00C64BEB">
        <w:rPr>
          <w:lang w:val="fr-BE"/>
        </w:rPr>
        <w:t>VetalyX pourra utiliser les marques, dénominations, logos et supports de Diaho strictement pour les besoins de la promotion, de l’enregistrement et de la commercialisation des Produits sur le Territoire.</w:t>
      </w:r>
    </w:p>
    <w:p w14:paraId="686BFAEB" w14:textId="77777777" w:rsidR="00646FB4" w:rsidRPr="00C64BEB" w:rsidRDefault="00BB5798">
      <w:pPr>
        <w:pStyle w:val="BodyText"/>
        <w:rPr>
          <w:lang w:val="fr-BE"/>
        </w:rPr>
      </w:pPr>
      <w:r w:rsidRPr="00C64BEB">
        <w:rPr>
          <w:lang w:val="fr-BE"/>
        </w:rPr>
        <w:t>Toute adaptation des supports, emballages, notices ou documents commerciaux au marché européen pourra être réalisée par VetalyX lorsque cela est nécessaire à la conformité réglementaire, à la compréhension des clients ou à l’efficacité commerciale.</w:t>
      </w:r>
    </w:p>
    <w:p w14:paraId="686BFAEC" w14:textId="2B09C532"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pourront convenir d’une stratégie de co-branding associant les marques Diaho et VetalyX.</w:t>
      </w:r>
    </w:p>
    <w:p w14:paraId="686BFAED" w14:textId="77777777" w:rsidR="00646FB4" w:rsidRPr="00C64BEB" w:rsidRDefault="00BB5798">
      <w:pPr>
        <w:pStyle w:val="BodyText"/>
        <w:rPr>
          <w:lang w:val="fr-BE"/>
        </w:rPr>
      </w:pPr>
      <w:r w:rsidRPr="00C64BEB">
        <w:rPr>
          <w:lang w:val="fr-BE"/>
        </w:rPr>
        <w:t>Tout support public majeur utilisant les marques de l’autre Partie devra faire l’objet d’une validation préalable, laquelle ne pourra être refusée sans motif raisonnable.</w:t>
      </w:r>
    </w:p>
    <w:p w14:paraId="686BFAEE" w14:textId="77777777" w:rsidR="00646FB4" w:rsidRDefault="00EB3A05">
      <w:r>
        <w:rPr>
          <w:noProof/>
        </w:rPr>
      </w:r>
      <w:r>
        <w:pict w14:anchorId="3AE703E5">
          <v:rect id="Horizontal Line 22" o:spid="_x0000_s1055"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EF" w14:textId="77777777" w:rsidR="00646FB4" w:rsidRPr="00C64BEB" w:rsidRDefault="00BB5798">
      <w:pPr>
        <w:pStyle w:val="Heading2"/>
        <w:rPr>
          <w:lang w:val="fr-BE"/>
        </w:rPr>
      </w:pPr>
      <w:bookmarkStart w:id="29" w:name="article-23-confidentialité"/>
      <w:bookmarkEnd w:id="28"/>
      <w:r w:rsidRPr="00C64BEB">
        <w:rPr>
          <w:rFonts w:ascii="Arial" w:eastAsia="Arial" w:hAnsi="Arial"/>
          <w:lang w:val="fr-BE"/>
        </w:rPr>
        <w:t>Article 23 — Confidentialité</w:t>
      </w:r>
    </w:p>
    <w:p w14:paraId="686BFAF0" w14:textId="77777777" w:rsidR="00646FB4" w:rsidRPr="00C64BEB" w:rsidRDefault="00BB5798">
      <w:pPr>
        <w:pStyle w:val="FirstParagraph"/>
        <w:rPr>
          <w:lang w:val="fr-BE"/>
        </w:rPr>
      </w:pPr>
      <w:r w:rsidRPr="00C64BEB">
        <w:rPr>
          <w:lang w:val="fr-BE"/>
        </w:rPr>
        <w:t>Chaque Partie s’engage à conserver strictement confidentielles toutes les informations techniques, commerciales, scientifiques, financières, réglementaires, stratégiques ou industrielles reçues de l’autre Partie dans le cadre du Contrat.</w:t>
      </w:r>
    </w:p>
    <w:p w14:paraId="686BFAF1" w14:textId="30DECD22" w:rsidR="00646FB4" w:rsidRPr="00C64BEB" w:rsidRDefault="00BB5798">
      <w:pPr>
        <w:pStyle w:val="BodyText"/>
        <w:rPr>
          <w:lang w:val="fr-BE"/>
        </w:rPr>
      </w:pPr>
      <w:r w:rsidRPr="00C64BEB">
        <w:rPr>
          <w:lang w:val="fr-BE"/>
        </w:rPr>
        <w:t xml:space="preserve">Cette obligation s’applique notamment aux informations relatives aux Produits, au Savoir-Faire, aux dossiers réglementaires, aux clients, aux prix, aux fournisseurs, aux partenaires, aux méthodes de fabrication, aux plans commerciaux et aux discussions entre les </w:t>
      </w:r>
      <w:r w:rsidR="00C306E8">
        <w:rPr>
          <w:lang w:val="fr-BE"/>
        </w:rPr>
        <w:t>Parties</w:t>
      </w:r>
      <w:r w:rsidRPr="00C64BEB">
        <w:rPr>
          <w:lang w:val="fr-BE"/>
        </w:rPr>
        <w:t>.</w:t>
      </w:r>
    </w:p>
    <w:p w14:paraId="686BFAF2" w14:textId="77777777" w:rsidR="00646FB4" w:rsidRPr="00C64BEB" w:rsidRDefault="00BB5798">
      <w:pPr>
        <w:pStyle w:val="BodyText"/>
        <w:rPr>
          <w:lang w:val="fr-BE"/>
        </w:rPr>
      </w:pPr>
      <w:r w:rsidRPr="00C64BEB">
        <w:rPr>
          <w:lang w:val="fr-BE"/>
        </w:rPr>
        <w:t>Les informations confidentielles ne pourront être utilisées que pour les besoins du Contrat et ne pourront être communiquées à des tiers sans accord écrit préalable, sauf obligation légale, réglementaire ou judiciaire.</w:t>
      </w:r>
    </w:p>
    <w:p w14:paraId="686BFAF3" w14:textId="77777777" w:rsidR="00646FB4" w:rsidRPr="00C64BEB" w:rsidRDefault="00BB5798">
      <w:pPr>
        <w:pStyle w:val="BodyText"/>
        <w:rPr>
          <w:lang w:val="fr-BE"/>
        </w:rPr>
      </w:pPr>
      <w:r w:rsidRPr="00C64BEB">
        <w:rPr>
          <w:lang w:val="fr-BE"/>
        </w:rPr>
        <w:t>Les obligations de confidentialité resteront en vigueur pendant toute la durée du Contrat et pendant une période de [dix] ans après sa cessation, quelle qu’en soit la cause.</w:t>
      </w:r>
    </w:p>
    <w:p w14:paraId="686BFAF4" w14:textId="77777777" w:rsidR="00646FB4" w:rsidRDefault="00EB3A05">
      <w:r>
        <w:rPr>
          <w:noProof/>
        </w:rPr>
      </w:r>
      <w:r>
        <w:pict w14:anchorId="718E5CF6">
          <v:rect id="Horizontal Line 23" o:spid="_x0000_s1054"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F5" w14:textId="77777777" w:rsidR="00646FB4" w:rsidRPr="00C64BEB" w:rsidRDefault="00BB5798">
      <w:pPr>
        <w:pStyle w:val="Heading2"/>
        <w:rPr>
          <w:lang w:val="fr-BE"/>
        </w:rPr>
      </w:pPr>
      <w:bookmarkStart w:id="30" w:name="X721920864d20f217107a3725ca1eea9971d179a"/>
      <w:bookmarkEnd w:id="29"/>
      <w:r w:rsidRPr="00C64BEB">
        <w:rPr>
          <w:rFonts w:ascii="Arial" w:eastAsia="Arial" w:hAnsi="Arial"/>
          <w:lang w:val="fr-BE"/>
        </w:rPr>
        <w:t>Article 24 — Non-concurrence et non-contournement</w:t>
      </w:r>
    </w:p>
    <w:p w14:paraId="686BFAF6" w14:textId="77777777" w:rsidR="00646FB4" w:rsidRPr="00C64BEB" w:rsidRDefault="00BB5798">
      <w:pPr>
        <w:pStyle w:val="FirstParagraph"/>
        <w:rPr>
          <w:lang w:val="fr-BE"/>
        </w:rPr>
      </w:pPr>
      <w:r w:rsidRPr="00C64BEB">
        <w:rPr>
          <w:lang w:val="fr-BE"/>
        </w:rPr>
        <w:t>Diaho s’interdit, directement ou indirectement, pendant toute la durée du Contrat, de concurrencer, contourner ou faire contourner VetalyX sur le Territoire pour les Produits.</w:t>
      </w:r>
    </w:p>
    <w:p w14:paraId="686BFAF7" w14:textId="77777777" w:rsidR="00646FB4" w:rsidRPr="00C64BEB" w:rsidRDefault="00BB5798">
      <w:pPr>
        <w:pStyle w:val="BodyText"/>
        <w:rPr>
          <w:lang w:val="fr-BE"/>
        </w:rPr>
      </w:pPr>
      <w:r w:rsidRPr="00C64BEB">
        <w:rPr>
          <w:lang w:val="fr-BE"/>
        </w:rPr>
        <w:t>Cette interdiction s’applique notamment à toute vente, promotion, distribution, enregistrement, offre, négociation, introduction commerciale, accord de distribution ou relation directe avec un client, prospect, distributeur, laboratoire, groupe vétérinaire, clinique, autorité ou partenaire situé sur le Territoire.</w:t>
      </w:r>
    </w:p>
    <w:p w14:paraId="686BFAF8" w14:textId="77777777" w:rsidR="00646FB4" w:rsidRPr="00C64BEB" w:rsidRDefault="00BB5798">
      <w:pPr>
        <w:pStyle w:val="BodyText"/>
        <w:rPr>
          <w:lang w:val="fr-BE"/>
        </w:rPr>
      </w:pPr>
      <w:r w:rsidRPr="00C64BEB">
        <w:rPr>
          <w:lang w:val="fr-BE"/>
        </w:rPr>
        <w:t>Diaho garantit que cette obligation sera respectée par ses Sociétés Liées.</w:t>
      </w:r>
    </w:p>
    <w:p w14:paraId="686BFAF9" w14:textId="77777777" w:rsidR="00646FB4" w:rsidRPr="00C64BEB" w:rsidRDefault="00BB5798">
      <w:pPr>
        <w:pStyle w:val="BodyText"/>
        <w:rPr>
          <w:lang w:val="fr-BE"/>
        </w:rPr>
      </w:pPr>
      <w:r w:rsidRPr="00C64BEB">
        <w:rPr>
          <w:lang w:val="fr-BE"/>
        </w:rPr>
        <w:t>Diaho s’interdit également d’utiliser ou transmettre à un tiers les contacts, prospects, données clients, informations commerciales, dossiers réglementaires, documents ou opportunités identifiés ou développés par VetalyX.</w:t>
      </w:r>
    </w:p>
    <w:p w14:paraId="686BFAFA" w14:textId="77777777" w:rsidR="00646FB4" w:rsidRPr="00C64BEB" w:rsidRDefault="00BB5798">
      <w:pPr>
        <w:pStyle w:val="BodyText"/>
        <w:rPr>
          <w:lang w:val="fr-BE"/>
        </w:rPr>
      </w:pPr>
      <w:r w:rsidRPr="00C64BEB">
        <w:rPr>
          <w:lang w:val="fr-BE"/>
        </w:rPr>
        <w:t>Toute violation de la présente clause sera considérée comme un manquement grave ouvrant droit à réparation intégrale du préjudice subi par VetalyX, sans préjudice de toute mesure d’interdiction ou d’urgence.</w:t>
      </w:r>
    </w:p>
    <w:p w14:paraId="686BFAFB" w14:textId="77777777" w:rsidR="00646FB4" w:rsidRDefault="00EB3A05">
      <w:r>
        <w:rPr>
          <w:noProof/>
        </w:rPr>
      </w:r>
      <w:r>
        <w:pict w14:anchorId="19D3CDA4">
          <v:rect id="Horizontal Line 24" o:spid="_x0000_s1053"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AFC" w14:textId="77777777" w:rsidR="00646FB4" w:rsidRPr="00C64BEB" w:rsidRDefault="00BB5798">
      <w:pPr>
        <w:pStyle w:val="Heading2"/>
        <w:rPr>
          <w:lang w:val="fr-BE"/>
        </w:rPr>
      </w:pPr>
      <w:bookmarkStart w:id="31" w:name="article-25-droit-de-premier-refus"/>
      <w:bookmarkEnd w:id="30"/>
      <w:r w:rsidRPr="00C64BEB">
        <w:rPr>
          <w:rFonts w:ascii="Arial" w:eastAsia="Arial" w:hAnsi="Arial"/>
          <w:lang w:val="fr-BE"/>
        </w:rPr>
        <w:t>Article 25 — Droit de premier refus</w:t>
      </w:r>
    </w:p>
    <w:p w14:paraId="686BFAFD" w14:textId="77777777" w:rsidR="00646FB4" w:rsidRPr="00C64BEB" w:rsidRDefault="00BB5798">
      <w:pPr>
        <w:pStyle w:val="FirstParagraph"/>
        <w:rPr>
          <w:lang w:val="fr-BE"/>
        </w:rPr>
      </w:pPr>
      <w:r w:rsidRPr="00C64BEB">
        <w:rPr>
          <w:lang w:val="fr-BE"/>
        </w:rPr>
        <w:t>Diaho accorde à VetalyX un droit de premier refus sur tout Produit Futur destiné ou susceptible d’être destiné au Territoire.</w:t>
      </w:r>
    </w:p>
    <w:p w14:paraId="686BFAFE" w14:textId="77777777" w:rsidR="00646FB4" w:rsidRPr="00C64BEB" w:rsidRDefault="00BB5798">
      <w:pPr>
        <w:pStyle w:val="BodyText"/>
        <w:rPr>
          <w:lang w:val="fr-BE"/>
        </w:rPr>
      </w:pPr>
      <w:r w:rsidRPr="00C64BEB">
        <w:rPr>
          <w:lang w:val="fr-BE"/>
        </w:rPr>
        <w:t>Avant de proposer, négocier, distribuer, vendre ou faire distribuer un Produit Futur à un tiers sur le Territoire, Diaho devra le proposer prioritairement à VetalyX par écrit, en communiquant les informations techniques, réglementaires, scientifiques, commerciales et économiques raisonnablement nécessaires à son évaluation.</w:t>
      </w:r>
    </w:p>
    <w:p w14:paraId="686BFAFF" w14:textId="77777777" w:rsidR="00646FB4" w:rsidRPr="00C64BEB" w:rsidRDefault="00BB5798">
      <w:pPr>
        <w:pStyle w:val="BodyText"/>
        <w:rPr>
          <w:lang w:val="fr-BE"/>
        </w:rPr>
      </w:pPr>
      <w:r w:rsidRPr="00C64BEB">
        <w:rPr>
          <w:lang w:val="fr-BE"/>
        </w:rPr>
        <w:t>VetalyX disposera d’un délai de [soixante/quatre-vingt-dix] jours à compter de la réception d’un dossier complet pour notifier son intérêt.</w:t>
      </w:r>
    </w:p>
    <w:p w14:paraId="686BFB00" w14:textId="6E704D24" w:rsidR="00646FB4" w:rsidRPr="00C64BEB" w:rsidRDefault="00BB5798">
      <w:pPr>
        <w:pStyle w:val="BodyText"/>
        <w:rPr>
          <w:lang w:val="fr-BE"/>
        </w:rPr>
      </w:pPr>
      <w:r w:rsidRPr="00C64BEB">
        <w:rPr>
          <w:lang w:val="fr-BE"/>
        </w:rPr>
        <w:t xml:space="preserve">En cas d’intérêt de VetalyX, les </w:t>
      </w:r>
      <w:r w:rsidR="00C306E8">
        <w:rPr>
          <w:lang w:val="fr-BE"/>
        </w:rPr>
        <w:t>Parties</w:t>
      </w:r>
      <w:r w:rsidRPr="00C64BEB">
        <w:rPr>
          <w:lang w:val="fr-BE"/>
        </w:rPr>
        <w:t xml:space="preserve"> négocieront de bonne foi les conditions d’intégration du Produit Futur au Contrat.</w:t>
      </w:r>
    </w:p>
    <w:p w14:paraId="686BFB01" w14:textId="77777777" w:rsidR="00646FB4" w:rsidRPr="00C64BEB" w:rsidRDefault="00BB5798">
      <w:pPr>
        <w:pStyle w:val="BodyText"/>
        <w:rPr>
          <w:lang w:val="fr-BE"/>
        </w:rPr>
      </w:pPr>
      <w:r w:rsidRPr="00C64BEB">
        <w:rPr>
          <w:lang w:val="fr-BE"/>
        </w:rPr>
        <w:t>Diaho ne pourra proposer le Produit Futur à un tiers sur le Territoire à des conditions plus favorables que celles proposées à VetalyX sans offrir préalablement ces mêmes conditions à VetalyX.</w:t>
      </w:r>
    </w:p>
    <w:p w14:paraId="686BFB02" w14:textId="77777777" w:rsidR="00646FB4" w:rsidRDefault="00EB3A05">
      <w:r>
        <w:rPr>
          <w:noProof/>
        </w:rPr>
      </w:r>
      <w:r>
        <w:pict w14:anchorId="20022DF9">
          <v:rect id="Horizontal Line 25" o:spid="_x0000_s1052"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03" w14:textId="77777777" w:rsidR="00646FB4" w:rsidRPr="00C64BEB" w:rsidRDefault="00BB5798">
      <w:pPr>
        <w:pStyle w:val="Heading2"/>
        <w:rPr>
          <w:lang w:val="fr-BE"/>
        </w:rPr>
      </w:pPr>
      <w:bookmarkStart w:id="32" w:name="X07ece149226efabafa60a22bd71cb76c55e5e30"/>
      <w:bookmarkEnd w:id="31"/>
      <w:r w:rsidRPr="00C64BEB">
        <w:rPr>
          <w:rFonts w:ascii="Arial" w:eastAsia="Arial" w:hAnsi="Arial"/>
          <w:lang w:val="fr-BE"/>
        </w:rPr>
        <w:t>Article 26 — Produits de sociétés partenaires de Diaho</w:t>
      </w:r>
    </w:p>
    <w:p w14:paraId="686BFB04" w14:textId="77777777" w:rsidR="00646FB4" w:rsidRPr="00C64BEB" w:rsidRDefault="00BB5798">
      <w:pPr>
        <w:pStyle w:val="FirstParagraph"/>
        <w:rPr>
          <w:lang w:val="fr-BE"/>
        </w:rPr>
      </w:pPr>
      <w:r w:rsidRPr="00C64BEB">
        <w:rPr>
          <w:lang w:val="fr-BE"/>
        </w:rPr>
        <w:t>Le présent Contrat pourra couvrir des produits fabriqués, développés ou détenus par des sociétés chinoises tierces, dès lors que ces produits sont proposés à VetalyX par Diaho ou par l’intermédiaire de Diaho.</w:t>
      </w:r>
    </w:p>
    <w:p w14:paraId="686BFB05" w14:textId="77777777" w:rsidR="00646FB4" w:rsidRPr="00C64BEB" w:rsidRDefault="00BB5798">
      <w:pPr>
        <w:pStyle w:val="BodyText"/>
        <w:rPr>
          <w:lang w:val="fr-BE"/>
        </w:rPr>
      </w:pPr>
      <w:r w:rsidRPr="00C64BEB">
        <w:rPr>
          <w:lang w:val="fr-BE"/>
        </w:rPr>
        <w:t>Diaho garantit qu’elle disposera des droits nécessaires pour proposer ces produits à VetalyX ou fera en sorte que les sociétés concernées adhèrent aux obligations essentielles du présent Contrat.</w:t>
      </w:r>
    </w:p>
    <w:p w14:paraId="686BFB06" w14:textId="77777777" w:rsidR="00646FB4" w:rsidRPr="00C64BEB" w:rsidRDefault="00BB5798">
      <w:pPr>
        <w:pStyle w:val="BodyText"/>
        <w:rPr>
          <w:lang w:val="fr-BE"/>
        </w:rPr>
      </w:pPr>
      <w:r w:rsidRPr="00C64BEB">
        <w:rPr>
          <w:lang w:val="fr-BE"/>
        </w:rPr>
        <w:t>L’intégration de tels produits fera l’objet d’un avenant ou d’une annexe précisant notamment :</w:t>
      </w:r>
    </w:p>
    <w:p w14:paraId="686BFB07" w14:textId="77777777" w:rsidR="00646FB4" w:rsidRDefault="00BB5798">
      <w:pPr>
        <w:pStyle w:val="Compact"/>
        <w:numPr>
          <w:ilvl w:val="0"/>
          <w:numId w:val="12"/>
        </w:numPr>
        <w:ind w:left="312" w:hanging="142"/>
      </w:pPr>
      <w:r>
        <w:t>le fabricant réel ;</w:t>
      </w:r>
    </w:p>
    <w:p w14:paraId="686BFB08" w14:textId="77777777" w:rsidR="00646FB4" w:rsidRDefault="00BB5798">
      <w:pPr>
        <w:pStyle w:val="Compact"/>
        <w:numPr>
          <w:ilvl w:val="0"/>
          <w:numId w:val="12"/>
        </w:numPr>
        <w:ind w:left="312" w:hanging="142"/>
      </w:pPr>
      <w:r>
        <w:t>les droits de Diaho ;</w:t>
      </w:r>
    </w:p>
    <w:p w14:paraId="686BFB09" w14:textId="77777777" w:rsidR="00646FB4" w:rsidRDefault="00BB5798">
      <w:pPr>
        <w:pStyle w:val="Compact"/>
        <w:numPr>
          <w:ilvl w:val="0"/>
          <w:numId w:val="12"/>
        </w:numPr>
        <w:ind w:left="312" w:hanging="142"/>
      </w:pPr>
      <w:r>
        <w:t>les conditions commerciales ;</w:t>
      </w:r>
    </w:p>
    <w:p w14:paraId="686BFB0A" w14:textId="77777777" w:rsidR="00646FB4" w:rsidRDefault="00BB5798">
      <w:pPr>
        <w:pStyle w:val="Compact"/>
        <w:numPr>
          <w:ilvl w:val="0"/>
          <w:numId w:val="12"/>
        </w:numPr>
        <w:ind w:left="312" w:hanging="142"/>
      </w:pPr>
      <w:r>
        <w:t>les responsabilités qualité ;</w:t>
      </w:r>
    </w:p>
    <w:p w14:paraId="686BFB0B" w14:textId="77777777" w:rsidR="00646FB4" w:rsidRDefault="00BB5798">
      <w:pPr>
        <w:pStyle w:val="Compact"/>
        <w:numPr>
          <w:ilvl w:val="0"/>
          <w:numId w:val="12"/>
        </w:numPr>
        <w:ind w:left="312" w:hanging="142"/>
      </w:pPr>
      <w:r>
        <w:t>la documentation technique ;</w:t>
      </w:r>
    </w:p>
    <w:p w14:paraId="686BFB0C" w14:textId="77777777" w:rsidR="00646FB4" w:rsidRDefault="00BB5798">
      <w:pPr>
        <w:pStyle w:val="Compact"/>
        <w:numPr>
          <w:ilvl w:val="0"/>
          <w:numId w:val="12"/>
        </w:numPr>
        <w:ind w:left="312" w:hanging="142"/>
      </w:pPr>
      <w:r>
        <w:t>les conditions réglementaires ;</w:t>
      </w:r>
    </w:p>
    <w:p w14:paraId="686BFB0D" w14:textId="77777777" w:rsidR="00646FB4" w:rsidRDefault="00BB5798">
      <w:pPr>
        <w:pStyle w:val="Compact"/>
        <w:numPr>
          <w:ilvl w:val="0"/>
          <w:numId w:val="12"/>
        </w:numPr>
        <w:ind w:left="312" w:hanging="142"/>
      </w:pPr>
      <w:r>
        <w:t>les garanties ;</w:t>
      </w:r>
    </w:p>
    <w:p w14:paraId="686BFB0E" w14:textId="77777777" w:rsidR="00646FB4" w:rsidRDefault="00BB5798">
      <w:pPr>
        <w:pStyle w:val="Compact"/>
        <w:numPr>
          <w:ilvl w:val="0"/>
          <w:numId w:val="12"/>
        </w:numPr>
        <w:ind w:left="312" w:hanging="142"/>
      </w:pPr>
      <w:r>
        <w:t>les droits d’enregistrement ;</w:t>
      </w:r>
    </w:p>
    <w:p w14:paraId="686BFB0F" w14:textId="77777777" w:rsidR="00646FB4" w:rsidRPr="00C64BEB" w:rsidRDefault="00BB5798">
      <w:pPr>
        <w:pStyle w:val="Compact"/>
        <w:numPr>
          <w:ilvl w:val="0"/>
          <w:numId w:val="12"/>
        </w:numPr>
        <w:ind w:left="312" w:hanging="142"/>
        <w:rPr>
          <w:lang w:val="fr-BE"/>
        </w:rPr>
      </w:pPr>
      <w:r w:rsidRPr="00C64BEB">
        <w:rPr>
          <w:lang w:val="fr-BE"/>
        </w:rPr>
        <w:t>les conditions de distribution exclusive.</w:t>
      </w:r>
    </w:p>
    <w:p w14:paraId="686BFB10" w14:textId="77777777" w:rsidR="00646FB4" w:rsidRDefault="00EB3A05">
      <w:r>
        <w:rPr>
          <w:noProof/>
        </w:rPr>
      </w:r>
      <w:r>
        <w:pict w14:anchorId="7CA0D2A6">
          <v:rect id="Horizontal Line 26" o:spid="_x0000_s1051"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11" w14:textId="77777777" w:rsidR="00646FB4" w:rsidRPr="00C64BEB" w:rsidRDefault="00BB5798">
      <w:pPr>
        <w:pStyle w:val="Heading2"/>
        <w:rPr>
          <w:lang w:val="fr-BE"/>
        </w:rPr>
      </w:pPr>
      <w:bookmarkStart w:id="33" w:name="article-27-responsabilité-et-garanties"/>
      <w:bookmarkEnd w:id="32"/>
      <w:r w:rsidRPr="00C64BEB">
        <w:rPr>
          <w:rFonts w:ascii="Arial" w:eastAsia="Arial" w:hAnsi="Arial"/>
          <w:lang w:val="fr-BE"/>
        </w:rPr>
        <w:t>Article 27 — Responsabilité et garanties</w:t>
      </w:r>
    </w:p>
    <w:p w14:paraId="686BFB12" w14:textId="77777777" w:rsidR="00646FB4" w:rsidRPr="00C64BEB" w:rsidRDefault="00BB5798">
      <w:pPr>
        <w:pStyle w:val="FirstParagraph"/>
        <w:rPr>
          <w:lang w:val="fr-BE"/>
        </w:rPr>
      </w:pPr>
      <w:r w:rsidRPr="00C64BEB">
        <w:rPr>
          <w:lang w:val="fr-BE"/>
        </w:rPr>
        <w:t>Diaho garantit que les Produits fournis seront conformes aux spécifications, documents techniques, normes qualité déclarées et informations transmises à VetalyX.</w:t>
      </w:r>
    </w:p>
    <w:p w14:paraId="686BFB13" w14:textId="77777777" w:rsidR="00646FB4" w:rsidRPr="00C64BEB" w:rsidRDefault="00BB5798">
      <w:pPr>
        <w:pStyle w:val="BodyText"/>
        <w:rPr>
          <w:lang w:val="fr-BE"/>
        </w:rPr>
      </w:pPr>
      <w:r w:rsidRPr="00C64BEB">
        <w:rPr>
          <w:lang w:val="fr-BE"/>
        </w:rPr>
        <w:t>Diaho garantit que les Produits ne violent pas les droits de propriété intellectuelle de tiers, à sa connaissance, et qu’elle dispose des droits nécessaires pour les fabriquer, vendre et fournir à VetalyX.</w:t>
      </w:r>
    </w:p>
    <w:p w14:paraId="686BFB14" w14:textId="77777777" w:rsidR="00646FB4" w:rsidRPr="00C64BEB" w:rsidRDefault="00BB5798">
      <w:pPr>
        <w:pStyle w:val="BodyText"/>
        <w:rPr>
          <w:lang w:val="fr-BE"/>
        </w:rPr>
      </w:pPr>
      <w:r w:rsidRPr="00C64BEB">
        <w:rPr>
          <w:lang w:val="fr-BE"/>
        </w:rPr>
        <w:t>Diaho indemnisera VetalyX de toute conséquence dommageable résultant d’un défaut de conception, fabrication, information, documentation, qualité, conformité ou propriété intellectuelle imputable à Diaho.</w:t>
      </w:r>
    </w:p>
    <w:p w14:paraId="686BFB15" w14:textId="77777777" w:rsidR="00646FB4" w:rsidRPr="00C64BEB" w:rsidRDefault="00BB5798">
      <w:pPr>
        <w:pStyle w:val="BodyText"/>
        <w:rPr>
          <w:lang w:val="fr-BE"/>
        </w:rPr>
      </w:pPr>
      <w:r w:rsidRPr="00C64BEB">
        <w:rPr>
          <w:lang w:val="fr-BE"/>
        </w:rPr>
        <w:t>VetalyX sera responsable des fautes directement imputables à ses propres actions de distribution, promotion ou représentation, sous réserve de l’exactitude des informations fournies par Diaho.</w:t>
      </w:r>
    </w:p>
    <w:p w14:paraId="686BFB16" w14:textId="77777777" w:rsidR="00646FB4" w:rsidRPr="00C64BEB" w:rsidRDefault="00BB5798">
      <w:pPr>
        <w:pStyle w:val="BodyText"/>
        <w:rPr>
          <w:lang w:val="fr-BE"/>
        </w:rPr>
      </w:pPr>
      <w:r w:rsidRPr="00C64BEB">
        <w:rPr>
          <w:lang w:val="fr-BE"/>
        </w:rPr>
        <w:lastRenderedPageBreak/>
        <w:t>Aucune Partie ne sera responsable des dommages indirects, sauf faute lourde, dol, violation de confidentialité, violation de non-contournement, atteinte aux droits de propriété intellectuelle ou obligation d’indemnisation liée à un tiers.</w:t>
      </w:r>
    </w:p>
    <w:p w14:paraId="686BFB17" w14:textId="77777777" w:rsidR="00646FB4" w:rsidRDefault="00EB3A05">
      <w:r>
        <w:rPr>
          <w:noProof/>
        </w:rPr>
      </w:r>
      <w:r>
        <w:pict w14:anchorId="12BCB190">
          <v:rect id="Horizontal Line 27" o:spid="_x0000_s1050"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18" w14:textId="77777777" w:rsidR="00646FB4" w:rsidRPr="00C64BEB" w:rsidRDefault="00BB5798">
      <w:pPr>
        <w:pStyle w:val="Heading2"/>
        <w:rPr>
          <w:lang w:val="fr-BE"/>
        </w:rPr>
      </w:pPr>
      <w:bookmarkStart w:id="34" w:name="article-28-assurance"/>
      <w:bookmarkEnd w:id="33"/>
      <w:r w:rsidRPr="00C64BEB">
        <w:rPr>
          <w:rFonts w:ascii="Arial" w:eastAsia="Arial" w:hAnsi="Arial"/>
          <w:lang w:val="fr-BE"/>
        </w:rPr>
        <w:t>Article 28 — Assurance</w:t>
      </w:r>
    </w:p>
    <w:p w14:paraId="686BFB19" w14:textId="77777777" w:rsidR="00646FB4" w:rsidRPr="00C64BEB" w:rsidRDefault="00BB5798">
      <w:pPr>
        <w:pStyle w:val="FirstParagraph"/>
        <w:rPr>
          <w:lang w:val="fr-BE"/>
        </w:rPr>
      </w:pPr>
      <w:r w:rsidRPr="00C64BEB">
        <w:rPr>
          <w:lang w:val="fr-BE"/>
        </w:rPr>
        <w:t>Chaque Partie s’engage à maintenir pendant la durée du Contrat une assurance appropriée couvrant ses activités, responsabilités et risques liés à l’exécution du Contrat.</w:t>
      </w:r>
    </w:p>
    <w:p w14:paraId="686BFB1A" w14:textId="77777777" w:rsidR="00646FB4" w:rsidRPr="00C64BEB" w:rsidRDefault="00BB5798">
      <w:pPr>
        <w:pStyle w:val="BodyText"/>
        <w:rPr>
          <w:lang w:val="fr-BE"/>
        </w:rPr>
      </w:pPr>
      <w:r w:rsidRPr="00C64BEB">
        <w:rPr>
          <w:lang w:val="fr-BE"/>
        </w:rPr>
        <w:t>Diaho devra notamment maintenir une assurance couvrant les risques liés à la fabrication, la qualité, la conformité et la responsabilité produit.</w:t>
      </w:r>
    </w:p>
    <w:p w14:paraId="686BFB1B" w14:textId="77777777" w:rsidR="00646FB4" w:rsidRPr="00C64BEB" w:rsidRDefault="00BB5798">
      <w:pPr>
        <w:pStyle w:val="BodyText"/>
        <w:rPr>
          <w:lang w:val="fr-BE"/>
        </w:rPr>
      </w:pPr>
      <w:r w:rsidRPr="00C64BEB">
        <w:rPr>
          <w:lang w:val="fr-BE"/>
        </w:rPr>
        <w:t>VetalyX devra maintenir une assurance couvrant ses activités de distribution, représentation réglementaire et développement commercial.</w:t>
      </w:r>
    </w:p>
    <w:p w14:paraId="686BFB1C" w14:textId="77777777" w:rsidR="00646FB4" w:rsidRPr="00C64BEB" w:rsidRDefault="00BB5798">
      <w:pPr>
        <w:pStyle w:val="BodyText"/>
        <w:rPr>
          <w:lang w:val="fr-BE"/>
        </w:rPr>
      </w:pPr>
      <w:r w:rsidRPr="00C64BEB">
        <w:rPr>
          <w:lang w:val="fr-BE"/>
        </w:rPr>
        <w:t>Chaque Partie fournira à l’autre, sur demande raisonnable, une attestation d’assurance.</w:t>
      </w:r>
    </w:p>
    <w:p w14:paraId="686BFB1D" w14:textId="77777777" w:rsidR="00646FB4" w:rsidRDefault="00EB3A05">
      <w:r>
        <w:rPr>
          <w:noProof/>
        </w:rPr>
      </w:r>
      <w:r>
        <w:pict w14:anchorId="40532751">
          <v:rect id="Horizontal Line 28" o:spid="_x0000_s1049"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1E" w14:textId="77777777" w:rsidR="00646FB4" w:rsidRPr="00C64BEB" w:rsidRDefault="00BB5798">
      <w:pPr>
        <w:pStyle w:val="Heading2"/>
        <w:rPr>
          <w:lang w:val="fr-BE"/>
        </w:rPr>
      </w:pPr>
      <w:bookmarkStart w:id="35" w:name="article-29-audit"/>
      <w:bookmarkEnd w:id="34"/>
      <w:r w:rsidRPr="00C64BEB">
        <w:rPr>
          <w:rFonts w:ascii="Arial" w:eastAsia="Arial" w:hAnsi="Arial"/>
          <w:lang w:val="fr-BE"/>
        </w:rPr>
        <w:t>Article 29 — Audit</w:t>
      </w:r>
    </w:p>
    <w:p w14:paraId="524986FD" w14:textId="53271230" w:rsidR="00B275C1" w:rsidRDefault="00B275C1" w:rsidP="00C002C9">
      <w:pPr>
        <w:pStyle w:val="BodyText"/>
        <w:rPr>
          <w:strike/>
          <w:lang w:val="fr-BE"/>
        </w:rPr>
      </w:pPr>
    </w:p>
    <w:p w14:paraId="0FFD504D" w14:textId="2B0DFA56" w:rsidR="00C002C9" w:rsidRPr="00C002C9" w:rsidRDefault="00C002C9" w:rsidP="00C002C9">
      <w:pPr>
        <w:pStyle w:val="BodyText"/>
        <w:rPr>
          <w:lang w:val="fr-BE"/>
        </w:rPr>
      </w:pPr>
      <w:r w:rsidRPr="00C002C9">
        <w:rPr>
          <w:lang w:val="fr-BE"/>
        </w:rPr>
        <w:t>VetalyX pourra, moyennant un préavis raisonnable, organiser ou faire organiser un audit de Diaho, et/ou de tout fabricant ou sous-traitant critique intervenant dans la conception, la fabrication, le contrôle, la libération ou la fourniture des Produits.</w:t>
      </w:r>
    </w:p>
    <w:p w14:paraId="03FE6175" w14:textId="77777777" w:rsidR="00C002C9" w:rsidRPr="00C002C9" w:rsidRDefault="00C002C9" w:rsidP="00C002C9">
      <w:pPr>
        <w:pStyle w:val="BodyText"/>
        <w:rPr>
          <w:lang w:val="fr-BE"/>
        </w:rPr>
      </w:pPr>
      <w:r w:rsidRPr="00C002C9">
        <w:rPr>
          <w:lang w:val="fr-BE"/>
        </w:rPr>
        <w:t>Ces audits pourront notamment porter sur le système qualité, la fabrication, le contrôle qualité, la traçabilité, la documentation technique et réglementaire, la gestion des changements, des non-conformités et des réclamations, ainsi que sur tout élément raisonnablement nécessaire pour vérifier le respect des obligations applicables aux Produits et au présent Contrat.</w:t>
      </w:r>
    </w:p>
    <w:p w14:paraId="50ED83EB" w14:textId="5FFD04C5" w:rsidR="00C002C9" w:rsidRPr="00C002C9" w:rsidRDefault="00C002C9" w:rsidP="00C002C9">
      <w:pPr>
        <w:pStyle w:val="BodyText"/>
        <w:rPr>
          <w:lang w:val="fr-BE"/>
        </w:rPr>
      </w:pPr>
      <w:r w:rsidRPr="00C002C9">
        <w:rPr>
          <w:lang w:val="fr-BE"/>
        </w:rPr>
        <w:t xml:space="preserve">Les modalités détaillées des audits relatifs aux aspects qualité et réglementaires sont définies dans le Quality Agreement conclu entre les </w:t>
      </w:r>
      <w:r w:rsidR="00C306E8">
        <w:rPr>
          <w:lang w:val="fr-BE"/>
        </w:rPr>
        <w:t>Parties</w:t>
      </w:r>
      <w:r w:rsidRPr="00C002C9">
        <w:rPr>
          <w:lang w:val="fr-BE"/>
        </w:rPr>
        <w:t>.</w:t>
      </w:r>
    </w:p>
    <w:p w14:paraId="6BBA4189" w14:textId="77777777" w:rsidR="00C002C9" w:rsidRPr="00C64BEB" w:rsidRDefault="00C002C9">
      <w:pPr>
        <w:pStyle w:val="BodyText"/>
        <w:rPr>
          <w:lang w:val="fr-BE"/>
        </w:rPr>
      </w:pPr>
    </w:p>
    <w:p w14:paraId="686BFB22" w14:textId="77777777" w:rsidR="00646FB4" w:rsidRDefault="00EB3A05">
      <w:r>
        <w:rPr>
          <w:noProof/>
        </w:rPr>
      </w:r>
      <w:r>
        <w:pict w14:anchorId="51A3BD1E">
          <v:rect id="Horizontal Line 29" o:spid="_x0000_s1048"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23" w14:textId="77777777" w:rsidR="00646FB4" w:rsidRPr="00C64BEB" w:rsidRDefault="00BB5798">
      <w:pPr>
        <w:pStyle w:val="Heading2"/>
        <w:rPr>
          <w:lang w:val="fr-BE"/>
        </w:rPr>
      </w:pPr>
      <w:bookmarkStart w:id="36" w:name="article-30-résiliation-anticipée"/>
      <w:bookmarkEnd w:id="35"/>
      <w:r w:rsidRPr="00C64BEB">
        <w:rPr>
          <w:rFonts w:ascii="Arial" w:eastAsia="Arial" w:hAnsi="Arial"/>
          <w:lang w:val="fr-BE"/>
        </w:rPr>
        <w:t>Article 30 — Résiliation anticipée</w:t>
      </w:r>
    </w:p>
    <w:p w14:paraId="686BFB24" w14:textId="77777777" w:rsidR="00646FB4" w:rsidRPr="00C64BEB" w:rsidRDefault="00BB5798">
      <w:pPr>
        <w:pStyle w:val="FirstParagraph"/>
        <w:rPr>
          <w:lang w:val="fr-BE"/>
        </w:rPr>
      </w:pPr>
      <w:r w:rsidRPr="00C64BEB">
        <w:rPr>
          <w:lang w:val="fr-BE"/>
        </w:rPr>
        <w:t>Chaque Partie pourra résilier le Contrat de plein droit en cas de manquement grave de l’autre Partie à ses obligations essentielles, après mise en demeure restée sans effet pendant un délai de [trente/soixante] jours.</w:t>
      </w:r>
    </w:p>
    <w:p w14:paraId="686BFB25" w14:textId="77777777" w:rsidR="00646FB4" w:rsidRPr="00C64BEB" w:rsidRDefault="00BB5798">
      <w:pPr>
        <w:pStyle w:val="BodyText"/>
        <w:rPr>
          <w:lang w:val="fr-BE"/>
        </w:rPr>
      </w:pPr>
      <w:r w:rsidRPr="00C64BEB">
        <w:rPr>
          <w:lang w:val="fr-BE"/>
        </w:rPr>
        <w:t>Constituent notamment des manquements graves de Diaho :</w:t>
      </w:r>
    </w:p>
    <w:p w14:paraId="686BFB26" w14:textId="77777777" w:rsidR="00646FB4" w:rsidRDefault="00BB5798">
      <w:pPr>
        <w:pStyle w:val="Compact"/>
        <w:numPr>
          <w:ilvl w:val="0"/>
          <w:numId w:val="13"/>
        </w:numPr>
        <w:ind w:left="312" w:hanging="142"/>
      </w:pPr>
      <w:r>
        <w:t>la violation de l’exclusivité ;</w:t>
      </w:r>
    </w:p>
    <w:p w14:paraId="686BFB27" w14:textId="77777777" w:rsidR="00646FB4" w:rsidRDefault="00BB5798">
      <w:pPr>
        <w:pStyle w:val="Compact"/>
        <w:numPr>
          <w:ilvl w:val="0"/>
          <w:numId w:val="13"/>
        </w:numPr>
        <w:ind w:left="312" w:hanging="142"/>
      </w:pPr>
      <w:r>
        <w:t>le contournement de VetalyX ;</w:t>
      </w:r>
    </w:p>
    <w:p w14:paraId="686BFB28" w14:textId="77777777" w:rsidR="00646FB4" w:rsidRPr="00C64BEB" w:rsidRDefault="00BB5798">
      <w:pPr>
        <w:pStyle w:val="Compact"/>
        <w:numPr>
          <w:ilvl w:val="0"/>
          <w:numId w:val="13"/>
        </w:numPr>
        <w:ind w:left="312" w:hanging="142"/>
        <w:rPr>
          <w:lang w:val="fr-BE"/>
        </w:rPr>
      </w:pPr>
      <w:r w:rsidRPr="00C64BEB">
        <w:rPr>
          <w:lang w:val="fr-BE"/>
        </w:rPr>
        <w:t>la vente directe ou indirecte sur le Territoire ;</w:t>
      </w:r>
    </w:p>
    <w:p w14:paraId="686BFB29" w14:textId="77777777" w:rsidR="00646FB4" w:rsidRPr="00C64BEB" w:rsidRDefault="00BB5798">
      <w:pPr>
        <w:pStyle w:val="Compact"/>
        <w:numPr>
          <w:ilvl w:val="0"/>
          <w:numId w:val="13"/>
        </w:numPr>
        <w:ind w:left="312" w:hanging="142"/>
        <w:rPr>
          <w:lang w:val="fr-BE"/>
        </w:rPr>
      </w:pPr>
      <w:r w:rsidRPr="00C64BEB">
        <w:rPr>
          <w:lang w:val="fr-BE"/>
        </w:rPr>
        <w:t>le refus de fournir les documents réglementaires nécessaires ;</w:t>
      </w:r>
    </w:p>
    <w:p w14:paraId="686BFB2A" w14:textId="77777777" w:rsidR="00646FB4" w:rsidRPr="00C64BEB" w:rsidRDefault="00BB5798">
      <w:pPr>
        <w:pStyle w:val="Compact"/>
        <w:numPr>
          <w:ilvl w:val="0"/>
          <w:numId w:val="13"/>
        </w:numPr>
        <w:ind w:left="312" w:hanging="142"/>
        <w:rPr>
          <w:lang w:val="fr-BE"/>
        </w:rPr>
      </w:pPr>
      <w:r w:rsidRPr="00C64BEB">
        <w:rPr>
          <w:lang w:val="fr-BE"/>
        </w:rPr>
        <w:t>la fourniture d’informations techniques ou réglementaires fausses ou gravement incomplètes ;</w:t>
      </w:r>
    </w:p>
    <w:p w14:paraId="686BFB2B" w14:textId="77777777" w:rsidR="00646FB4" w:rsidRPr="00C64BEB" w:rsidRDefault="00BB5798">
      <w:pPr>
        <w:pStyle w:val="Compact"/>
        <w:numPr>
          <w:ilvl w:val="0"/>
          <w:numId w:val="13"/>
        </w:numPr>
        <w:ind w:left="312" w:hanging="142"/>
        <w:rPr>
          <w:lang w:val="fr-BE"/>
        </w:rPr>
      </w:pPr>
      <w:r w:rsidRPr="00C64BEB">
        <w:rPr>
          <w:lang w:val="fr-BE"/>
        </w:rPr>
        <w:t>une dégradation significative et non corrigée de la qualité des Produits ;</w:t>
      </w:r>
    </w:p>
    <w:p w14:paraId="686BFB2C" w14:textId="77777777" w:rsidR="00646FB4" w:rsidRPr="00C64BEB" w:rsidRDefault="00BB5798">
      <w:pPr>
        <w:pStyle w:val="Compact"/>
        <w:numPr>
          <w:ilvl w:val="0"/>
          <w:numId w:val="13"/>
        </w:numPr>
        <w:ind w:left="312" w:hanging="142"/>
        <w:rPr>
          <w:lang w:val="fr-BE"/>
        </w:rPr>
      </w:pPr>
      <w:r w:rsidRPr="00C64BEB">
        <w:rPr>
          <w:lang w:val="fr-BE"/>
        </w:rPr>
        <w:t>la violation des obligations de confidentialité ;</w:t>
      </w:r>
    </w:p>
    <w:p w14:paraId="686BFB2D" w14:textId="77777777" w:rsidR="00646FB4" w:rsidRPr="00C64BEB" w:rsidRDefault="00BB5798">
      <w:pPr>
        <w:pStyle w:val="Compact"/>
        <w:numPr>
          <w:ilvl w:val="0"/>
          <w:numId w:val="13"/>
        </w:numPr>
        <w:ind w:left="312" w:hanging="142"/>
        <w:rPr>
          <w:lang w:val="fr-BE"/>
        </w:rPr>
      </w:pPr>
      <w:r w:rsidRPr="00C64BEB">
        <w:rPr>
          <w:lang w:val="fr-BE"/>
        </w:rPr>
        <w:t>la violation du droit de premier refus.</w:t>
      </w:r>
    </w:p>
    <w:p w14:paraId="686BFB2E" w14:textId="77777777" w:rsidR="00646FB4" w:rsidRPr="00C64BEB" w:rsidRDefault="00BB5798">
      <w:pPr>
        <w:pStyle w:val="FirstParagraph"/>
        <w:rPr>
          <w:lang w:val="fr-BE"/>
        </w:rPr>
      </w:pPr>
      <w:r w:rsidRPr="00C64BEB">
        <w:rPr>
          <w:lang w:val="fr-BE"/>
        </w:rPr>
        <w:t>Constituent notamment des manquements graves de VetalyX :</w:t>
      </w:r>
    </w:p>
    <w:p w14:paraId="686BFB2F" w14:textId="77777777" w:rsidR="00646FB4" w:rsidRPr="00C64BEB" w:rsidRDefault="00BB5798">
      <w:pPr>
        <w:pStyle w:val="Compact"/>
        <w:numPr>
          <w:ilvl w:val="0"/>
          <w:numId w:val="14"/>
        </w:numPr>
        <w:ind w:left="312" w:hanging="142"/>
        <w:rPr>
          <w:lang w:val="fr-BE"/>
        </w:rPr>
      </w:pPr>
      <w:r w:rsidRPr="00C64BEB">
        <w:rPr>
          <w:lang w:val="fr-BE"/>
        </w:rPr>
        <w:t>le non-paiement persistant de sommes dues ;</w:t>
      </w:r>
    </w:p>
    <w:p w14:paraId="686BFB30" w14:textId="77777777" w:rsidR="00646FB4" w:rsidRPr="00C64BEB" w:rsidRDefault="00BB5798">
      <w:pPr>
        <w:pStyle w:val="Compact"/>
        <w:numPr>
          <w:ilvl w:val="0"/>
          <w:numId w:val="14"/>
        </w:numPr>
        <w:ind w:left="312" w:hanging="142"/>
        <w:rPr>
          <w:lang w:val="fr-BE"/>
        </w:rPr>
      </w:pPr>
      <w:r w:rsidRPr="00C64BEB">
        <w:rPr>
          <w:lang w:val="fr-BE"/>
        </w:rPr>
        <w:lastRenderedPageBreak/>
        <w:t>la violation grave des obligations de confidentialité ;</w:t>
      </w:r>
    </w:p>
    <w:p w14:paraId="686BFB31" w14:textId="77777777" w:rsidR="00646FB4" w:rsidRPr="00C64BEB" w:rsidRDefault="00BB5798">
      <w:pPr>
        <w:pStyle w:val="Compact"/>
        <w:numPr>
          <w:ilvl w:val="0"/>
          <w:numId w:val="14"/>
        </w:numPr>
        <w:ind w:left="312" w:hanging="142"/>
        <w:rPr>
          <w:lang w:val="fr-BE"/>
        </w:rPr>
      </w:pPr>
      <w:r w:rsidRPr="00C64BEB">
        <w:rPr>
          <w:lang w:val="fr-BE"/>
        </w:rPr>
        <w:t>l’utilisation non autorisée du Savoir-Faire de Diaho en dehors du Contrat ;</w:t>
      </w:r>
    </w:p>
    <w:p w14:paraId="686BFB32" w14:textId="77777777" w:rsidR="00646FB4" w:rsidRPr="00C64BEB" w:rsidRDefault="00BB5798">
      <w:pPr>
        <w:pStyle w:val="Compact"/>
        <w:numPr>
          <w:ilvl w:val="0"/>
          <w:numId w:val="14"/>
        </w:numPr>
        <w:ind w:left="312" w:hanging="142"/>
        <w:rPr>
          <w:lang w:val="fr-BE"/>
        </w:rPr>
      </w:pPr>
      <w:r w:rsidRPr="00C64BEB">
        <w:rPr>
          <w:lang w:val="fr-BE"/>
        </w:rPr>
        <w:t>une faute réglementaire grave directement imputable à VetalyX.</w:t>
      </w:r>
    </w:p>
    <w:p w14:paraId="686BFB33" w14:textId="77777777" w:rsidR="00646FB4" w:rsidRDefault="00EB3A05">
      <w:r>
        <w:rPr>
          <w:noProof/>
        </w:rPr>
      </w:r>
      <w:r>
        <w:pict w14:anchorId="77917D9C">
          <v:rect id="Horizontal Line 30" o:spid="_x0000_s1047"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34" w14:textId="77777777" w:rsidR="00646FB4" w:rsidRPr="00C64BEB" w:rsidRDefault="00BB5798">
      <w:pPr>
        <w:pStyle w:val="Heading2"/>
        <w:rPr>
          <w:lang w:val="fr-BE"/>
        </w:rPr>
      </w:pPr>
      <w:bookmarkStart w:id="37" w:name="X16ed235add5e53df3c7f3b176a6cc70d5fadd6c"/>
      <w:bookmarkEnd w:id="36"/>
      <w:r w:rsidRPr="00C64BEB">
        <w:rPr>
          <w:rFonts w:ascii="Arial" w:eastAsia="Arial" w:hAnsi="Arial"/>
          <w:lang w:val="fr-BE"/>
        </w:rPr>
        <w:t>Article 31 — Effets de la cessation du Contrat</w:t>
      </w:r>
    </w:p>
    <w:p w14:paraId="686BFB35" w14:textId="67E9667A" w:rsidR="00646FB4" w:rsidRPr="00C64BEB" w:rsidRDefault="00BB5798">
      <w:pPr>
        <w:pStyle w:val="FirstParagraph"/>
        <w:rPr>
          <w:lang w:val="fr-BE"/>
        </w:rPr>
      </w:pPr>
      <w:r w:rsidRPr="00C64BEB">
        <w:rPr>
          <w:lang w:val="fr-BE"/>
        </w:rPr>
        <w:t xml:space="preserve">À la cessation du Contrat, quelle qu’en soit la cause, les </w:t>
      </w:r>
      <w:r w:rsidR="00C306E8">
        <w:rPr>
          <w:lang w:val="fr-BE"/>
        </w:rPr>
        <w:t>Parties</w:t>
      </w:r>
      <w:r w:rsidRPr="00C64BEB">
        <w:rPr>
          <w:lang w:val="fr-BE"/>
        </w:rPr>
        <w:t xml:space="preserve"> cesseront d’utiliser les marques et informations confidentielles de l’autre Partie, sauf dans la mesure nécessaire pour gérer les obligations légales, réglementaires, clients, qualité ou post-commercialisation.</w:t>
      </w:r>
    </w:p>
    <w:p w14:paraId="686BFB36" w14:textId="77777777" w:rsidR="00646FB4" w:rsidRPr="00C64BEB" w:rsidRDefault="00BB5798">
      <w:pPr>
        <w:pStyle w:val="BodyText"/>
        <w:rPr>
          <w:lang w:val="fr-BE"/>
        </w:rPr>
      </w:pPr>
      <w:r w:rsidRPr="00C64BEB">
        <w:rPr>
          <w:lang w:val="fr-BE"/>
        </w:rPr>
        <w:t>VetalyX conservera ses droits sur les Dossiers Réglementaires constitués, financés, adaptés ou déposés par elle, conformément à l’Article 9.</w:t>
      </w:r>
    </w:p>
    <w:p w14:paraId="686BFB37" w14:textId="77777777" w:rsidR="00646FB4" w:rsidRPr="00C64BEB" w:rsidRDefault="00BB5798">
      <w:pPr>
        <w:pStyle w:val="BodyText"/>
        <w:rPr>
          <w:lang w:val="fr-BE"/>
        </w:rPr>
      </w:pPr>
      <w:r w:rsidRPr="00C64BEB">
        <w:rPr>
          <w:lang w:val="fr-BE"/>
        </w:rPr>
        <w:t>VetalyX pourra continuer à vendre les stocks de Produits régulièrement acquis avant la date de cessation pendant une période de [douze] mois, sauf interdiction réglementaire ou défaut produit avéré.</w:t>
      </w:r>
    </w:p>
    <w:p w14:paraId="686BFB38" w14:textId="77777777" w:rsidR="00646FB4" w:rsidRPr="00C64BEB" w:rsidRDefault="00BB5798">
      <w:pPr>
        <w:pStyle w:val="BodyText"/>
        <w:rPr>
          <w:lang w:val="fr-BE"/>
        </w:rPr>
      </w:pPr>
      <w:r w:rsidRPr="00C64BEB">
        <w:rPr>
          <w:lang w:val="fr-BE"/>
        </w:rPr>
        <w:t>Les clauses qui, par leur nature, doivent survivre à la cessation du Contrat continueront à produire effet, notamment les clauses relatives à la confidentialité, propriété intellectuelle, propriété des Dossiers Réglementaires, responsabilité, non-contournement, droit applicable et règlement des litiges.</w:t>
      </w:r>
    </w:p>
    <w:p w14:paraId="686BFB39" w14:textId="77777777" w:rsidR="00646FB4" w:rsidRDefault="00EB3A05">
      <w:r>
        <w:rPr>
          <w:noProof/>
        </w:rPr>
      </w:r>
      <w:r>
        <w:pict w14:anchorId="747A6391">
          <v:rect id="Horizontal Line 31" o:spid="_x0000_s104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3A" w14:textId="77777777" w:rsidR="00646FB4" w:rsidRPr="00C64BEB" w:rsidRDefault="00BB5798">
      <w:pPr>
        <w:pStyle w:val="Heading2"/>
        <w:rPr>
          <w:lang w:val="fr-BE"/>
        </w:rPr>
      </w:pPr>
      <w:bookmarkStart w:id="38" w:name="article-32-force-majeure"/>
      <w:bookmarkEnd w:id="37"/>
      <w:r w:rsidRPr="00C64BEB">
        <w:rPr>
          <w:rFonts w:ascii="Arial" w:eastAsia="Arial" w:hAnsi="Arial"/>
          <w:lang w:val="fr-BE"/>
        </w:rPr>
        <w:t>Article 32 — Force majeure</w:t>
      </w:r>
    </w:p>
    <w:p w14:paraId="686BFB3B" w14:textId="3D635AA7" w:rsidR="00646FB4" w:rsidRPr="00C64BEB" w:rsidRDefault="00BB5798">
      <w:pPr>
        <w:pStyle w:val="FirstParagraph"/>
        <w:rPr>
          <w:lang w:val="fr-BE"/>
        </w:rPr>
      </w:pPr>
      <w:r w:rsidRPr="00C64BEB">
        <w:rPr>
          <w:lang w:val="fr-BE"/>
        </w:rPr>
        <w:t xml:space="preserve">Aucune Partie ne sera responsable d’un retard ou d’une inexécution résultant d’un événement de force majeure tel que défini par le droit </w:t>
      </w:r>
      <w:r w:rsidR="00362E6D">
        <w:rPr>
          <w:lang w:val="fr-BE"/>
        </w:rPr>
        <w:t>belge</w:t>
      </w:r>
      <w:r w:rsidRPr="00C64BEB">
        <w:rPr>
          <w:lang w:val="fr-BE"/>
        </w:rPr>
        <w:t>, sous réserve que la Partie affectée en informe l’autre Partie dans les meilleurs délais et prenne les mesures raisonnables pour en limiter les effets.</w:t>
      </w:r>
    </w:p>
    <w:p w14:paraId="686BFB3C" w14:textId="000D5507" w:rsidR="00646FB4" w:rsidRPr="00C64BEB" w:rsidRDefault="00BB5798">
      <w:pPr>
        <w:pStyle w:val="BodyText"/>
        <w:rPr>
          <w:lang w:val="fr-BE"/>
        </w:rPr>
      </w:pPr>
      <w:r w:rsidRPr="00C64BEB">
        <w:rPr>
          <w:lang w:val="fr-BE"/>
        </w:rPr>
        <w:t xml:space="preserve">Si l’événement de force majeure se poursuit pendant plus de [quatre-vingt-dix] jours, les </w:t>
      </w:r>
      <w:r w:rsidR="00C306E8">
        <w:rPr>
          <w:lang w:val="fr-BE"/>
        </w:rPr>
        <w:t>Parties</w:t>
      </w:r>
      <w:r w:rsidRPr="00C64BEB">
        <w:rPr>
          <w:lang w:val="fr-BE"/>
        </w:rPr>
        <w:t xml:space="preserve"> se réuniront afin de déterminer les conditions de poursuite, suspension ou cessation du Contrat.</w:t>
      </w:r>
    </w:p>
    <w:p w14:paraId="686BFB3D" w14:textId="77777777" w:rsidR="00646FB4" w:rsidRDefault="00EB3A05">
      <w:r>
        <w:rPr>
          <w:noProof/>
        </w:rPr>
      </w:r>
      <w:r>
        <w:pict w14:anchorId="3D0F93A0">
          <v:rect id="Horizontal Line 32" o:spid="_x0000_s1045"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3E" w14:textId="1A83A6F1" w:rsidR="00646FB4" w:rsidRPr="00C64BEB" w:rsidRDefault="00BB5798">
      <w:pPr>
        <w:pStyle w:val="Heading2"/>
        <w:rPr>
          <w:lang w:val="fr-BE"/>
        </w:rPr>
      </w:pPr>
      <w:bookmarkStart w:id="39" w:name="article-33-indépendance-des-parties"/>
      <w:bookmarkEnd w:id="38"/>
      <w:r w:rsidRPr="00C64BEB">
        <w:rPr>
          <w:rFonts w:ascii="Arial" w:eastAsia="Arial" w:hAnsi="Arial"/>
          <w:lang w:val="fr-BE"/>
        </w:rPr>
        <w:t xml:space="preserve">Article 33 — Indépendance des </w:t>
      </w:r>
      <w:r w:rsidR="00C306E8">
        <w:rPr>
          <w:rFonts w:ascii="Arial" w:eastAsia="Arial" w:hAnsi="Arial"/>
          <w:lang w:val="fr-BE"/>
        </w:rPr>
        <w:t>Parties</w:t>
      </w:r>
    </w:p>
    <w:p w14:paraId="686BFB3F" w14:textId="47A82446" w:rsidR="00646FB4" w:rsidRPr="00C64BEB"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agissent en qualité de contractants indépendants.</w:t>
      </w:r>
    </w:p>
    <w:p w14:paraId="686BFB40" w14:textId="77777777" w:rsidR="00646FB4" w:rsidRPr="00C64BEB" w:rsidRDefault="00BB5798">
      <w:pPr>
        <w:pStyle w:val="BodyText"/>
        <w:rPr>
          <w:lang w:val="fr-BE"/>
        </w:rPr>
      </w:pPr>
      <w:r w:rsidRPr="00C64BEB">
        <w:rPr>
          <w:lang w:val="fr-BE"/>
        </w:rPr>
        <w:t>Aucune disposition du Contrat ne pourra être interprétée comme créant entre elles une société commune, une relation d’employeur à salarié, un mandat général, une agence commerciale, une franchise ou une relation de représentation autre que le mandat spécifique de Représentant Autorisé Européen prévu au Contrat.</w:t>
      </w:r>
    </w:p>
    <w:p w14:paraId="686BFB41" w14:textId="77777777" w:rsidR="00646FB4" w:rsidRPr="00C64BEB" w:rsidRDefault="00BB5798">
      <w:pPr>
        <w:pStyle w:val="BodyText"/>
        <w:rPr>
          <w:lang w:val="fr-BE"/>
        </w:rPr>
      </w:pPr>
      <w:r w:rsidRPr="00C64BEB">
        <w:rPr>
          <w:lang w:val="fr-BE"/>
        </w:rPr>
        <w:t>VetalyX ne pourra engager Diaho au-delà des pouvoirs expressément prévus par le Contrat ou par le mandat réglementaire correspondant.</w:t>
      </w:r>
    </w:p>
    <w:p w14:paraId="686BFB42" w14:textId="77777777" w:rsidR="00646FB4" w:rsidRDefault="00EB3A05">
      <w:r>
        <w:rPr>
          <w:noProof/>
        </w:rPr>
      </w:r>
      <w:r>
        <w:pict w14:anchorId="1F5C4109">
          <v:rect id="Horizontal Line 33" o:spid="_x0000_s1044"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43" w14:textId="77777777" w:rsidR="00646FB4" w:rsidRPr="00C64BEB" w:rsidRDefault="00BB5798">
      <w:pPr>
        <w:pStyle w:val="Heading2"/>
        <w:rPr>
          <w:lang w:val="fr-BE"/>
        </w:rPr>
      </w:pPr>
      <w:bookmarkStart w:id="40" w:name="article-34-cession"/>
      <w:bookmarkEnd w:id="39"/>
      <w:r w:rsidRPr="00C64BEB">
        <w:rPr>
          <w:rFonts w:ascii="Arial" w:eastAsia="Arial" w:hAnsi="Arial"/>
          <w:lang w:val="fr-BE"/>
        </w:rPr>
        <w:t>Article 34 — Cession</w:t>
      </w:r>
    </w:p>
    <w:p w14:paraId="686BFB44" w14:textId="77777777" w:rsidR="00646FB4" w:rsidRPr="00C64BEB" w:rsidRDefault="00BB5798">
      <w:pPr>
        <w:pStyle w:val="FirstParagraph"/>
        <w:rPr>
          <w:lang w:val="fr-BE"/>
        </w:rPr>
      </w:pPr>
      <w:r w:rsidRPr="00C64BEB">
        <w:rPr>
          <w:lang w:val="fr-BE"/>
        </w:rPr>
        <w:t>Diaho ne pourra céder, transférer ou apporter tout ou partie de ses droits ou obligations au titre du Contrat sans l’accord écrit préalable de VetalyX.</w:t>
      </w:r>
    </w:p>
    <w:p w14:paraId="686BFB45" w14:textId="77777777" w:rsidR="00646FB4" w:rsidRPr="00C64BEB" w:rsidRDefault="00BB5798">
      <w:pPr>
        <w:pStyle w:val="BodyText"/>
        <w:rPr>
          <w:lang w:val="fr-BE"/>
        </w:rPr>
      </w:pPr>
      <w:r w:rsidRPr="00C64BEB">
        <w:rPr>
          <w:lang w:val="fr-BE"/>
        </w:rPr>
        <w:t>VetalyX pourra céder le Contrat à une société affiliée, une société de son groupe, un successeur, un repreneur, un investisseur ou une entité poursuivant l’activité de distribution et de représentation des Produits, sous réserve d’en informer Diaho.</w:t>
      </w:r>
    </w:p>
    <w:p w14:paraId="686BFB46" w14:textId="77777777" w:rsidR="00646FB4" w:rsidRPr="00C64BEB" w:rsidRDefault="00BB5798">
      <w:pPr>
        <w:pStyle w:val="BodyText"/>
        <w:rPr>
          <w:lang w:val="fr-BE"/>
        </w:rPr>
      </w:pPr>
      <w:r w:rsidRPr="00C64BEB">
        <w:rPr>
          <w:lang w:val="fr-BE"/>
        </w:rPr>
        <w:t xml:space="preserve">En cas de changement de contrôle de Diaho, de restructuration, fusion, acquisition, cession d’actifs ou modification affectant la fourniture des Produits, Diaho devra en informer VetalyX sans délai, et </w:t>
      </w:r>
      <w:r w:rsidRPr="00C64BEB">
        <w:rPr>
          <w:lang w:val="fr-BE"/>
        </w:rPr>
        <w:lastRenderedPageBreak/>
        <w:t>les obligations d’exclusivité, de non-contournement, de droit de premier refus et de fourniture documentaire resteront applicables.</w:t>
      </w:r>
    </w:p>
    <w:p w14:paraId="686BFB47" w14:textId="77777777" w:rsidR="00646FB4" w:rsidRDefault="00EB3A05">
      <w:r>
        <w:rPr>
          <w:noProof/>
        </w:rPr>
      </w:r>
      <w:r>
        <w:pict w14:anchorId="094A1146">
          <v:rect id="Horizontal Line 34" o:spid="_x0000_s1043"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48" w14:textId="77777777" w:rsidR="00646FB4" w:rsidRPr="00C64BEB" w:rsidRDefault="00BB5798">
      <w:pPr>
        <w:pStyle w:val="Heading2"/>
        <w:rPr>
          <w:lang w:val="fr-BE"/>
        </w:rPr>
      </w:pPr>
      <w:bookmarkStart w:id="41" w:name="article-35-notifications"/>
      <w:bookmarkEnd w:id="40"/>
      <w:r w:rsidRPr="00C64BEB">
        <w:rPr>
          <w:rFonts w:ascii="Arial" w:eastAsia="Arial" w:hAnsi="Arial"/>
          <w:lang w:val="fr-BE"/>
        </w:rPr>
        <w:t>Article 35 — Notifications</w:t>
      </w:r>
    </w:p>
    <w:p w14:paraId="686BFB49" w14:textId="77777777" w:rsidR="00646FB4" w:rsidRPr="00C64BEB" w:rsidRDefault="00BB5798">
      <w:pPr>
        <w:pStyle w:val="FirstParagraph"/>
        <w:rPr>
          <w:lang w:val="fr-BE"/>
        </w:rPr>
      </w:pPr>
      <w:r w:rsidRPr="00C64BEB">
        <w:rPr>
          <w:lang w:val="fr-BE"/>
        </w:rPr>
        <w:t>Toute notification au titre du Contrat devra être faite par écrit et envoyée par courrier recommandé, service de messagerie internationale reconnue ou courrier électronique avec accusé de réception aux adresses indiquées ci-dessous :</w:t>
      </w:r>
    </w:p>
    <w:p w14:paraId="686BFB4A" w14:textId="77777777" w:rsidR="00646FB4" w:rsidRPr="00C64BEB" w:rsidRDefault="00BB5798">
      <w:pPr>
        <w:pStyle w:val="BodyText"/>
        <w:rPr>
          <w:lang w:val="fr-BE"/>
        </w:rPr>
      </w:pPr>
      <w:r w:rsidRPr="00C64BEB">
        <w:rPr>
          <w:lang w:val="fr-BE"/>
        </w:rPr>
        <w:t>Pour VetalyX : [adresse] [email] À l’attention de : [nom]</w:t>
      </w:r>
    </w:p>
    <w:p w14:paraId="686BFB4B" w14:textId="77777777" w:rsidR="00646FB4" w:rsidRPr="00C64BEB" w:rsidRDefault="00BB5798">
      <w:pPr>
        <w:pStyle w:val="BodyText"/>
        <w:rPr>
          <w:lang w:val="fr-BE"/>
        </w:rPr>
      </w:pPr>
      <w:r w:rsidRPr="00C64BEB">
        <w:rPr>
          <w:lang w:val="fr-BE"/>
        </w:rPr>
        <w:t>Pour Diaho : [adresse] [email] À l’attention de : [nom]</w:t>
      </w:r>
    </w:p>
    <w:p w14:paraId="686BFB4C" w14:textId="77777777" w:rsidR="00646FB4" w:rsidRPr="00C64BEB" w:rsidRDefault="00BB5798">
      <w:pPr>
        <w:pStyle w:val="BodyText"/>
        <w:rPr>
          <w:lang w:val="fr-BE"/>
        </w:rPr>
      </w:pPr>
      <w:r w:rsidRPr="00C64BEB">
        <w:rPr>
          <w:lang w:val="fr-BE"/>
        </w:rPr>
        <w:t>Chaque Partie pourra modifier ses coordonnées de notification en informant l’autre Partie par écrit.</w:t>
      </w:r>
    </w:p>
    <w:p w14:paraId="686BFB4D" w14:textId="77777777" w:rsidR="00646FB4" w:rsidRDefault="00EB3A05">
      <w:r>
        <w:rPr>
          <w:noProof/>
        </w:rPr>
      </w:r>
      <w:r>
        <w:pict w14:anchorId="081BD876">
          <v:rect id="Horizontal Line 35" o:spid="_x0000_s1042"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4E" w14:textId="77777777" w:rsidR="00646FB4" w:rsidRPr="00C64BEB" w:rsidRDefault="00BB5798">
      <w:pPr>
        <w:pStyle w:val="Heading2"/>
        <w:rPr>
          <w:lang w:val="fr-BE"/>
        </w:rPr>
      </w:pPr>
      <w:bookmarkStart w:id="42" w:name="article-36-intégralité-du-contrat"/>
      <w:bookmarkEnd w:id="41"/>
      <w:r w:rsidRPr="00C64BEB">
        <w:rPr>
          <w:rFonts w:ascii="Arial" w:eastAsia="Arial" w:hAnsi="Arial"/>
          <w:lang w:val="fr-BE"/>
        </w:rPr>
        <w:t>Article 36 — Intégralité du Contrat</w:t>
      </w:r>
    </w:p>
    <w:p w14:paraId="686BFB4F" w14:textId="188465D2" w:rsidR="00646FB4" w:rsidRPr="00C64BEB" w:rsidRDefault="00BB5798">
      <w:pPr>
        <w:pStyle w:val="FirstParagraph"/>
        <w:rPr>
          <w:lang w:val="fr-BE"/>
        </w:rPr>
      </w:pPr>
      <w:r w:rsidRPr="00C64BEB">
        <w:rPr>
          <w:lang w:val="fr-BE"/>
        </w:rPr>
        <w:t xml:space="preserve">Le Contrat, ses annexes et avenants constituent l’intégralité de l’accord entre les </w:t>
      </w:r>
      <w:r w:rsidR="00C306E8">
        <w:rPr>
          <w:lang w:val="fr-BE"/>
        </w:rPr>
        <w:t>Parties</w:t>
      </w:r>
      <w:r w:rsidRPr="00C64BEB">
        <w:rPr>
          <w:lang w:val="fr-BE"/>
        </w:rPr>
        <w:t xml:space="preserve"> concernant son objet et remplacent tout accord, discussion, échange, document, proposition ou correspondance antérieure ayant le même objet.</w:t>
      </w:r>
    </w:p>
    <w:p w14:paraId="686BFB50" w14:textId="2A42E921" w:rsidR="00646FB4" w:rsidRPr="00C64BEB" w:rsidRDefault="00BB5798">
      <w:pPr>
        <w:pStyle w:val="BodyText"/>
        <w:rPr>
          <w:lang w:val="fr-BE"/>
        </w:rPr>
      </w:pPr>
      <w:r w:rsidRPr="00C64BEB">
        <w:rPr>
          <w:lang w:val="fr-BE"/>
        </w:rPr>
        <w:t xml:space="preserve">Toute modification du Contrat devra être faite par écrit et signée par les </w:t>
      </w:r>
      <w:r w:rsidR="00C306E8">
        <w:rPr>
          <w:lang w:val="fr-BE"/>
        </w:rPr>
        <w:t>Parties</w:t>
      </w:r>
      <w:r w:rsidRPr="00C64BEB">
        <w:rPr>
          <w:lang w:val="fr-BE"/>
        </w:rPr>
        <w:t>.</w:t>
      </w:r>
    </w:p>
    <w:p w14:paraId="686BFB51" w14:textId="77777777" w:rsidR="00646FB4" w:rsidRDefault="00EB3A05">
      <w:r>
        <w:rPr>
          <w:noProof/>
        </w:rPr>
      </w:r>
      <w:r>
        <w:pict w14:anchorId="691C2D8D">
          <v:rect id="Horizontal Line 36" o:spid="_x0000_s1041"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52" w14:textId="77777777" w:rsidR="00646FB4" w:rsidRPr="00C64BEB" w:rsidRDefault="00BB5798">
      <w:pPr>
        <w:pStyle w:val="Heading2"/>
        <w:rPr>
          <w:lang w:val="fr-BE"/>
        </w:rPr>
      </w:pPr>
      <w:bookmarkStart w:id="43" w:name="article-37-nullité-partielle"/>
      <w:bookmarkEnd w:id="42"/>
      <w:r w:rsidRPr="00C64BEB">
        <w:rPr>
          <w:rFonts w:ascii="Arial" w:eastAsia="Arial" w:hAnsi="Arial"/>
          <w:lang w:val="fr-BE"/>
        </w:rPr>
        <w:t>Article 37 — Nullité partielle</w:t>
      </w:r>
    </w:p>
    <w:p w14:paraId="686BFB53" w14:textId="77777777" w:rsidR="00646FB4" w:rsidRPr="00C64BEB" w:rsidRDefault="00BB5798">
      <w:pPr>
        <w:pStyle w:val="FirstParagraph"/>
        <w:rPr>
          <w:lang w:val="fr-BE"/>
        </w:rPr>
      </w:pPr>
      <w:r w:rsidRPr="00C64BEB">
        <w:rPr>
          <w:lang w:val="fr-BE"/>
        </w:rPr>
        <w:t>Si une disposition du Contrat est déclarée nulle, invalide ou inapplicable, les autres dispositions resteront en vigueur.</w:t>
      </w:r>
    </w:p>
    <w:p w14:paraId="686BFB54" w14:textId="63F66789"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s’engagent à remplacer la disposition concernée par une disposition valable produisant, dans la mesure du possible, un effet économique et juridique équivalent.</w:t>
      </w:r>
    </w:p>
    <w:p w14:paraId="686BFB55" w14:textId="77777777" w:rsidR="00646FB4" w:rsidRDefault="00EB3A05">
      <w:r>
        <w:rPr>
          <w:noProof/>
        </w:rPr>
      </w:r>
      <w:r>
        <w:pict w14:anchorId="6862A09C">
          <v:rect id="Horizontal Line 37" o:spid="_x0000_s1040"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56" w14:textId="77777777" w:rsidR="00646FB4" w:rsidRPr="00C64BEB" w:rsidRDefault="00BB5798">
      <w:pPr>
        <w:pStyle w:val="Heading2"/>
        <w:rPr>
          <w:lang w:val="fr-BE"/>
        </w:rPr>
      </w:pPr>
      <w:bookmarkStart w:id="44" w:name="article-38-droit-applicable"/>
      <w:bookmarkEnd w:id="43"/>
      <w:r w:rsidRPr="00C64BEB">
        <w:rPr>
          <w:rFonts w:ascii="Arial" w:eastAsia="Arial" w:hAnsi="Arial"/>
          <w:lang w:val="fr-BE"/>
        </w:rPr>
        <w:t>Article 38 — Droit applicable</w:t>
      </w:r>
    </w:p>
    <w:p w14:paraId="686BFB57" w14:textId="65A6F305" w:rsidR="00646FB4" w:rsidRPr="00C64BEB" w:rsidRDefault="00BB5798">
      <w:pPr>
        <w:pStyle w:val="FirstParagraph"/>
        <w:rPr>
          <w:lang w:val="fr-BE"/>
        </w:rPr>
      </w:pPr>
      <w:r w:rsidRPr="00C64BEB">
        <w:rPr>
          <w:lang w:val="fr-BE"/>
        </w:rPr>
        <w:t xml:space="preserve">Le présent Contrat est soumis au droit </w:t>
      </w:r>
      <w:r w:rsidR="00D47082">
        <w:rPr>
          <w:lang w:val="fr-BE"/>
        </w:rPr>
        <w:t>belge</w:t>
      </w:r>
      <w:r w:rsidRPr="00C64BEB">
        <w:rPr>
          <w:lang w:val="fr-BE"/>
        </w:rPr>
        <w:t>.</w:t>
      </w:r>
    </w:p>
    <w:p w14:paraId="686BFB58" w14:textId="77777777" w:rsidR="00646FB4" w:rsidRDefault="00EB3A05">
      <w:r>
        <w:rPr>
          <w:noProof/>
        </w:rPr>
      </w:r>
      <w:r>
        <w:pict w14:anchorId="650A8929">
          <v:rect id="Horizontal Line 38" o:spid="_x0000_s1039"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59" w14:textId="77777777" w:rsidR="00646FB4" w:rsidRPr="00C64BEB" w:rsidRDefault="00BB5798">
      <w:pPr>
        <w:pStyle w:val="Heading2"/>
        <w:rPr>
          <w:lang w:val="fr-BE"/>
        </w:rPr>
      </w:pPr>
      <w:bookmarkStart w:id="45" w:name="article-39-règlement-des-litiges"/>
      <w:bookmarkEnd w:id="44"/>
      <w:r w:rsidRPr="00C64BEB">
        <w:rPr>
          <w:rFonts w:ascii="Arial" w:eastAsia="Arial" w:hAnsi="Arial"/>
          <w:lang w:val="fr-BE"/>
        </w:rPr>
        <w:t>Article 39 — Règlement des litiges</w:t>
      </w:r>
    </w:p>
    <w:p w14:paraId="686BFB5A" w14:textId="7EEED6B8" w:rsidR="00646FB4" w:rsidRPr="00C64BEB" w:rsidRDefault="00BB5798">
      <w:pPr>
        <w:pStyle w:val="FirstParagraph"/>
        <w:rPr>
          <w:lang w:val="fr-BE"/>
        </w:rPr>
      </w:pPr>
      <w:r w:rsidRPr="00C64BEB">
        <w:rPr>
          <w:lang w:val="fr-BE"/>
        </w:rPr>
        <w:t xml:space="preserve">Les </w:t>
      </w:r>
      <w:r w:rsidR="00C306E8">
        <w:rPr>
          <w:lang w:val="fr-BE"/>
        </w:rPr>
        <w:t>Parties</w:t>
      </w:r>
      <w:r w:rsidRPr="00C64BEB">
        <w:rPr>
          <w:lang w:val="fr-BE"/>
        </w:rPr>
        <w:t xml:space="preserve"> s’efforceront de résoudre à l’amiable tout différend relatif à la validité, l’interprétation, l’exécution, l’inexécution, la résiliation ou les conséquences du Contrat.</w:t>
      </w:r>
    </w:p>
    <w:p w14:paraId="686BFB5B" w14:textId="013A7756" w:rsidR="00646FB4" w:rsidRPr="00C64BEB" w:rsidRDefault="00BB5798">
      <w:pPr>
        <w:pStyle w:val="BodyText"/>
        <w:rPr>
          <w:lang w:val="fr-BE"/>
        </w:rPr>
      </w:pPr>
      <w:r w:rsidRPr="00C64BEB">
        <w:rPr>
          <w:lang w:val="fr-BE"/>
        </w:rPr>
        <w:t xml:space="preserve">À défaut de résolution amiable dans un délai de [trente/soixante] jours à compter de la notification écrite du différend par l’une des </w:t>
      </w:r>
      <w:r w:rsidR="00C306E8">
        <w:rPr>
          <w:lang w:val="fr-BE"/>
        </w:rPr>
        <w:t>Parties</w:t>
      </w:r>
      <w:r w:rsidRPr="00C64BEB">
        <w:rPr>
          <w:lang w:val="fr-BE"/>
        </w:rPr>
        <w:t xml:space="preserve">, le litige sera soumis à [choisir : la compétence exclusive des tribunaux compétents </w:t>
      </w:r>
      <w:r w:rsidR="001A5303">
        <w:rPr>
          <w:lang w:val="fr-BE"/>
        </w:rPr>
        <w:t>Bruxelles </w:t>
      </w:r>
      <w:r w:rsidRPr="00C64BEB">
        <w:rPr>
          <w:lang w:val="fr-BE"/>
        </w:rPr>
        <w:t>/ un arbitrage international</w:t>
      </w:r>
      <w:r w:rsidR="001A5303">
        <w:rPr>
          <w:lang w:val="fr-BE"/>
        </w:rPr>
        <w:t xml:space="preserve"> à Bruxelles </w:t>
      </w:r>
      <w:r w:rsidRPr="00C64BEB">
        <w:rPr>
          <w:lang w:val="fr-BE"/>
        </w:rPr>
        <w:t>selon le règlement de la Chambre de commerce internationale].</w:t>
      </w:r>
    </w:p>
    <w:p w14:paraId="686BFB5C" w14:textId="77777777" w:rsidR="00646FB4" w:rsidRPr="00C64BEB" w:rsidRDefault="00BB5798">
      <w:pPr>
        <w:pStyle w:val="BodyText"/>
        <w:rPr>
          <w:lang w:val="fr-BE"/>
        </w:rPr>
      </w:pPr>
      <w:r w:rsidRPr="00C64BEB">
        <w:rPr>
          <w:lang w:val="fr-BE"/>
        </w:rPr>
        <w:t>La langue de la procédure sera [français/anglais].</w:t>
      </w:r>
    </w:p>
    <w:p w14:paraId="686BFB5D" w14:textId="77777777" w:rsidR="00646FB4" w:rsidRPr="00C64BEB" w:rsidRDefault="00BB5798">
      <w:pPr>
        <w:pStyle w:val="BodyText"/>
        <w:rPr>
          <w:lang w:val="fr-BE"/>
        </w:rPr>
      </w:pPr>
      <w:r w:rsidRPr="00C64BEB">
        <w:rPr>
          <w:lang w:val="fr-BE"/>
        </w:rPr>
        <w:t>Nonobstant ce qui précède, chaque Partie pourra saisir toute juridiction compétente afin d’obtenir des mesures conservatoires, d’urgence ou d’interdiction, notamment en cas de violation de confidentialité, de propriété intellectuelle, d’exclusivité ou de non-contournement.</w:t>
      </w:r>
    </w:p>
    <w:p w14:paraId="686BFB5E" w14:textId="77777777" w:rsidR="00646FB4" w:rsidRDefault="00EB3A05">
      <w:r>
        <w:rPr>
          <w:noProof/>
        </w:rPr>
      </w:r>
      <w:r>
        <w:pict w14:anchorId="1A6AAEAA">
          <v:rect id="Horizontal Line 39" o:spid="_x0000_s1038"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5F" w14:textId="0466FF60" w:rsidR="00646FB4" w:rsidRPr="00C64BEB" w:rsidRDefault="00BB5798">
      <w:pPr>
        <w:pStyle w:val="Heading2"/>
        <w:rPr>
          <w:lang w:val="fr-BE"/>
        </w:rPr>
      </w:pPr>
      <w:bookmarkStart w:id="46" w:name="article-40-langue-du-contrat"/>
      <w:bookmarkEnd w:id="45"/>
      <w:r w:rsidRPr="00C64BEB">
        <w:rPr>
          <w:rFonts w:ascii="Arial" w:eastAsia="Arial" w:hAnsi="Arial"/>
          <w:lang w:val="fr-BE"/>
        </w:rPr>
        <w:lastRenderedPageBreak/>
        <w:t>Article 40 — Langue du Contrat</w:t>
      </w:r>
    </w:p>
    <w:p w14:paraId="686BFB60" w14:textId="23983A5E" w:rsidR="00646FB4" w:rsidRPr="00C64BEB" w:rsidRDefault="00BB5798">
      <w:pPr>
        <w:pStyle w:val="FirstParagraph"/>
        <w:rPr>
          <w:lang w:val="fr-BE"/>
        </w:rPr>
      </w:pPr>
      <w:r w:rsidRPr="00C64BEB">
        <w:rPr>
          <w:lang w:val="fr-BE"/>
        </w:rPr>
        <w:t>Le présent Contrat est rédigé en langue française</w:t>
      </w:r>
      <w:r w:rsidR="002B2E5B">
        <w:rPr>
          <w:lang w:val="fr-BE"/>
        </w:rPr>
        <w:t xml:space="preserve"> avec traduction chinoise assurée par l’AI Deepseek V4 PRO</w:t>
      </w:r>
    </w:p>
    <w:p w14:paraId="686BFB61" w14:textId="128645E5" w:rsidR="00646FB4" w:rsidRPr="00C64BEB" w:rsidRDefault="00BB5798">
      <w:pPr>
        <w:pStyle w:val="BodyText"/>
        <w:rPr>
          <w:lang w:val="fr-BE"/>
        </w:rPr>
      </w:pPr>
      <w:r w:rsidRPr="00C64BEB">
        <w:rPr>
          <w:lang w:val="fr-BE"/>
        </w:rPr>
        <w:t xml:space="preserve">Les </w:t>
      </w:r>
      <w:r w:rsidR="00C306E8">
        <w:rPr>
          <w:lang w:val="fr-BE"/>
        </w:rPr>
        <w:t>Parties</w:t>
      </w:r>
      <w:r w:rsidRPr="00C64BEB">
        <w:rPr>
          <w:lang w:val="fr-BE"/>
        </w:rPr>
        <w:t xml:space="preserve"> pourront convenir d’une traduction anglaise ou chinoise pour faciliter son exécution. En cas de contradiction entre les versions linguistiques, la version française prévaudra, sauf accord contraire écrit des </w:t>
      </w:r>
      <w:r w:rsidR="00C306E8">
        <w:rPr>
          <w:lang w:val="fr-BE"/>
        </w:rPr>
        <w:t>Parties</w:t>
      </w:r>
      <w:r w:rsidRPr="00C64BEB">
        <w:rPr>
          <w:lang w:val="fr-BE"/>
        </w:rPr>
        <w:t>.</w:t>
      </w:r>
    </w:p>
    <w:p w14:paraId="686BFB62" w14:textId="77777777" w:rsidR="00646FB4" w:rsidRDefault="00EB3A05">
      <w:r>
        <w:rPr>
          <w:noProof/>
        </w:rPr>
      </w:r>
      <w:r>
        <w:pict w14:anchorId="5E22245B">
          <v:rect id="Horizontal Line 40" o:spid="_x0000_s1037"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63" w14:textId="77777777" w:rsidR="00646FB4" w:rsidRPr="00C64BEB" w:rsidRDefault="00BB5798">
      <w:pPr>
        <w:pStyle w:val="Heading2"/>
        <w:rPr>
          <w:lang w:val="fr-BE"/>
        </w:rPr>
      </w:pPr>
      <w:bookmarkStart w:id="47" w:name="article-41-annexes"/>
      <w:bookmarkEnd w:id="46"/>
      <w:r w:rsidRPr="00C64BEB">
        <w:rPr>
          <w:rFonts w:ascii="Arial" w:eastAsia="Arial" w:hAnsi="Arial"/>
          <w:lang w:val="fr-BE"/>
        </w:rPr>
        <w:t>Article 41 — Annexes</w:t>
      </w:r>
    </w:p>
    <w:p w14:paraId="686BFB64" w14:textId="77777777" w:rsidR="00646FB4" w:rsidRPr="00C64BEB" w:rsidRDefault="00BB5798">
      <w:pPr>
        <w:pStyle w:val="FirstParagraph"/>
        <w:rPr>
          <w:lang w:val="fr-BE"/>
        </w:rPr>
      </w:pPr>
      <w:r w:rsidRPr="00C64BEB">
        <w:rPr>
          <w:lang w:val="fr-BE"/>
        </w:rPr>
        <w:t>Les annexes suivantes font partie intégrante du Contrat :</w:t>
      </w:r>
    </w:p>
    <w:p w14:paraId="686BFB65" w14:textId="77777777" w:rsidR="00646FB4" w:rsidRPr="00C64BEB" w:rsidRDefault="00BB5798">
      <w:pPr>
        <w:pStyle w:val="BodyText"/>
        <w:rPr>
          <w:lang w:val="fr-BE"/>
        </w:rPr>
      </w:pPr>
      <w:r w:rsidRPr="00C64BEB">
        <w:rPr>
          <w:b/>
          <w:bCs/>
          <w:lang w:val="fr-BE"/>
        </w:rPr>
        <w:t>Annexe 1 — Liste et description des Produits Initiaux</w:t>
      </w:r>
    </w:p>
    <w:p w14:paraId="686BFB66" w14:textId="77777777" w:rsidR="00646FB4" w:rsidRPr="00C64BEB" w:rsidRDefault="00BB5798">
      <w:pPr>
        <w:pStyle w:val="BodyText"/>
        <w:rPr>
          <w:lang w:val="fr-BE"/>
        </w:rPr>
      </w:pPr>
      <w:r w:rsidRPr="00C64BEB">
        <w:rPr>
          <w:b/>
          <w:bCs/>
          <w:lang w:val="fr-BE"/>
        </w:rPr>
        <w:t>Annexe 2 — Spécifications techniques des Produits</w:t>
      </w:r>
    </w:p>
    <w:p w14:paraId="686BFB67" w14:textId="77777777" w:rsidR="00646FB4" w:rsidRPr="00C64BEB" w:rsidRDefault="00BB5798">
      <w:pPr>
        <w:pStyle w:val="BodyText"/>
        <w:rPr>
          <w:lang w:val="fr-BE"/>
        </w:rPr>
      </w:pPr>
      <w:r w:rsidRPr="00C64BEB">
        <w:rPr>
          <w:b/>
          <w:bCs/>
          <w:lang w:val="fr-BE"/>
        </w:rPr>
        <w:t>Annexe 3 — Données scientifiques, études de performance et validation</w:t>
      </w:r>
    </w:p>
    <w:p w14:paraId="686BFB68" w14:textId="605380F3" w:rsidR="00646FB4" w:rsidRPr="00C64BEB" w:rsidRDefault="00BB5798">
      <w:pPr>
        <w:pStyle w:val="BodyText"/>
        <w:rPr>
          <w:lang w:val="fr-BE"/>
        </w:rPr>
      </w:pPr>
      <w:r w:rsidRPr="00C64BEB">
        <w:rPr>
          <w:b/>
          <w:bCs/>
          <w:lang w:val="fr-BE"/>
        </w:rPr>
        <w:t xml:space="preserve">Annexe 4 — </w:t>
      </w:r>
      <w:r w:rsidR="00BC6FA1">
        <w:rPr>
          <w:b/>
          <w:bCs/>
          <w:lang w:val="fr-BE"/>
        </w:rPr>
        <w:t xml:space="preserve">  Quality Agreement</w:t>
      </w:r>
    </w:p>
    <w:p w14:paraId="686BFB69" w14:textId="77777777" w:rsidR="00646FB4" w:rsidRPr="00C64BEB" w:rsidRDefault="00BB5798">
      <w:pPr>
        <w:pStyle w:val="BodyText"/>
        <w:rPr>
          <w:lang w:val="fr-BE"/>
        </w:rPr>
      </w:pPr>
      <w:r w:rsidRPr="00C64BEB">
        <w:rPr>
          <w:b/>
          <w:bCs/>
          <w:lang w:val="fr-BE"/>
        </w:rPr>
        <w:t>Annexe 5 — Territoire européen couvert</w:t>
      </w:r>
    </w:p>
    <w:p w14:paraId="686BFB6A" w14:textId="77777777" w:rsidR="00646FB4" w:rsidRPr="00C64BEB" w:rsidRDefault="00BB5798">
      <w:pPr>
        <w:pStyle w:val="BodyText"/>
        <w:rPr>
          <w:lang w:val="fr-BE"/>
        </w:rPr>
      </w:pPr>
      <w:r w:rsidRPr="00C64BEB">
        <w:rPr>
          <w:b/>
          <w:bCs/>
          <w:lang w:val="fr-BE"/>
        </w:rPr>
        <w:t>Annexe 6 — Conditions commerciales, prix, commandes, incoterms et paiements</w:t>
      </w:r>
    </w:p>
    <w:p w14:paraId="686BFB6B" w14:textId="77777777" w:rsidR="00646FB4" w:rsidRPr="00C64BEB" w:rsidRDefault="00BB5798">
      <w:pPr>
        <w:pStyle w:val="BodyText"/>
        <w:rPr>
          <w:lang w:val="fr-BE"/>
        </w:rPr>
      </w:pPr>
      <w:r w:rsidRPr="00C64BEB">
        <w:rPr>
          <w:b/>
          <w:bCs/>
          <w:lang w:val="fr-BE"/>
        </w:rPr>
        <w:t>Annexe 7 — Mandat de Représentant Autorisé Européen</w:t>
      </w:r>
    </w:p>
    <w:p w14:paraId="686BFB6C" w14:textId="77777777" w:rsidR="00646FB4" w:rsidRPr="00C64BEB" w:rsidRDefault="00BB5798">
      <w:pPr>
        <w:pStyle w:val="BodyText"/>
        <w:rPr>
          <w:lang w:val="fr-BE"/>
        </w:rPr>
      </w:pPr>
      <w:r w:rsidRPr="00C64BEB">
        <w:rPr>
          <w:b/>
          <w:bCs/>
          <w:lang w:val="fr-BE"/>
        </w:rPr>
        <w:t>Annexe 8 — Transfert de Savoir-Faire et localisation industrielle européenne</w:t>
      </w:r>
    </w:p>
    <w:p w14:paraId="686BFB6D" w14:textId="77777777" w:rsidR="00646FB4" w:rsidRPr="00C64BEB" w:rsidRDefault="00BB5798">
      <w:pPr>
        <w:pStyle w:val="BodyText"/>
        <w:rPr>
          <w:lang w:val="fr-BE"/>
        </w:rPr>
      </w:pPr>
      <w:r w:rsidRPr="00C64BEB">
        <w:rPr>
          <w:b/>
          <w:bCs/>
          <w:lang w:val="fr-BE"/>
        </w:rPr>
        <w:t>Annexe 9 — Produits Futurs, extension de gamme et droit de premier refus</w:t>
      </w:r>
    </w:p>
    <w:p w14:paraId="686BFB6E" w14:textId="77777777" w:rsidR="00646FB4" w:rsidRPr="00C64BEB" w:rsidRDefault="00BB5798">
      <w:pPr>
        <w:pStyle w:val="BodyText"/>
        <w:rPr>
          <w:lang w:val="fr-BE"/>
        </w:rPr>
      </w:pPr>
      <w:r w:rsidRPr="00C64BEB">
        <w:rPr>
          <w:b/>
          <w:bCs/>
          <w:lang w:val="fr-BE"/>
        </w:rPr>
        <w:t>Annexe 10 — Confidentialité renforcée et non-contournement</w:t>
      </w:r>
    </w:p>
    <w:p w14:paraId="686BFB6F" w14:textId="77777777" w:rsidR="00646FB4" w:rsidRDefault="00EB3A05">
      <w:r>
        <w:rPr>
          <w:noProof/>
        </w:rPr>
      </w:r>
      <w:r>
        <w:pict w14:anchorId="1136A560">
          <v:rect id="Horizontal Line 41" o:spid="_x0000_s103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70" w14:textId="77777777" w:rsidR="00646FB4" w:rsidRPr="00C64BEB" w:rsidRDefault="00BB5798">
      <w:pPr>
        <w:pStyle w:val="Heading2"/>
        <w:rPr>
          <w:lang w:val="fr-BE"/>
        </w:rPr>
      </w:pPr>
      <w:bookmarkStart w:id="48" w:name="signatures"/>
      <w:bookmarkEnd w:id="47"/>
      <w:r w:rsidRPr="00C64BEB">
        <w:rPr>
          <w:rFonts w:ascii="Arial" w:eastAsia="Arial" w:hAnsi="Arial"/>
          <w:lang w:val="fr-BE"/>
        </w:rPr>
        <w:t>Signatures</w:t>
      </w:r>
    </w:p>
    <w:p w14:paraId="686BFB71" w14:textId="77777777" w:rsidR="00646FB4" w:rsidRPr="00C64BEB" w:rsidRDefault="00BB5798">
      <w:pPr>
        <w:pStyle w:val="FirstParagraph"/>
        <w:rPr>
          <w:lang w:val="fr-BE"/>
        </w:rPr>
      </w:pPr>
      <w:r w:rsidRPr="00C64BEB">
        <w:rPr>
          <w:lang w:val="fr-BE"/>
        </w:rPr>
        <w:t>Fait à [lieu], le [date], en deux exemplaires originaux.</w:t>
      </w:r>
    </w:p>
    <w:p w14:paraId="686BFB72" w14:textId="77777777" w:rsidR="00646FB4" w:rsidRPr="00C64BEB" w:rsidRDefault="00BB5798" w:rsidP="006842F9">
      <w:pPr>
        <w:pStyle w:val="BodyText"/>
        <w:jc w:val="left"/>
        <w:rPr>
          <w:lang w:val="fr-BE"/>
        </w:rPr>
      </w:pPr>
      <w:r w:rsidRPr="006842F9">
        <w:rPr>
          <w:b/>
          <w:bCs/>
          <w:lang w:val="fr-BE"/>
        </w:rPr>
        <w:t>Pour VetalyX</w:t>
      </w:r>
      <w:r w:rsidRPr="00C64BEB">
        <w:rPr>
          <w:lang w:val="fr-BE"/>
        </w:rPr>
        <w:br/>
        <w:t>Nom :</w:t>
      </w:r>
      <w:r w:rsidRPr="00C64BEB">
        <w:rPr>
          <w:lang w:val="fr-BE"/>
        </w:rPr>
        <w:br/>
        <w:t>Fonction :</w:t>
      </w:r>
      <w:r w:rsidRPr="00C64BEB">
        <w:rPr>
          <w:lang w:val="fr-BE"/>
        </w:rPr>
        <w:br/>
        <w:t>Signature :</w:t>
      </w:r>
    </w:p>
    <w:p w14:paraId="686BFB73" w14:textId="77777777" w:rsidR="00646FB4" w:rsidRPr="00C64BEB" w:rsidRDefault="00BB5798" w:rsidP="006842F9">
      <w:pPr>
        <w:pStyle w:val="BodyText"/>
        <w:jc w:val="left"/>
        <w:rPr>
          <w:lang w:val="fr-BE"/>
        </w:rPr>
      </w:pPr>
      <w:r w:rsidRPr="006842F9">
        <w:rPr>
          <w:b/>
          <w:bCs/>
          <w:lang w:val="fr-BE"/>
        </w:rPr>
        <w:t>Pour Diaho</w:t>
      </w:r>
      <w:r w:rsidRPr="00C64BEB">
        <w:rPr>
          <w:lang w:val="fr-BE"/>
        </w:rPr>
        <w:br/>
        <w:t>Nom :</w:t>
      </w:r>
      <w:r w:rsidRPr="00C64BEB">
        <w:rPr>
          <w:lang w:val="fr-BE"/>
        </w:rPr>
        <w:br/>
        <w:t>Fonction :</w:t>
      </w:r>
      <w:r w:rsidRPr="00C64BEB">
        <w:rPr>
          <w:lang w:val="fr-BE"/>
        </w:rPr>
        <w:br/>
        <w:t>Signature :</w:t>
      </w:r>
    </w:p>
    <w:p w14:paraId="686BFB74" w14:textId="77777777" w:rsidR="00646FB4" w:rsidRDefault="00EB3A05">
      <w:r>
        <w:rPr>
          <w:noProof/>
        </w:rPr>
      </w:r>
      <w:r>
        <w:pict w14:anchorId="4D84F436">
          <v:rect id="Horizontal Line 42" o:spid="_x0000_s1035"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75" w14:textId="77777777" w:rsidR="00646FB4" w:rsidRPr="00C64BEB" w:rsidRDefault="00BB5798">
      <w:pPr>
        <w:pStyle w:val="Heading1"/>
        <w:pageBreakBefore/>
        <w:rPr>
          <w:lang w:val="fr-BE"/>
        </w:rPr>
      </w:pPr>
      <w:bookmarkStart w:id="49" w:name="Xbe90c180a8a28a18cf3a14e9ed217b5a50faca7"/>
      <w:bookmarkEnd w:id="0"/>
      <w:bookmarkEnd w:id="48"/>
      <w:r w:rsidRPr="00C64BEB">
        <w:rPr>
          <w:rFonts w:ascii="Arial" w:eastAsia="Arial" w:hAnsi="Arial"/>
          <w:lang w:val="fr-BE"/>
        </w:rPr>
        <w:lastRenderedPageBreak/>
        <w:t>ANNEXE 1 — LISTE ET DESCRIPTION DES PRODUITS INITIAUX</w:t>
      </w:r>
    </w:p>
    <w:p w14:paraId="0C77498D" w14:textId="77777777" w:rsidR="009B4FB8" w:rsidRPr="009B4FB8" w:rsidRDefault="009B4FB8" w:rsidP="009B4FB8">
      <w:pPr>
        <w:pStyle w:val="FirstParagraph"/>
        <w:rPr>
          <w:lang w:val="fr-BE"/>
        </w:rPr>
      </w:pPr>
      <w:r w:rsidRPr="009B4FB8">
        <w:rPr>
          <w:lang w:val="fr-BE"/>
        </w:rPr>
        <w:t>La présente Annexe identifie les Produits Initiaux couverts par le Contrat et précise, pour chacun d’eux, les principales informations nécessaires à leur identification, leur commercialisation et leur gestion réglementaire et commerciale.</w:t>
      </w:r>
    </w:p>
    <w:p w14:paraId="574D58CC" w14:textId="77777777" w:rsidR="009B4FB8" w:rsidRPr="009B4FB8" w:rsidRDefault="009B4FB8" w:rsidP="009B4FB8">
      <w:pPr>
        <w:pStyle w:val="FirstParagraph"/>
        <w:rPr>
          <w:lang w:val="fr-BE"/>
        </w:rPr>
      </w:pPr>
      <w:r w:rsidRPr="009B4FB8">
        <w:rPr>
          <w:lang w:val="fr-BE"/>
        </w:rPr>
        <w:t>Les informations reprises dans cette Annexe devront permettre d’identifier sans ambiguïté chaque Produit, son fabricant effectif, sa référence, son usage prévu et ses principales caractéristiques.</w:t>
      </w:r>
    </w:p>
    <w:p w14:paraId="4D547B40" w14:textId="77777777" w:rsidR="009B4FB8" w:rsidRPr="009B4FB8" w:rsidRDefault="009B4FB8" w:rsidP="009B4FB8">
      <w:pPr>
        <w:pStyle w:val="FirstParagraph"/>
        <w:rPr>
          <w:lang w:val="fr-BE"/>
        </w:rPr>
      </w:pPr>
      <w:r w:rsidRPr="009B4FB8">
        <w:rPr>
          <w:lang w:val="fr-BE"/>
        </w:rPr>
        <w:t>Les Produits Initiaux comprennent notamment :</w:t>
      </w:r>
    </w:p>
    <w:p w14:paraId="5855D649" w14:textId="77777777" w:rsidR="009B4FB8" w:rsidRPr="00C64BEB" w:rsidRDefault="009B4FB8" w:rsidP="009B4FB8">
      <w:pPr>
        <w:pStyle w:val="Compact"/>
        <w:numPr>
          <w:ilvl w:val="0"/>
          <w:numId w:val="15"/>
        </w:numPr>
        <w:ind w:left="312" w:hanging="142"/>
        <w:rPr>
          <w:lang w:val="fr-BE"/>
        </w:rPr>
      </w:pPr>
      <w:r w:rsidRPr="00C64BEB">
        <w:rPr>
          <w:lang w:val="fr-BE"/>
        </w:rPr>
        <w:t>tests rapides de détection des allergies chez le chien ;</w:t>
      </w:r>
    </w:p>
    <w:p w14:paraId="700AA37B" w14:textId="77777777" w:rsidR="009B4FB8" w:rsidRPr="00C64BEB" w:rsidRDefault="009B4FB8" w:rsidP="009B4FB8">
      <w:pPr>
        <w:pStyle w:val="Compact"/>
        <w:numPr>
          <w:ilvl w:val="0"/>
          <w:numId w:val="15"/>
        </w:numPr>
        <w:ind w:left="312" w:hanging="142"/>
        <w:rPr>
          <w:lang w:val="fr-BE"/>
        </w:rPr>
      </w:pPr>
      <w:r w:rsidRPr="00C64BEB">
        <w:rPr>
          <w:lang w:val="fr-BE"/>
        </w:rPr>
        <w:t>tests rapides de détection des allergies chez le chat ;</w:t>
      </w:r>
    </w:p>
    <w:p w14:paraId="632E9447" w14:textId="77777777" w:rsidR="009B4FB8" w:rsidRPr="00C64BEB" w:rsidRDefault="009B4FB8" w:rsidP="009B4FB8">
      <w:pPr>
        <w:pStyle w:val="Compact"/>
        <w:numPr>
          <w:ilvl w:val="0"/>
          <w:numId w:val="15"/>
        </w:numPr>
        <w:ind w:left="312" w:hanging="142"/>
        <w:rPr>
          <w:lang w:val="fr-BE"/>
        </w:rPr>
      </w:pPr>
      <w:r w:rsidRPr="00C64BEB">
        <w:rPr>
          <w:lang w:val="fr-BE"/>
        </w:rPr>
        <w:t>accessoires, consommables, notices, emballages et documents associés ;</w:t>
      </w:r>
    </w:p>
    <w:p w14:paraId="0CFB4588" w14:textId="77777777" w:rsidR="009B4FB8" w:rsidRPr="00C64BEB" w:rsidRDefault="009B4FB8" w:rsidP="009B4FB8">
      <w:pPr>
        <w:pStyle w:val="Compact"/>
        <w:numPr>
          <w:ilvl w:val="0"/>
          <w:numId w:val="15"/>
        </w:numPr>
        <w:ind w:left="312" w:hanging="142"/>
        <w:rPr>
          <w:lang w:val="fr-BE"/>
        </w:rPr>
      </w:pPr>
      <w:r w:rsidRPr="00C64BEB">
        <w:rPr>
          <w:lang w:val="fr-BE"/>
        </w:rPr>
        <w:t>tout instrument ou support nécessaire à l’utilisation des tests, le cas échéant.</w:t>
      </w:r>
    </w:p>
    <w:p w14:paraId="23B911AA" w14:textId="77777777" w:rsidR="009B4FB8" w:rsidRPr="009B4FB8" w:rsidRDefault="009B4FB8" w:rsidP="009B4FB8">
      <w:pPr>
        <w:pStyle w:val="FirstParagraph"/>
        <w:rPr>
          <w:lang w:val="fr-BE"/>
        </w:rPr>
      </w:pPr>
      <w:r w:rsidRPr="009B4FB8">
        <w:rPr>
          <w:lang w:val="fr-BE"/>
        </w:rPr>
        <w:t>Pour chaque Produit, les informations suivantes devront être renseignées :</w:t>
      </w:r>
    </w:p>
    <w:p w14:paraId="7FE7DFBF" w14:textId="77777777" w:rsidR="009B4FB8" w:rsidRDefault="009B4FB8" w:rsidP="009B4FB8">
      <w:pPr>
        <w:pStyle w:val="Compact"/>
        <w:numPr>
          <w:ilvl w:val="0"/>
          <w:numId w:val="16"/>
        </w:numPr>
        <w:ind w:left="312" w:hanging="142"/>
      </w:pPr>
      <w:r>
        <w:t>nom commercial ;</w:t>
      </w:r>
    </w:p>
    <w:p w14:paraId="7D7F959F" w14:textId="77777777" w:rsidR="009B4FB8" w:rsidRDefault="009B4FB8" w:rsidP="009B4FB8">
      <w:pPr>
        <w:pStyle w:val="Compact"/>
        <w:numPr>
          <w:ilvl w:val="0"/>
          <w:numId w:val="16"/>
        </w:numPr>
        <w:ind w:left="312" w:hanging="142"/>
      </w:pPr>
      <w:r>
        <w:t>référence produit ;</w:t>
      </w:r>
    </w:p>
    <w:p w14:paraId="229C030D" w14:textId="77777777" w:rsidR="009B4FB8" w:rsidRDefault="009B4FB8" w:rsidP="009B4FB8">
      <w:pPr>
        <w:pStyle w:val="Compact"/>
        <w:numPr>
          <w:ilvl w:val="0"/>
          <w:numId w:val="16"/>
        </w:numPr>
        <w:ind w:left="312" w:hanging="142"/>
      </w:pPr>
      <w:r>
        <w:t>fabricant ;</w:t>
      </w:r>
    </w:p>
    <w:p w14:paraId="562DE12A" w14:textId="77777777" w:rsidR="009B4FB8" w:rsidRDefault="009B4FB8" w:rsidP="009B4FB8">
      <w:pPr>
        <w:pStyle w:val="Compact"/>
        <w:numPr>
          <w:ilvl w:val="0"/>
          <w:numId w:val="16"/>
        </w:numPr>
        <w:ind w:left="312" w:hanging="142"/>
      </w:pPr>
      <w:r>
        <w:t>principe du test ;</w:t>
      </w:r>
    </w:p>
    <w:p w14:paraId="3923E120" w14:textId="77777777" w:rsidR="009B4FB8" w:rsidRDefault="009B4FB8" w:rsidP="009B4FB8">
      <w:pPr>
        <w:pStyle w:val="Compact"/>
        <w:numPr>
          <w:ilvl w:val="0"/>
          <w:numId w:val="16"/>
        </w:numPr>
        <w:ind w:left="312" w:hanging="142"/>
      </w:pPr>
      <w:r>
        <w:t>espèce cible ;</w:t>
      </w:r>
    </w:p>
    <w:p w14:paraId="30804C70" w14:textId="77777777" w:rsidR="009B4FB8" w:rsidRDefault="009B4FB8" w:rsidP="009B4FB8">
      <w:pPr>
        <w:pStyle w:val="Compact"/>
        <w:numPr>
          <w:ilvl w:val="0"/>
          <w:numId w:val="16"/>
        </w:numPr>
        <w:ind w:left="312" w:hanging="142"/>
      </w:pPr>
      <w:r>
        <w:t>type d’échantillon ;</w:t>
      </w:r>
    </w:p>
    <w:p w14:paraId="450126ED" w14:textId="77777777" w:rsidR="009B4FB8" w:rsidRDefault="009B4FB8" w:rsidP="009B4FB8">
      <w:pPr>
        <w:pStyle w:val="Compact"/>
        <w:numPr>
          <w:ilvl w:val="0"/>
          <w:numId w:val="16"/>
        </w:numPr>
        <w:ind w:left="312" w:hanging="142"/>
      </w:pPr>
      <w:r>
        <w:t>volume requis</w:t>
      </w:r>
    </w:p>
    <w:p w14:paraId="583F1B74" w14:textId="77777777" w:rsidR="009B4FB8" w:rsidRDefault="009B4FB8" w:rsidP="009B4FB8">
      <w:pPr>
        <w:pStyle w:val="Compact"/>
        <w:numPr>
          <w:ilvl w:val="0"/>
          <w:numId w:val="16"/>
        </w:numPr>
        <w:ind w:left="312" w:hanging="142"/>
      </w:pPr>
      <w:r>
        <w:t>analyte mesuré</w:t>
      </w:r>
    </w:p>
    <w:p w14:paraId="080D0451" w14:textId="77777777" w:rsidR="009B4FB8" w:rsidRPr="00AC17A1" w:rsidRDefault="009B4FB8" w:rsidP="009B4FB8">
      <w:pPr>
        <w:pStyle w:val="Compact"/>
        <w:numPr>
          <w:ilvl w:val="0"/>
          <w:numId w:val="16"/>
        </w:numPr>
        <w:ind w:left="312" w:hanging="142"/>
        <w:rPr>
          <w:lang w:val="fr-BE"/>
        </w:rPr>
      </w:pPr>
      <w:r w:rsidRPr="00AC17A1">
        <w:rPr>
          <w:lang w:val="fr-BE"/>
        </w:rPr>
        <w:t>composition exacte du panel d</w:t>
      </w:r>
      <w:r>
        <w:rPr>
          <w:lang w:val="fr-BE"/>
        </w:rPr>
        <w:t>’allergènes</w:t>
      </w:r>
    </w:p>
    <w:p w14:paraId="766B3C5D" w14:textId="77777777" w:rsidR="009B4FB8" w:rsidRDefault="009B4FB8" w:rsidP="009B4FB8">
      <w:pPr>
        <w:pStyle w:val="Compact"/>
        <w:numPr>
          <w:ilvl w:val="0"/>
          <w:numId w:val="16"/>
        </w:numPr>
        <w:ind w:left="312" w:hanging="142"/>
      </w:pPr>
      <w:r>
        <w:t>composants</w:t>
      </w:r>
    </w:p>
    <w:p w14:paraId="0AF7AAAF" w14:textId="77777777" w:rsidR="009B4FB8" w:rsidRDefault="009B4FB8" w:rsidP="009B4FB8">
      <w:pPr>
        <w:pStyle w:val="Compact"/>
        <w:numPr>
          <w:ilvl w:val="0"/>
          <w:numId w:val="16"/>
        </w:numPr>
        <w:ind w:left="312" w:hanging="142"/>
      </w:pPr>
      <w:r>
        <w:t>accessoires</w:t>
      </w:r>
    </w:p>
    <w:p w14:paraId="5A5BA874" w14:textId="77777777" w:rsidR="009B4FB8" w:rsidRDefault="009B4FB8" w:rsidP="009B4FB8">
      <w:pPr>
        <w:pStyle w:val="Compact"/>
        <w:numPr>
          <w:ilvl w:val="0"/>
          <w:numId w:val="16"/>
        </w:numPr>
        <w:ind w:left="312" w:hanging="142"/>
      </w:pPr>
      <w:r>
        <w:t>durée du test ;</w:t>
      </w:r>
    </w:p>
    <w:p w14:paraId="095A62C7" w14:textId="77777777" w:rsidR="009B4FB8" w:rsidRDefault="009B4FB8" w:rsidP="009B4FB8">
      <w:pPr>
        <w:pStyle w:val="Compact"/>
        <w:numPr>
          <w:ilvl w:val="0"/>
          <w:numId w:val="16"/>
        </w:numPr>
        <w:ind w:left="312" w:hanging="142"/>
      </w:pPr>
      <w:r>
        <w:t>conditions de conservation ;</w:t>
      </w:r>
    </w:p>
    <w:p w14:paraId="6B8C30B3" w14:textId="77777777" w:rsidR="009B4FB8" w:rsidRDefault="009B4FB8" w:rsidP="009B4FB8">
      <w:pPr>
        <w:pStyle w:val="Compact"/>
        <w:numPr>
          <w:ilvl w:val="0"/>
          <w:numId w:val="16"/>
        </w:numPr>
        <w:ind w:left="312" w:hanging="142"/>
      </w:pPr>
      <w:r>
        <w:t>conditions de transport</w:t>
      </w:r>
    </w:p>
    <w:p w14:paraId="7C353D02" w14:textId="77777777" w:rsidR="009B4FB8" w:rsidRDefault="009B4FB8" w:rsidP="009B4FB8">
      <w:pPr>
        <w:pStyle w:val="Compact"/>
        <w:numPr>
          <w:ilvl w:val="0"/>
          <w:numId w:val="16"/>
        </w:numPr>
        <w:ind w:left="312" w:hanging="142"/>
      </w:pPr>
      <w:r>
        <w:t>durée totale de vie ;</w:t>
      </w:r>
    </w:p>
    <w:p w14:paraId="21726AD7" w14:textId="77777777" w:rsidR="009B4FB8" w:rsidRDefault="009B4FB8" w:rsidP="009B4FB8">
      <w:pPr>
        <w:pStyle w:val="Compact"/>
        <w:numPr>
          <w:ilvl w:val="0"/>
          <w:numId w:val="16"/>
        </w:numPr>
        <w:ind w:left="312" w:hanging="142"/>
      </w:pPr>
      <w:r>
        <w:t>conditionnement ;</w:t>
      </w:r>
    </w:p>
    <w:p w14:paraId="3D799059" w14:textId="77777777" w:rsidR="009B4FB8" w:rsidRDefault="009B4FB8" w:rsidP="009B4FB8">
      <w:pPr>
        <w:pStyle w:val="Compact"/>
        <w:numPr>
          <w:ilvl w:val="0"/>
          <w:numId w:val="16"/>
        </w:numPr>
        <w:ind w:left="312" w:hanging="142"/>
      </w:pPr>
      <w:r>
        <w:t>statut réglementaire actuel ;</w:t>
      </w:r>
    </w:p>
    <w:p w14:paraId="6A396C31" w14:textId="77777777" w:rsidR="009B4FB8" w:rsidRPr="009B4FB8" w:rsidRDefault="009B4FB8" w:rsidP="009B4FB8">
      <w:pPr>
        <w:pStyle w:val="Compact"/>
        <w:numPr>
          <w:ilvl w:val="0"/>
          <w:numId w:val="16"/>
        </w:numPr>
        <w:ind w:left="312" w:hanging="142"/>
        <w:rPr>
          <w:lang w:val="fr-BE"/>
        </w:rPr>
      </w:pPr>
      <w:r>
        <w:t>documentation disponible.</w:t>
      </w:r>
    </w:p>
    <w:p w14:paraId="0DE77669" w14:textId="7F4737ED" w:rsidR="009B4FB8" w:rsidRPr="009B4FB8" w:rsidRDefault="009B4FB8" w:rsidP="009B4FB8">
      <w:pPr>
        <w:pStyle w:val="Compact"/>
        <w:numPr>
          <w:ilvl w:val="0"/>
          <w:numId w:val="16"/>
        </w:numPr>
        <w:ind w:left="312" w:hanging="142"/>
        <w:rPr>
          <w:lang w:val="fr-BE"/>
        </w:rPr>
      </w:pPr>
      <w:r w:rsidRPr="009B4FB8">
        <w:rPr>
          <w:lang w:val="fr-BE"/>
        </w:rPr>
        <w:t>durée de vie résiduelle minimale garantie à la livraison ;</w:t>
      </w:r>
    </w:p>
    <w:p w14:paraId="03B650D9" w14:textId="5E49B592" w:rsidR="009B4FB8" w:rsidRPr="009B4FB8" w:rsidRDefault="009B4FB8" w:rsidP="009B4FB8">
      <w:pPr>
        <w:pStyle w:val="FirstParagraph"/>
        <w:rPr>
          <w:lang w:val="fr-BE"/>
        </w:rPr>
      </w:pPr>
      <w:r w:rsidRPr="009B4FB8">
        <w:rPr>
          <w:lang w:val="fr-BE"/>
        </w:rPr>
        <w:t>Les spécifications techniques détaillées, critères de contrôle, performances, conditions de libération des lots et autres exigences qualité applicables aux Produits sont définis ou référencés dans la documentation contrôlée conformément au Quality Agreement</w:t>
      </w:r>
      <w:r w:rsidR="00B911DC">
        <w:rPr>
          <w:lang w:val="fr-BE"/>
        </w:rPr>
        <w:t xml:space="preserve"> conclu entre les </w:t>
      </w:r>
      <w:r w:rsidR="00C306E8">
        <w:rPr>
          <w:lang w:val="fr-BE"/>
        </w:rPr>
        <w:t>Parties</w:t>
      </w:r>
      <w:r w:rsidRPr="009B4FB8">
        <w:rPr>
          <w:lang w:val="fr-BE"/>
        </w:rPr>
        <w:t>.</w:t>
      </w:r>
    </w:p>
    <w:p w14:paraId="044838E0" w14:textId="7D2AF801" w:rsidR="009B4FB8" w:rsidRPr="009B4FB8" w:rsidRDefault="009B4FB8" w:rsidP="009B4FB8">
      <w:pPr>
        <w:pStyle w:val="FirstParagraph"/>
        <w:rPr>
          <w:lang w:val="fr-BE"/>
        </w:rPr>
      </w:pPr>
      <w:r w:rsidRPr="009B4FB8">
        <w:rPr>
          <w:lang w:val="fr-BE"/>
        </w:rPr>
        <w:t xml:space="preserve">Toute addition, suppression ou modification substantielle d’un Produit couvert par cette Annexe devra être convenue par écrit entre les </w:t>
      </w:r>
      <w:r w:rsidR="00C306E8">
        <w:rPr>
          <w:lang w:val="fr-BE"/>
        </w:rPr>
        <w:t>Parties</w:t>
      </w:r>
      <w:r w:rsidRPr="009B4FB8">
        <w:rPr>
          <w:lang w:val="fr-BE"/>
        </w:rPr>
        <w:t xml:space="preserve"> et, lorsque nécessaire, gérée conformément au processus de Change Control prévu dans le Quality Agreement</w:t>
      </w:r>
      <w:r w:rsidR="00EB7B33">
        <w:rPr>
          <w:lang w:val="fr-BE"/>
        </w:rPr>
        <w:t xml:space="preserve"> conclu entre les </w:t>
      </w:r>
      <w:r w:rsidR="00C306E8">
        <w:rPr>
          <w:lang w:val="fr-BE"/>
        </w:rPr>
        <w:t>Parties</w:t>
      </w:r>
      <w:r w:rsidRPr="009B4FB8">
        <w:rPr>
          <w:lang w:val="fr-BE"/>
        </w:rPr>
        <w:t>.</w:t>
      </w:r>
    </w:p>
    <w:p w14:paraId="686BFB76" w14:textId="77777777" w:rsidR="00646FB4" w:rsidRPr="009B4FB8" w:rsidRDefault="00BB5798">
      <w:pPr>
        <w:pStyle w:val="FirstParagraph"/>
        <w:rPr>
          <w:strike/>
          <w:lang w:val="fr-BE"/>
        </w:rPr>
      </w:pPr>
      <w:r w:rsidRPr="009B4FB8">
        <w:rPr>
          <w:strike/>
          <w:lang w:val="fr-BE"/>
        </w:rPr>
        <w:t>À compléter.</w:t>
      </w:r>
    </w:p>
    <w:p w14:paraId="686BFB77" w14:textId="77777777" w:rsidR="00646FB4" w:rsidRPr="009B4FB8" w:rsidRDefault="00BB5798">
      <w:pPr>
        <w:pStyle w:val="BodyText"/>
        <w:rPr>
          <w:strike/>
          <w:lang w:val="fr-BE"/>
        </w:rPr>
      </w:pPr>
      <w:r w:rsidRPr="009B4FB8">
        <w:rPr>
          <w:strike/>
          <w:lang w:val="fr-BE"/>
        </w:rPr>
        <w:t>Les Produits Initiaux comprennent notamment :</w:t>
      </w:r>
    </w:p>
    <w:p w14:paraId="686BFB7C" w14:textId="77777777" w:rsidR="00646FB4" w:rsidRPr="009B4FB8" w:rsidRDefault="00BB5798">
      <w:pPr>
        <w:pStyle w:val="FirstParagraph"/>
        <w:rPr>
          <w:strike/>
          <w:lang w:val="fr-BE"/>
        </w:rPr>
      </w:pPr>
      <w:r w:rsidRPr="009B4FB8">
        <w:rPr>
          <w:strike/>
          <w:lang w:val="fr-BE"/>
        </w:rPr>
        <w:t>Pour chaque Produit, les informations suivantes devront être renseignées :</w:t>
      </w:r>
    </w:p>
    <w:p w14:paraId="731B7CF9" w14:textId="385066DE" w:rsidR="002B04CA" w:rsidRPr="00AC17A1" w:rsidRDefault="002B04CA" w:rsidP="00AC17A1">
      <w:pPr>
        <w:pStyle w:val="Compact"/>
        <w:numPr>
          <w:ilvl w:val="0"/>
          <w:numId w:val="16"/>
        </w:numPr>
        <w:ind w:left="312" w:hanging="142"/>
        <w:rPr>
          <w:lang w:val="fr-BE"/>
        </w:rPr>
      </w:pPr>
      <w:ins w:id="50" w:author="Alain BOSSELOIR" w:date="2026-08-10T18:35:00Z">
        <w:r w:rsidRPr="00AC17A1">
          <w:rPr>
            <w:lang w:val="fr-BE"/>
          </w:rPr>
          <w:t xml:space="preserve"> </w:t>
        </w:r>
      </w:ins>
    </w:p>
    <w:p w14:paraId="686BFB89" w14:textId="77777777" w:rsidR="00646FB4" w:rsidRDefault="00EB3A05">
      <w:r>
        <w:rPr>
          <w:noProof/>
        </w:rPr>
      </w:r>
      <w:r>
        <w:pict w14:anchorId="3BB546D2">
          <v:rect id="Horizontal Line 43" o:spid="_x0000_s1034"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8A" w14:textId="77777777" w:rsidR="00646FB4" w:rsidRPr="00C64BEB" w:rsidRDefault="00BB5798">
      <w:pPr>
        <w:pStyle w:val="Heading1"/>
        <w:pageBreakBefore/>
        <w:rPr>
          <w:lang w:val="fr-BE"/>
        </w:rPr>
      </w:pPr>
      <w:bookmarkStart w:id="51" w:name="annexe-2-spécifications-techniques"/>
      <w:bookmarkEnd w:id="49"/>
      <w:r w:rsidRPr="00C64BEB">
        <w:rPr>
          <w:rFonts w:ascii="Arial" w:eastAsia="Arial" w:hAnsi="Arial"/>
          <w:lang w:val="fr-BE"/>
        </w:rPr>
        <w:lastRenderedPageBreak/>
        <w:t>ANNEXE 2 — SPÉCIFICATIONS TECHNIQUES</w:t>
      </w:r>
    </w:p>
    <w:p w14:paraId="127FF8CB" w14:textId="4BDEB949" w:rsidR="00EB7B33" w:rsidRDefault="00EB7B33" w:rsidP="00470D4D">
      <w:pPr>
        <w:pStyle w:val="Compact"/>
        <w:ind w:left="170"/>
        <w:rPr>
          <w:strike/>
          <w:lang w:val="fr-BE"/>
        </w:rPr>
      </w:pPr>
    </w:p>
    <w:p w14:paraId="344AD39B" w14:textId="6C4D9C61" w:rsidR="00EE7D02" w:rsidRPr="00470D4D" w:rsidRDefault="00EE7D02" w:rsidP="00470D4D">
      <w:pPr>
        <w:pStyle w:val="Compact"/>
        <w:ind w:left="170"/>
        <w:rPr>
          <w:lang w:val="fr-BE"/>
        </w:rPr>
      </w:pPr>
      <w:r w:rsidRPr="00470D4D">
        <w:rPr>
          <w:lang w:val="fr-BE"/>
        </w:rPr>
        <w:t xml:space="preserve">Les spécifications techniques applicables aux Produits sont définies dans les spécifications produit approuvées et contrôlées conformément au Quality Agreement conclu entre les </w:t>
      </w:r>
      <w:r w:rsidR="00C306E8">
        <w:rPr>
          <w:lang w:val="fr-BE"/>
        </w:rPr>
        <w:t>Parties</w:t>
      </w:r>
      <w:r w:rsidRPr="00470D4D">
        <w:rPr>
          <w:lang w:val="fr-BE"/>
        </w:rPr>
        <w:t>.</w:t>
      </w:r>
    </w:p>
    <w:p w14:paraId="686BFB9C" w14:textId="77777777" w:rsidR="00646FB4" w:rsidRDefault="00EB3A05">
      <w:r>
        <w:rPr>
          <w:noProof/>
        </w:rPr>
      </w:r>
      <w:r>
        <w:pict w14:anchorId="2FE50CC0">
          <v:rect id="Horizontal Line 44" o:spid="_x0000_s1033"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9D" w14:textId="77777777" w:rsidR="00646FB4" w:rsidRPr="00C64BEB" w:rsidRDefault="00BB5798">
      <w:pPr>
        <w:pStyle w:val="Heading1"/>
        <w:pageBreakBefore/>
        <w:rPr>
          <w:lang w:val="fr-BE"/>
        </w:rPr>
      </w:pPr>
      <w:bookmarkStart w:id="52" w:name="Xe0d0601952a6613da189c54a194eba8a1a1f9df"/>
      <w:bookmarkEnd w:id="51"/>
      <w:r w:rsidRPr="00C64BEB">
        <w:rPr>
          <w:rFonts w:ascii="Arial" w:eastAsia="Arial" w:hAnsi="Arial"/>
          <w:lang w:val="fr-BE"/>
        </w:rPr>
        <w:lastRenderedPageBreak/>
        <w:t>ANNEXE 3 — DONNÉES SCIENTIFIQUES ET PERFORMANCE</w:t>
      </w:r>
    </w:p>
    <w:p w14:paraId="7EAFFE89" w14:textId="77777777" w:rsidR="002577FD" w:rsidRPr="002577FD" w:rsidRDefault="002577FD" w:rsidP="002577FD">
      <w:pPr>
        <w:pStyle w:val="FirstParagraph"/>
        <w:rPr>
          <w:lang w:val="fr-BE"/>
        </w:rPr>
      </w:pPr>
      <w:r w:rsidRPr="002577FD">
        <w:rPr>
          <w:lang w:val="fr-BE"/>
        </w:rPr>
        <w:t>La présente Annexe a pour objet d’identifier les principales données scientifiques et études disponibles permettant de justifier les performances, les usages revendiqués et les limites des Produits.</w:t>
      </w:r>
    </w:p>
    <w:p w14:paraId="40C4C9C7" w14:textId="1C559EA0" w:rsidR="002577FD" w:rsidRPr="002577FD" w:rsidRDefault="002577FD" w:rsidP="002577FD">
      <w:pPr>
        <w:pStyle w:val="FirstParagraph"/>
        <w:rPr>
          <w:lang w:val="fr-BE"/>
        </w:rPr>
      </w:pPr>
      <w:r w:rsidRPr="002577FD">
        <w:rPr>
          <w:lang w:val="fr-BE"/>
        </w:rPr>
        <w:t>Diaho mettra à disposition de Vetalyx les études, rapports et données disponibles nécessaires à l’évaluation scientifique, réglementaire et commerciale des Produits.</w:t>
      </w:r>
    </w:p>
    <w:p w14:paraId="587DA272" w14:textId="69F595CE" w:rsidR="002577FD" w:rsidRPr="002577FD" w:rsidRDefault="007C795E" w:rsidP="002577FD">
      <w:pPr>
        <w:pStyle w:val="FirstParagraph"/>
        <w:rPr>
          <w:lang w:val="fr-BE"/>
        </w:rPr>
      </w:pPr>
      <w:r>
        <w:rPr>
          <w:lang w:val="fr-BE"/>
        </w:rPr>
        <w:t>L</w:t>
      </w:r>
      <w:r w:rsidR="002577FD" w:rsidRPr="002577FD">
        <w:rPr>
          <w:lang w:val="fr-BE"/>
        </w:rPr>
        <w:t>e</w:t>
      </w:r>
      <w:r w:rsidR="0080667C">
        <w:rPr>
          <w:lang w:val="fr-BE"/>
        </w:rPr>
        <w:t xml:space="preserve">s </w:t>
      </w:r>
      <w:r w:rsidR="00C400DF">
        <w:rPr>
          <w:lang w:val="fr-BE"/>
        </w:rPr>
        <w:t>documents</w:t>
      </w:r>
      <w:r w:rsidR="002577FD" w:rsidRPr="002577FD">
        <w:rPr>
          <w:lang w:val="fr-BE"/>
        </w:rPr>
        <w:t xml:space="preserve"> devr</w:t>
      </w:r>
      <w:r w:rsidR="0080667C">
        <w:rPr>
          <w:lang w:val="fr-BE"/>
        </w:rPr>
        <w:t>ont</w:t>
      </w:r>
      <w:r w:rsidR="002577FD" w:rsidRPr="002577FD">
        <w:rPr>
          <w:lang w:val="fr-BE"/>
        </w:rPr>
        <w:t xml:space="preserve"> notamment contenir ou référencer :</w:t>
      </w:r>
    </w:p>
    <w:p w14:paraId="7A516CD4" w14:textId="1F6A6803" w:rsidR="00E90109" w:rsidRDefault="00342CA2" w:rsidP="00E90109">
      <w:pPr>
        <w:pStyle w:val="Compact"/>
        <w:numPr>
          <w:ilvl w:val="0"/>
          <w:numId w:val="18"/>
        </w:numPr>
        <w:ind w:left="312" w:hanging="142"/>
      </w:pPr>
      <w:r>
        <w:t xml:space="preserve">les </w:t>
      </w:r>
      <w:r w:rsidR="00E90109">
        <w:t>études internes ;</w:t>
      </w:r>
    </w:p>
    <w:p w14:paraId="20C8F515" w14:textId="79C7D3A4" w:rsidR="00E90109" w:rsidRDefault="00342CA2" w:rsidP="00E90109">
      <w:pPr>
        <w:pStyle w:val="Compact"/>
        <w:numPr>
          <w:ilvl w:val="0"/>
          <w:numId w:val="18"/>
        </w:numPr>
        <w:ind w:left="312" w:hanging="142"/>
      </w:pPr>
      <w:r>
        <w:t xml:space="preserve">les </w:t>
      </w:r>
      <w:r w:rsidR="00E90109">
        <w:t>études externes ;</w:t>
      </w:r>
    </w:p>
    <w:p w14:paraId="586EE80A" w14:textId="3015730E" w:rsidR="00E90109" w:rsidRPr="00C64BEB" w:rsidRDefault="00342CA2" w:rsidP="00E90109">
      <w:pPr>
        <w:pStyle w:val="Compact"/>
        <w:numPr>
          <w:ilvl w:val="0"/>
          <w:numId w:val="18"/>
        </w:numPr>
        <w:ind w:left="312" w:hanging="142"/>
        <w:rPr>
          <w:lang w:val="fr-BE"/>
        </w:rPr>
      </w:pPr>
      <w:r>
        <w:rPr>
          <w:lang w:val="fr-BE"/>
        </w:rPr>
        <w:t xml:space="preserve">les </w:t>
      </w:r>
      <w:r w:rsidR="00E90109" w:rsidRPr="00C64BEB">
        <w:rPr>
          <w:lang w:val="fr-BE"/>
        </w:rPr>
        <w:t>comparaisons avec méthodes de référence ;</w:t>
      </w:r>
    </w:p>
    <w:p w14:paraId="31C8B76D" w14:textId="74000A0D" w:rsidR="00E90109" w:rsidRPr="00C64BEB" w:rsidRDefault="00342CA2" w:rsidP="00E90109">
      <w:pPr>
        <w:pStyle w:val="Compact"/>
        <w:numPr>
          <w:ilvl w:val="0"/>
          <w:numId w:val="18"/>
        </w:numPr>
        <w:ind w:left="312" w:hanging="142"/>
        <w:rPr>
          <w:lang w:val="fr-BE"/>
        </w:rPr>
      </w:pPr>
      <w:r>
        <w:rPr>
          <w:lang w:val="fr-BE"/>
        </w:rPr>
        <w:t xml:space="preserve">les </w:t>
      </w:r>
      <w:r w:rsidR="00E90109" w:rsidRPr="00C64BEB">
        <w:rPr>
          <w:lang w:val="fr-BE"/>
        </w:rPr>
        <w:t>données de sensibilité et spécificité ;</w:t>
      </w:r>
    </w:p>
    <w:p w14:paraId="7C31AABC" w14:textId="604BE2F5" w:rsidR="00E90109" w:rsidRDefault="00342CA2" w:rsidP="00E90109">
      <w:pPr>
        <w:pStyle w:val="Compact"/>
        <w:numPr>
          <w:ilvl w:val="0"/>
          <w:numId w:val="18"/>
        </w:numPr>
        <w:ind w:left="312" w:hanging="142"/>
      </w:pPr>
      <w:r>
        <w:t xml:space="preserve">les </w:t>
      </w:r>
      <w:r w:rsidR="00E90109">
        <w:t>données de répétabilité ;</w:t>
      </w:r>
    </w:p>
    <w:p w14:paraId="186FDBD8" w14:textId="6C690A78" w:rsidR="00E90109" w:rsidRDefault="00342CA2" w:rsidP="00E90109">
      <w:pPr>
        <w:pStyle w:val="Compact"/>
        <w:numPr>
          <w:ilvl w:val="0"/>
          <w:numId w:val="18"/>
        </w:numPr>
        <w:ind w:left="312" w:hanging="142"/>
      </w:pPr>
      <w:r>
        <w:t xml:space="preserve">les </w:t>
      </w:r>
      <w:r w:rsidR="00E90109">
        <w:t>données de reproductibilité ;</w:t>
      </w:r>
    </w:p>
    <w:p w14:paraId="1651B687" w14:textId="05C6F1BF" w:rsidR="00E90109" w:rsidRDefault="00342CA2" w:rsidP="00E90109">
      <w:pPr>
        <w:pStyle w:val="Compact"/>
        <w:numPr>
          <w:ilvl w:val="0"/>
          <w:numId w:val="18"/>
        </w:numPr>
        <w:ind w:left="312" w:hanging="142"/>
      </w:pPr>
      <w:r>
        <w:t xml:space="preserve">la </w:t>
      </w:r>
      <w:r w:rsidR="00E90109">
        <w:t>validation par espèce ;</w:t>
      </w:r>
    </w:p>
    <w:p w14:paraId="57D41057" w14:textId="6CC05085" w:rsidR="00E90109" w:rsidRDefault="00342CA2" w:rsidP="00E90109">
      <w:pPr>
        <w:pStyle w:val="Compact"/>
        <w:numPr>
          <w:ilvl w:val="0"/>
          <w:numId w:val="18"/>
        </w:numPr>
        <w:ind w:left="312" w:hanging="142"/>
      </w:pPr>
      <w:r>
        <w:t xml:space="preserve">les </w:t>
      </w:r>
      <w:r w:rsidR="00E90109">
        <w:t>limites scientifiques connues ;</w:t>
      </w:r>
    </w:p>
    <w:p w14:paraId="7D83B564" w14:textId="7279FC5E" w:rsidR="00E90109" w:rsidRDefault="00342CA2" w:rsidP="00E90109">
      <w:pPr>
        <w:pStyle w:val="Compact"/>
        <w:numPr>
          <w:ilvl w:val="0"/>
          <w:numId w:val="18"/>
        </w:numPr>
        <w:ind w:left="312" w:hanging="142"/>
      </w:pPr>
      <w:r>
        <w:t xml:space="preserve">les </w:t>
      </w:r>
      <w:r w:rsidR="00E90109">
        <w:t>publications éventuelles ;</w:t>
      </w:r>
    </w:p>
    <w:p w14:paraId="40D2AAB9" w14:textId="0C0C576F" w:rsidR="00E90109" w:rsidRPr="00C64BEB" w:rsidRDefault="00342CA2" w:rsidP="00E90109">
      <w:pPr>
        <w:pStyle w:val="Compact"/>
        <w:numPr>
          <w:ilvl w:val="0"/>
          <w:numId w:val="18"/>
        </w:numPr>
        <w:ind w:left="312" w:hanging="142"/>
        <w:rPr>
          <w:lang w:val="fr-BE"/>
        </w:rPr>
      </w:pPr>
      <w:r>
        <w:rPr>
          <w:lang w:val="fr-BE"/>
        </w:rPr>
        <w:t xml:space="preserve">les </w:t>
      </w:r>
      <w:r w:rsidR="00E90109" w:rsidRPr="00C64BEB">
        <w:rPr>
          <w:lang w:val="fr-BE"/>
        </w:rPr>
        <w:t>données utiles aux vétérinaires prescripteurs.</w:t>
      </w:r>
    </w:p>
    <w:p w14:paraId="00BFA801" w14:textId="77777777" w:rsidR="002577FD" w:rsidRPr="002577FD" w:rsidRDefault="002577FD" w:rsidP="002577FD">
      <w:pPr>
        <w:pStyle w:val="FirstParagraph"/>
        <w:rPr>
          <w:lang w:val="fr-BE"/>
        </w:rPr>
      </w:pPr>
      <w:r w:rsidRPr="002577FD">
        <w:rPr>
          <w:lang w:val="fr-BE"/>
        </w:rPr>
        <w:t>Les performances et revendications utilisées dans les notices, documents réglementaires ou supports commerciaux de Vetalyx devront être cohérentes avec les données scientifiques disponibles et dûment documentées.</w:t>
      </w:r>
    </w:p>
    <w:p w14:paraId="539CD985" w14:textId="437902D5" w:rsidR="002577FD" w:rsidRPr="002577FD" w:rsidRDefault="002577FD" w:rsidP="002577FD">
      <w:pPr>
        <w:pStyle w:val="FirstParagraph"/>
        <w:rPr>
          <w:lang w:val="fr-BE"/>
        </w:rPr>
      </w:pPr>
      <w:r w:rsidRPr="002577FD">
        <w:rPr>
          <w:lang w:val="fr-BE"/>
        </w:rPr>
        <w:t>Les rapports complets, données sources et documents techniques associés pourront être conservés séparément dans la documentation technique contrôlée. Leur mise à disposition, mise à jour et gestion seront réalisées conformément au Quality Agreement</w:t>
      </w:r>
      <w:r w:rsidR="004B25D0">
        <w:rPr>
          <w:lang w:val="fr-BE"/>
        </w:rPr>
        <w:t xml:space="preserve"> conclu entre les </w:t>
      </w:r>
      <w:r w:rsidR="00C306E8">
        <w:rPr>
          <w:lang w:val="fr-BE"/>
        </w:rPr>
        <w:t>Parties</w:t>
      </w:r>
      <w:r w:rsidRPr="002577FD">
        <w:rPr>
          <w:lang w:val="fr-BE"/>
        </w:rPr>
        <w:t>.</w:t>
      </w:r>
    </w:p>
    <w:p w14:paraId="4351B522" w14:textId="77777777" w:rsidR="002577FD" w:rsidRPr="002577FD" w:rsidRDefault="002577FD" w:rsidP="002577FD">
      <w:pPr>
        <w:pStyle w:val="FirstParagraph"/>
        <w:rPr>
          <w:lang w:val="fr-BE"/>
        </w:rPr>
      </w:pPr>
      <w:r w:rsidRPr="002577FD">
        <w:rPr>
          <w:lang w:val="fr-BE"/>
        </w:rPr>
        <w:t>Toute nouvelle donnée susceptible de modifier significativement l’évaluation des performances, les revendications, les limitations ou l’utilisation d’un Produit devra être communiquée à Vetalyx.</w:t>
      </w:r>
    </w:p>
    <w:p w14:paraId="41A3655B" w14:textId="77777777" w:rsidR="002577FD" w:rsidRDefault="002577FD">
      <w:pPr>
        <w:pStyle w:val="FirstParagraph"/>
        <w:rPr>
          <w:lang w:val="fr-BE"/>
        </w:rPr>
      </w:pPr>
    </w:p>
    <w:p w14:paraId="686BFBA0" w14:textId="16D99B99" w:rsidR="00646FB4" w:rsidRPr="002460E2" w:rsidRDefault="00BB5798">
      <w:pPr>
        <w:pStyle w:val="BodyText"/>
        <w:rPr>
          <w:strike/>
          <w:lang w:val="fr-BE"/>
        </w:rPr>
      </w:pPr>
      <w:r w:rsidRPr="002460E2">
        <w:rPr>
          <w:strike/>
          <w:lang w:val="fr-BE"/>
        </w:rPr>
        <w:t>:</w:t>
      </w:r>
    </w:p>
    <w:p w14:paraId="686BFBAB" w14:textId="77777777" w:rsidR="00646FB4" w:rsidRDefault="00EB3A05">
      <w:r>
        <w:rPr>
          <w:noProof/>
        </w:rPr>
      </w:r>
      <w:r>
        <w:pict w14:anchorId="2BCE479F">
          <v:rect id="Horizontal Line 45" o:spid="_x0000_s1032"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AC" w14:textId="2BCFD701" w:rsidR="00646FB4" w:rsidRPr="00C64BEB" w:rsidRDefault="00BB5798">
      <w:pPr>
        <w:pStyle w:val="Heading1"/>
        <w:pageBreakBefore/>
        <w:rPr>
          <w:lang w:val="fr-BE"/>
        </w:rPr>
      </w:pPr>
      <w:bookmarkStart w:id="53" w:name="Xc74c1f118b0fc2c81f53c8a2e2f828885e320d7"/>
      <w:bookmarkEnd w:id="52"/>
      <w:r w:rsidRPr="00C64BEB">
        <w:rPr>
          <w:rFonts w:ascii="Arial" w:eastAsia="Arial" w:hAnsi="Arial"/>
          <w:lang w:val="fr-BE"/>
        </w:rPr>
        <w:lastRenderedPageBreak/>
        <w:t>ANNEXE 4 —</w:t>
      </w:r>
      <w:r w:rsidR="00A44A21" w:rsidRPr="005201D5">
        <w:rPr>
          <w:rFonts w:ascii="Arial" w:eastAsia="Arial" w:hAnsi="Arial"/>
          <w:lang w:val="fr-BE"/>
        </w:rPr>
        <w:t xml:space="preserve">QUALITY </w:t>
      </w:r>
      <w:r w:rsidR="00A44A21" w:rsidRPr="005201D5">
        <w:rPr>
          <w:rFonts w:ascii="Arial" w:eastAsia="Arial" w:hAnsi="Arial"/>
          <w:lang w:val="fr-BE"/>
        </w:rPr>
        <w:tab/>
        <w:t>AGREEMENT</w:t>
      </w:r>
    </w:p>
    <w:p w14:paraId="686BFBAD" w14:textId="3980C1C3" w:rsidR="00646FB4" w:rsidRDefault="00646FB4">
      <w:pPr>
        <w:pStyle w:val="FirstParagraph"/>
      </w:pPr>
    </w:p>
    <w:p w14:paraId="092BD54F" w14:textId="23D4D6C8" w:rsidR="002B2E5B" w:rsidRPr="002B2E5B" w:rsidRDefault="002B2E5B" w:rsidP="002B2E5B">
      <w:pPr>
        <w:pStyle w:val="BodyText"/>
        <w:rPr>
          <w:lang w:val="fr-BE"/>
        </w:rPr>
        <w:pPrChange w:id="54" w:author="Jean Claude havaux" w:date="2026-08-19T14:22:00Z" w16du:dateUtc="2026-08-19T12:22:00Z">
          <w:pPr>
            <w:pStyle w:val="FirstParagraph"/>
          </w:pPr>
        </w:pPrChange>
      </w:pPr>
      <w:r w:rsidRPr="002B2E5B">
        <w:rPr>
          <w:lang w:val="fr-BE"/>
        </w:rPr>
        <w:t>La nomenclature du QMS a</w:t>
      </w:r>
      <w:r>
        <w:rPr>
          <w:lang w:val="fr-BE"/>
        </w:rPr>
        <w:t xml:space="preserve"> déjà été structurée sur base ISO13485 integrant déjà la notion de ISO9001</w:t>
      </w:r>
    </w:p>
    <w:p w14:paraId="7C045BCB" w14:textId="1207FED8" w:rsidR="003442D9" w:rsidRPr="005201D5" w:rsidRDefault="003442D9" w:rsidP="005201D5">
      <w:pPr>
        <w:pStyle w:val="BodyText"/>
      </w:pPr>
      <w:r w:rsidRPr="002B2E5B">
        <w:rPr>
          <w:b/>
          <w:bCs/>
        </w:rPr>
        <w:t>SUP-PUR-TMP01_</w:t>
      </w:r>
      <w:r w:rsidR="00F463F7" w:rsidRPr="002B2E5B">
        <w:rPr>
          <w:b/>
          <w:bCs/>
        </w:rPr>
        <w:t>D</w:t>
      </w:r>
      <w:r w:rsidRPr="002B2E5B">
        <w:rPr>
          <w:b/>
          <w:bCs/>
        </w:rPr>
        <w:t>IAHO_Quality Agreement</w:t>
      </w:r>
      <w:r w:rsidRPr="003442D9">
        <w:t>, version applicable.</w:t>
      </w:r>
    </w:p>
    <w:p w14:paraId="686BFBBA" w14:textId="77777777" w:rsidR="00646FB4" w:rsidRDefault="00EB3A05">
      <w:r>
        <w:rPr>
          <w:noProof/>
        </w:rPr>
      </w:r>
      <w:r>
        <w:pict w14:anchorId="404EC517">
          <v:rect id="Horizontal Line 46" o:spid="_x0000_s1031"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BB" w14:textId="77777777" w:rsidR="00646FB4" w:rsidRPr="00C64BEB" w:rsidRDefault="00BB5798">
      <w:pPr>
        <w:pStyle w:val="Heading1"/>
        <w:pageBreakBefore/>
        <w:rPr>
          <w:lang w:val="fr-BE"/>
        </w:rPr>
      </w:pPr>
      <w:bookmarkStart w:id="55" w:name="annexe-5-territoire-européen"/>
      <w:bookmarkEnd w:id="53"/>
      <w:r w:rsidRPr="00C64BEB">
        <w:rPr>
          <w:rFonts w:ascii="Arial" w:eastAsia="Arial" w:hAnsi="Arial"/>
          <w:lang w:val="fr-BE"/>
        </w:rPr>
        <w:lastRenderedPageBreak/>
        <w:t>ANNEXE 5 — TERRITOIRE EUROPÉEN</w:t>
      </w:r>
    </w:p>
    <w:p w14:paraId="7CB16DF3" w14:textId="77777777" w:rsidR="00F62891" w:rsidRPr="00F62891" w:rsidRDefault="00F62891" w:rsidP="00F62891">
      <w:pPr>
        <w:pStyle w:val="FirstParagraph"/>
        <w:rPr>
          <w:lang w:val="fr-BE"/>
        </w:rPr>
      </w:pPr>
      <w:r w:rsidRPr="00F62891">
        <w:rPr>
          <w:lang w:val="fr-BE"/>
        </w:rPr>
        <w:t>La présente Annexe définit le périmètre territorial auquel s’appliquent les droits d’exclusivité, de distribution et de développement commercial accordés à Vetalyx dans le cadre du Contrat.</w:t>
      </w:r>
    </w:p>
    <w:p w14:paraId="3DD40DD2" w14:textId="6E4156F2" w:rsidR="00F62891" w:rsidRPr="00F62891" w:rsidRDefault="00F62891" w:rsidP="00F62891">
      <w:pPr>
        <w:pStyle w:val="FirstParagraph"/>
        <w:rPr>
          <w:lang w:val="fr-BE"/>
        </w:rPr>
      </w:pPr>
      <w:r w:rsidRPr="00F62891">
        <w:rPr>
          <w:lang w:val="fr-BE"/>
        </w:rPr>
        <w:t xml:space="preserve">Le Territoire comprend les pays expressément repris ci-dessous ou ajoutés ultérieurement par accord écrit entre les </w:t>
      </w:r>
      <w:r w:rsidR="00C306E8">
        <w:rPr>
          <w:lang w:val="fr-BE"/>
        </w:rPr>
        <w:t>Parties</w:t>
      </w:r>
      <w:r w:rsidRPr="00F62891">
        <w:rPr>
          <w:lang w:val="fr-BE"/>
        </w:rPr>
        <w:t>.</w:t>
      </w:r>
    </w:p>
    <w:p w14:paraId="0B230596" w14:textId="77777777" w:rsidR="00F62891" w:rsidRPr="00F62891" w:rsidRDefault="00F62891" w:rsidP="00F62891">
      <w:pPr>
        <w:pStyle w:val="FirstParagraph"/>
        <w:rPr>
          <w:lang w:val="fr-BE"/>
        </w:rPr>
      </w:pPr>
      <w:r w:rsidRPr="00F62891">
        <w:rPr>
          <w:lang w:val="fr-BE"/>
        </w:rPr>
        <w:t>Liste des pays couverts :</w:t>
      </w:r>
    </w:p>
    <w:p w14:paraId="6FEC815C" w14:textId="77777777" w:rsidR="000F40EF" w:rsidRDefault="000F40EF" w:rsidP="000F40EF">
      <w:pPr>
        <w:pStyle w:val="Compact"/>
        <w:numPr>
          <w:ilvl w:val="0"/>
          <w:numId w:val="20"/>
        </w:numPr>
        <w:ind w:left="312" w:hanging="142"/>
      </w:pPr>
      <w:r>
        <w:t>Allemagne ;</w:t>
      </w:r>
    </w:p>
    <w:p w14:paraId="5F2B9CBB" w14:textId="77777777" w:rsidR="000F40EF" w:rsidRDefault="000F40EF" w:rsidP="000F40EF">
      <w:pPr>
        <w:pStyle w:val="Compact"/>
        <w:numPr>
          <w:ilvl w:val="0"/>
          <w:numId w:val="20"/>
        </w:numPr>
        <w:ind w:left="312" w:hanging="142"/>
      </w:pPr>
      <w:r>
        <w:t>Autriche ;</w:t>
      </w:r>
    </w:p>
    <w:p w14:paraId="2728AAF2" w14:textId="77777777" w:rsidR="000F40EF" w:rsidRDefault="000F40EF" w:rsidP="000F40EF">
      <w:pPr>
        <w:pStyle w:val="Compact"/>
        <w:numPr>
          <w:ilvl w:val="0"/>
          <w:numId w:val="20"/>
        </w:numPr>
        <w:ind w:left="312" w:hanging="142"/>
      </w:pPr>
      <w:r>
        <w:t>Belgique ;</w:t>
      </w:r>
    </w:p>
    <w:p w14:paraId="5E32C6CD" w14:textId="77777777" w:rsidR="000F40EF" w:rsidRDefault="000F40EF" w:rsidP="000F40EF">
      <w:pPr>
        <w:pStyle w:val="Compact"/>
        <w:numPr>
          <w:ilvl w:val="0"/>
          <w:numId w:val="20"/>
        </w:numPr>
        <w:ind w:left="312" w:hanging="142"/>
      </w:pPr>
      <w:r>
        <w:t>Bulgarie ;</w:t>
      </w:r>
    </w:p>
    <w:p w14:paraId="5D018BD9" w14:textId="77777777" w:rsidR="000F40EF" w:rsidRDefault="000F40EF" w:rsidP="000F40EF">
      <w:pPr>
        <w:pStyle w:val="Compact"/>
        <w:numPr>
          <w:ilvl w:val="0"/>
          <w:numId w:val="20"/>
        </w:numPr>
        <w:ind w:left="312" w:hanging="142"/>
      </w:pPr>
      <w:r>
        <w:t>Chypre ;</w:t>
      </w:r>
    </w:p>
    <w:p w14:paraId="1F5EFAD2" w14:textId="77777777" w:rsidR="000F40EF" w:rsidRDefault="000F40EF" w:rsidP="000F40EF">
      <w:pPr>
        <w:pStyle w:val="Compact"/>
        <w:numPr>
          <w:ilvl w:val="0"/>
          <w:numId w:val="20"/>
        </w:numPr>
        <w:ind w:left="312" w:hanging="142"/>
      </w:pPr>
      <w:r>
        <w:t>Croatie ;</w:t>
      </w:r>
    </w:p>
    <w:p w14:paraId="19C90EDA" w14:textId="77777777" w:rsidR="000F40EF" w:rsidRDefault="000F40EF" w:rsidP="000F40EF">
      <w:pPr>
        <w:pStyle w:val="Compact"/>
        <w:numPr>
          <w:ilvl w:val="0"/>
          <w:numId w:val="20"/>
        </w:numPr>
        <w:ind w:left="312" w:hanging="142"/>
      </w:pPr>
      <w:r>
        <w:t>Danemark ;</w:t>
      </w:r>
    </w:p>
    <w:p w14:paraId="514B7C63" w14:textId="77777777" w:rsidR="000F40EF" w:rsidRDefault="000F40EF" w:rsidP="000F40EF">
      <w:pPr>
        <w:pStyle w:val="Compact"/>
        <w:numPr>
          <w:ilvl w:val="0"/>
          <w:numId w:val="20"/>
        </w:numPr>
        <w:ind w:left="312" w:hanging="142"/>
      </w:pPr>
      <w:r>
        <w:t>Espagne ;</w:t>
      </w:r>
    </w:p>
    <w:p w14:paraId="57EFCED6" w14:textId="77777777" w:rsidR="000F40EF" w:rsidRDefault="000F40EF" w:rsidP="000F40EF">
      <w:pPr>
        <w:pStyle w:val="Compact"/>
        <w:numPr>
          <w:ilvl w:val="0"/>
          <w:numId w:val="20"/>
        </w:numPr>
        <w:ind w:left="312" w:hanging="142"/>
      </w:pPr>
      <w:r>
        <w:t>Estonie ;</w:t>
      </w:r>
    </w:p>
    <w:p w14:paraId="25DEBEA9" w14:textId="77777777" w:rsidR="000F40EF" w:rsidRDefault="000F40EF" w:rsidP="000F40EF">
      <w:pPr>
        <w:pStyle w:val="Compact"/>
        <w:numPr>
          <w:ilvl w:val="0"/>
          <w:numId w:val="20"/>
        </w:numPr>
        <w:ind w:left="312" w:hanging="142"/>
      </w:pPr>
      <w:r>
        <w:t>Finlande ;</w:t>
      </w:r>
    </w:p>
    <w:p w14:paraId="6D4527D8" w14:textId="77777777" w:rsidR="000F40EF" w:rsidRDefault="000F40EF" w:rsidP="000F40EF">
      <w:pPr>
        <w:pStyle w:val="Compact"/>
        <w:numPr>
          <w:ilvl w:val="0"/>
          <w:numId w:val="20"/>
        </w:numPr>
        <w:ind w:left="312" w:hanging="142"/>
      </w:pPr>
      <w:r>
        <w:t>France ;</w:t>
      </w:r>
    </w:p>
    <w:p w14:paraId="11166A21" w14:textId="77777777" w:rsidR="000F40EF" w:rsidRDefault="000F40EF" w:rsidP="000F40EF">
      <w:pPr>
        <w:pStyle w:val="Compact"/>
        <w:numPr>
          <w:ilvl w:val="0"/>
          <w:numId w:val="20"/>
        </w:numPr>
        <w:ind w:left="312" w:hanging="142"/>
      </w:pPr>
      <w:r>
        <w:t>Grèce ;</w:t>
      </w:r>
    </w:p>
    <w:p w14:paraId="23F233C1" w14:textId="77777777" w:rsidR="000F40EF" w:rsidRDefault="000F40EF" w:rsidP="000F40EF">
      <w:pPr>
        <w:pStyle w:val="Compact"/>
        <w:numPr>
          <w:ilvl w:val="0"/>
          <w:numId w:val="20"/>
        </w:numPr>
        <w:ind w:left="312" w:hanging="142"/>
      </w:pPr>
      <w:r>
        <w:t>Hongrie ;</w:t>
      </w:r>
    </w:p>
    <w:p w14:paraId="1DB83CB2" w14:textId="77777777" w:rsidR="000F40EF" w:rsidRDefault="000F40EF" w:rsidP="000F40EF">
      <w:pPr>
        <w:pStyle w:val="Compact"/>
        <w:numPr>
          <w:ilvl w:val="0"/>
          <w:numId w:val="20"/>
        </w:numPr>
        <w:ind w:left="312" w:hanging="142"/>
      </w:pPr>
      <w:r>
        <w:t>Irlande ;</w:t>
      </w:r>
    </w:p>
    <w:p w14:paraId="3FFD3A60" w14:textId="77777777" w:rsidR="000F40EF" w:rsidRDefault="000F40EF" w:rsidP="000F40EF">
      <w:pPr>
        <w:pStyle w:val="Compact"/>
        <w:numPr>
          <w:ilvl w:val="0"/>
          <w:numId w:val="20"/>
        </w:numPr>
        <w:ind w:left="312" w:hanging="142"/>
      </w:pPr>
      <w:r>
        <w:t>Islande ;</w:t>
      </w:r>
    </w:p>
    <w:p w14:paraId="70B55A2D" w14:textId="77777777" w:rsidR="000F40EF" w:rsidRDefault="000F40EF" w:rsidP="000F40EF">
      <w:pPr>
        <w:pStyle w:val="Compact"/>
        <w:numPr>
          <w:ilvl w:val="0"/>
          <w:numId w:val="20"/>
        </w:numPr>
        <w:ind w:left="312" w:hanging="142"/>
      </w:pPr>
      <w:r>
        <w:t>Italie ;</w:t>
      </w:r>
    </w:p>
    <w:p w14:paraId="7851605D" w14:textId="77777777" w:rsidR="000F40EF" w:rsidRDefault="000F40EF" w:rsidP="000F40EF">
      <w:pPr>
        <w:pStyle w:val="Compact"/>
        <w:numPr>
          <w:ilvl w:val="0"/>
          <w:numId w:val="20"/>
        </w:numPr>
        <w:ind w:left="312" w:hanging="142"/>
      </w:pPr>
      <w:r>
        <w:t>Lettonie ;</w:t>
      </w:r>
    </w:p>
    <w:p w14:paraId="64EABEE7" w14:textId="77777777" w:rsidR="000F40EF" w:rsidRDefault="000F40EF" w:rsidP="000F40EF">
      <w:pPr>
        <w:pStyle w:val="Compact"/>
        <w:numPr>
          <w:ilvl w:val="0"/>
          <w:numId w:val="20"/>
        </w:numPr>
        <w:ind w:left="312" w:hanging="142"/>
      </w:pPr>
      <w:r>
        <w:t>Liechtenstein ;</w:t>
      </w:r>
    </w:p>
    <w:p w14:paraId="1CAA8C25" w14:textId="77777777" w:rsidR="000F40EF" w:rsidRDefault="000F40EF" w:rsidP="000F40EF">
      <w:pPr>
        <w:pStyle w:val="Compact"/>
        <w:numPr>
          <w:ilvl w:val="0"/>
          <w:numId w:val="20"/>
        </w:numPr>
        <w:ind w:left="312" w:hanging="142"/>
      </w:pPr>
      <w:r>
        <w:t>Lituanie ;</w:t>
      </w:r>
    </w:p>
    <w:p w14:paraId="55CF3451" w14:textId="77777777" w:rsidR="000F40EF" w:rsidRDefault="000F40EF" w:rsidP="000F40EF">
      <w:pPr>
        <w:pStyle w:val="Compact"/>
        <w:numPr>
          <w:ilvl w:val="0"/>
          <w:numId w:val="20"/>
        </w:numPr>
        <w:ind w:left="312" w:hanging="142"/>
      </w:pPr>
      <w:r>
        <w:t>Luxembourg ;</w:t>
      </w:r>
    </w:p>
    <w:p w14:paraId="0916EF35" w14:textId="77777777" w:rsidR="000F40EF" w:rsidRDefault="000F40EF" w:rsidP="000F40EF">
      <w:pPr>
        <w:pStyle w:val="Compact"/>
        <w:numPr>
          <w:ilvl w:val="0"/>
          <w:numId w:val="20"/>
        </w:numPr>
        <w:ind w:left="312" w:hanging="142"/>
      </w:pPr>
      <w:r>
        <w:t>Malte ;</w:t>
      </w:r>
    </w:p>
    <w:p w14:paraId="4FE36752" w14:textId="77777777" w:rsidR="000F40EF" w:rsidRDefault="000F40EF" w:rsidP="000F40EF">
      <w:pPr>
        <w:pStyle w:val="Compact"/>
        <w:numPr>
          <w:ilvl w:val="0"/>
          <w:numId w:val="20"/>
        </w:numPr>
        <w:ind w:left="312" w:hanging="142"/>
      </w:pPr>
      <w:r>
        <w:t>Norvège ;</w:t>
      </w:r>
    </w:p>
    <w:p w14:paraId="61FF8EED" w14:textId="77777777" w:rsidR="000F40EF" w:rsidRDefault="000F40EF" w:rsidP="000F40EF">
      <w:pPr>
        <w:pStyle w:val="Compact"/>
        <w:numPr>
          <w:ilvl w:val="0"/>
          <w:numId w:val="20"/>
        </w:numPr>
        <w:ind w:left="312" w:hanging="142"/>
      </w:pPr>
      <w:r>
        <w:t>Pays-Bas ;</w:t>
      </w:r>
    </w:p>
    <w:p w14:paraId="241B07A5" w14:textId="77777777" w:rsidR="000F40EF" w:rsidRDefault="000F40EF" w:rsidP="000F40EF">
      <w:pPr>
        <w:pStyle w:val="Compact"/>
        <w:numPr>
          <w:ilvl w:val="0"/>
          <w:numId w:val="20"/>
        </w:numPr>
        <w:ind w:left="312" w:hanging="142"/>
      </w:pPr>
      <w:r>
        <w:t>Pologne ;</w:t>
      </w:r>
    </w:p>
    <w:p w14:paraId="3C010DD9" w14:textId="77777777" w:rsidR="000F40EF" w:rsidRDefault="000F40EF" w:rsidP="000F40EF">
      <w:pPr>
        <w:pStyle w:val="Compact"/>
        <w:numPr>
          <w:ilvl w:val="0"/>
          <w:numId w:val="20"/>
        </w:numPr>
        <w:ind w:left="312" w:hanging="142"/>
      </w:pPr>
      <w:r>
        <w:t>Portugal ;</w:t>
      </w:r>
    </w:p>
    <w:p w14:paraId="0F7D0D8F" w14:textId="77777777" w:rsidR="000F40EF" w:rsidRDefault="000F40EF" w:rsidP="000F40EF">
      <w:pPr>
        <w:pStyle w:val="Compact"/>
        <w:numPr>
          <w:ilvl w:val="0"/>
          <w:numId w:val="20"/>
        </w:numPr>
        <w:ind w:left="312" w:hanging="142"/>
      </w:pPr>
      <w:r>
        <w:t>République tchèque ;</w:t>
      </w:r>
    </w:p>
    <w:p w14:paraId="4B7DE49D" w14:textId="77777777" w:rsidR="000F40EF" w:rsidRDefault="000F40EF" w:rsidP="000F40EF">
      <w:pPr>
        <w:pStyle w:val="Compact"/>
        <w:numPr>
          <w:ilvl w:val="0"/>
          <w:numId w:val="20"/>
        </w:numPr>
        <w:ind w:left="312" w:hanging="142"/>
      </w:pPr>
      <w:r>
        <w:t>Roumanie ;</w:t>
      </w:r>
    </w:p>
    <w:p w14:paraId="37B847AF" w14:textId="77777777" w:rsidR="000F40EF" w:rsidRDefault="000F40EF" w:rsidP="000F40EF">
      <w:pPr>
        <w:pStyle w:val="Compact"/>
        <w:numPr>
          <w:ilvl w:val="0"/>
          <w:numId w:val="20"/>
        </w:numPr>
        <w:ind w:left="312" w:hanging="142"/>
      </w:pPr>
      <w:r>
        <w:t>Royaume-Uni ;</w:t>
      </w:r>
    </w:p>
    <w:p w14:paraId="33A2C696" w14:textId="77777777" w:rsidR="000F40EF" w:rsidRDefault="000F40EF" w:rsidP="000F40EF">
      <w:pPr>
        <w:pStyle w:val="Compact"/>
        <w:numPr>
          <w:ilvl w:val="0"/>
          <w:numId w:val="20"/>
        </w:numPr>
        <w:ind w:left="312" w:hanging="142"/>
      </w:pPr>
      <w:r>
        <w:t>Slovaquie ;</w:t>
      </w:r>
    </w:p>
    <w:p w14:paraId="06A9434F" w14:textId="77777777" w:rsidR="000F40EF" w:rsidRDefault="000F40EF" w:rsidP="000F40EF">
      <w:pPr>
        <w:pStyle w:val="Compact"/>
        <w:numPr>
          <w:ilvl w:val="0"/>
          <w:numId w:val="20"/>
        </w:numPr>
        <w:ind w:left="312" w:hanging="142"/>
      </w:pPr>
      <w:r>
        <w:t>Slovénie ;</w:t>
      </w:r>
    </w:p>
    <w:p w14:paraId="2687E6DF" w14:textId="77777777" w:rsidR="000F40EF" w:rsidRDefault="000F40EF" w:rsidP="000F40EF">
      <w:pPr>
        <w:pStyle w:val="Compact"/>
        <w:numPr>
          <w:ilvl w:val="0"/>
          <w:numId w:val="20"/>
        </w:numPr>
        <w:ind w:left="312" w:hanging="142"/>
      </w:pPr>
      <w:r>
        <w:t>Suède ;</w:t>
      </w:r>
    </w:p>
    <w:p w14:paraId="6B1C47BB" w14:textId="77777777" w:rsidR="000F40EF" w:rsidRPr="006868C7" w:rsidRDefault="000F40EF" w:rsidP="000F40EF">
      <w:pPr>
        <w:pStyle w:val="Compact"/>
        <w:numPr>
          <w:ilvl w:val="0"/>
          <w:numId w:val="20"/>
        </w:numPr>
        <w:ind w:left="312" w:hanging="142"/>
        <w:rPr>
          <w:lang w:val="fr-BE"/>
        </w:rPr>
      </w:pPr>
      <w:r>
        <w:t>Suisse ;</w:t>
      </w:r>
    </w:p>
    <w:p w14:paraId="05D40AE1" w14:textId="77777777" w:rsidR="00F62891" w:rsidRPr="00F62891" w:rsidRDefault="00F62891" w:rsidP="00F62891">
      <w:pPr>
        <w:pStyle w:val="FirstParagraph"/>
        <w:rPr>
          <w:lang w:val="fr-BE"/>
        </w:rPr>
      </w:pPr>
      <w:r w:rsidRPr="00F62891">
        <w:rPr>
          <w:lang w:val="fr-BE"/>
        </w:rPr>
        <w:t>Pays exclus ou susceptibles de faire l’objet de conditions particulières :</w:t>
      </w:r>
    </w:p>
    <w:p w14:paraId="3EDBB4F2" w14:textId="77777777" w:rsidR="006868C7" w:rsidRDefault="006868C7" w:rsidP="006868C7">
      <w:pPr>
        <w:pStyle w:val="Compact"/>
        <w:numPr>
          <w:ilvl w:val="0"/>
          <w:numId w:val="21"/>
        </w:numPr>
        <w:ind w:left="312" w:hanging="142"/>
      </w:pPr>
      <w:r>
        <w:t>Russie ;</w:t>
      </w:r>
    </w:p>
    <w:p w14:paraId="0DB976D1" w14:textId="77777777" w:rsidR="006868C7" w:rsidRDefault="006868C7" w:rsidP="006868C7">
      <w:pPr>
        <w:pStyle w:val="Compact"/>
        <w:numPr>
          <w:ilvl w:val="0"/>
          <w:numId w:val="21"/>
        </w:numPr>
        <w:ind w:left="312" w:hanging="142"/>
      </w:pPr>
      <w:r>
        <w:t>Turquie ;</w:t>
      </w:r>
    </w:p>
    <w:p w14:paraId="1F0FEDAB" w14:textId="77777777" w:rsidR="006868C7" w:rsidRDefault="006868C7" w:rsidP="006868C7">
      <w:pPr>
        <w:pStyle w:val="Compact"/>
        <w:numPr>
          <w:ilvl w:val="0"/>
          <w:numId w:val="21"/>
        </w:numPr>
        <w:ind w:left="312" w:hanging="142"/>
      </w:pPr>
      <w:r>
        <w:t>Ukraine ;</w:t>
      </w:r>
    </w:p>
    <w:p w14:paraId="411D865F" w14:textId="77777777" w:rsidR="006868C7" w:rsidRDefault="006868C7" w:rsidP="006868C7">
      <w:pPr>
        <w:pStyle w:val="Compact"/>
        <w:numPr>
          <w:ilvl w:val="0"/>
          <w:numId w:val="21"/>
        </w:numPr>
        <w:ind w:left="312" w:hanging="142"/>
      </w:pPr>
      <w:r>
        <w:t>Biélorussie ;</w:t>
      </w:r>
    </w:p>
    <w:p w14:paraId="24B8CEC5" w14:textId="77777777" w:rsidR="006868C7" w:rsidRPr="00C64BEB" w:rsidRDefault="006868C7" w:rsidP="006868C7">
      <w:pPr>
        <w:pStyle w:val="Compact"/>
        <w:numPr>
          <w:ilvl w:val="0"/>
          <w:numId w:val="21"/>
        </w:numPr>
        <w:ind w:left="312" w:hanging="142"/>
        <w:rPr>
          <w:lang w:val="fr-BE"/>
        </w:rPr>
      </w:pPr>
      <w:r w:rsidRPr="00C64BEB">
        <w:rPr>
          <w:lang w:val="fr-BE"/>
        </w:rPr>
        <w:t>pays soumis à sanctions, restrictions commerciales ou complexités réglementaires particulières.</w:t>
      </w:r>
    </w:p>
    <w:p w14:paraId="60E11064" w14:textId="77777777" w:rsidR="006868C7" w:rsidRDefault="00EB3A05" w:rsidP="006868C7">
      <w:r>
        <w:rPr>
          <w:noProof/>
        </w:rPr>
      </w:r>
      <w:r>
        <w:pict w14:anchorId="69F46D4E">
          <v:rect id="Horizontal Line 47" o:spid="_x0000_s1030"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32B20C3E" w14:textId="49A56434" w:rsidR="00F62891" w:rsidRPr="00F62891" w:rsidRDefault="00F62891" w:rsidP="00F62891">
      <w:pPr>
        <w:pStyle w:val="FirstParagraph"/>
        <w:rPr>
          <w:lang w:val="fr-BE"/>
        </w:rPr>
      </w:pPr>
    </w:p>
    <w:p w14:paraId="738C6A55" w14:textId="77777777" w:rsidR="00F62891" w:rsidRPr="00F62891" w:rsidRDefault="00F62891" w:rsidP="00F62891">
      <w:pPr>
        <w:pStyle w:val="FirstParagraph"/>
        <w:rPr>
          <w:lang w:val="fr-BE"/>
        </w:rPr>
      </w:pPr>
      <w:r w:rsidRPr="00F62891">
        <w:rPr>
          <w:lang w:val="fr-BE"/>
        </w:rPr>
        <w:lastRenderedPageBreak/>
        <w:t>L’inclusion d’un pays dans le Territoire ne signifie pas que Vetalyx est tenue d’y commercialiser immédiatement les Produits. Vetalyx reste libre de déterminer l’ordre de priorité des marchés, le calendrier de lancement et les canaux de distribution en fonction notamment des conditions commerciales, réglementaires et opérationnelles.</w:t>
      </w:r>
    </w:p>
    <w:p w14:paraId="6CD8277A" w14:textId="77777777" w:rsidR="00F62891" w:rsidRPr="00F62891" w:rsidRDefault="00F62891" w:rsidP="00F62891">
      <w:pPr>
        <w:pStyle w:val="FirstParagraph"/>
        <w:rPr>
          <w:lang w:val="fr-BE"/>
        </w:rPr>
      </w:pPr>
      <w:r w:rsidRPr="00F62891">
        <w:rPr>
          <w:lang w:val="fr-BE"/>
        </w:rPr>
        <w:t>La commercialisation effective dans chaque pays restera soumise au respect des exigences réglementaires, douanières, linguistiques et commerciales applicables.</w:t>
      </w:r>
    </w:p>
    <w:p w14:paraId="3B6F630A" w14:textId="3FA67B03" w:rsidR="00F62891" w:rsidRPr="00F62891" w:rsidRDefault="00F62891" w:rsidP="00F62891">
      <w:pPr>
        <w:pStyle w:val="FirstParagraph"/>
        <w:rPr>
          <w:lang w:val="fr-BE"/>
        </w:rPr>
      </w:pPr>
      <w:r w:rsidRPr="00F62891">
        <w:rPr>
          <w:lang w:val="fr-BE"/>
        </w:rPr>
        <w:t xml:space="preserve">Toute modification du Territoire devra faire l’objet d’un accord écrit entre les </w:t>
      </w:r>
      <w:r w:rsidR="00C306E8">
        <w:rPr>
          <w:lang w:val="fr-BE"/>
        </w:rPr>
        <w:t>Parties</w:t>
      </w:r>
      <w:r w:rsidRPr="00F62891">
        <w:rPr>
          <w:lang w:val="fr-BE"/>
        </w:rPr>
        <w:t>.</w:t>
      </w:r>
    </w:p>
    <w:p w14:paraId="686BFBE6" w14:textId="77777777" w:rsidR="00646FB4" w:rsidRDefault="00EB3A05">
      <w:r>
        <w:rPr>
          <w:noProof/>
        </w:rPr>
      </w:r>
      <w:r>
        <w:pict w14:anchorId="0020D887">
          <v:rect id="Horizontal Line 48" o:spid="_x0000_s1029"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BE7" w14:textId="77777777" w:rsidR="00646FB4" w:rsidRPr="00C64BEB" w:rsidRDefault="00BB5798">
      <w:pPr>
        <w:pStyle w:val="Heading1"/>
        <w:pageBreakBefore/>
        <w:rPr>
          <w:lang w:val="fr-BE"/>
        </w:rPr>
      </w:pPr>
      <w:bookmarkStart w:id="56" w:name="annexe-6-conditions-commerciales"/>
      <w:bookmarkEnd w:id="55"/>
      <w:r w:rsidRPr="00C64BEB">
        <w:rPr>
          <w:rFonts w:ascii="Arial" w:eastAsia="Arial" w:hAnsi="Arial"/>
          <w:lang w:val="fr-BE"/>
        </w:rPr>
        <w:lastRenderedPageBreak/>
        <w:t>ANNEXE 6 — CONDITIONS COMMERCIALES</w:t>
      </w:r>
    </w:p>
    <w:p w14:paraId="3767CFCD" w14:textId="77777777" w:rsidR="004A3424" w:rsidRPr="004A3424" w:rsidRDefault="004A3424" w:rsidP="004A3424">
      <w:pPr>
        <w:pStyle w:val="FirstParagraph"/>
        <w:rPr>
          <w:lang w:val="fr-BE"/>
        </w:rPr>
      </w:pPr>
      <w:r w:rsidRPr="004A3424">
        <w:rPr>
          <w:lang w:val="fr-BE"/>
        </w:rPr>
        <w:t>La présente Annexe définit les conditions économiques et commerciales applicables à la fourniture des Produits par Diaho à Vetalyx.</w:t>
      </w:r>
    </w:p>
    <w:p w14:paraId="249BB175" w14:textId="77777777" w:rsidR="004A3424" w:rsidRPr="004A3424" w:rsidRDefault="004A3424" w:rsidP="004A3424">
      <w:pPr>
        <w:pStyle w:val="FirstParagraph"/>
        <w:rPr>
          <w:lang w:val="fr-BE"/>
        </w:rPr>
      </w:pPr>
      <w:r w:rsidRPr="004A3424">
        <w:rPr>
          <w:lang w:val="fr-BE"/>
        </w:rPr>
        <w:t>Elle complète les dispositions du Contrat concernant notamment les prix de transfert, les commandes, les conditions de paiement, les livraisons et le stock initial de lancement.</w:t>
      </w:r>
    </w:p>
    <w:p w14:paraId="7BC7C49F" w14:textId="11CF743F" w:rsidR="0024161A" w:rsidRPr="007A2319" w:rsidRDefault="0024161A" w:rsidP="009433A3">
      <w:pPr>
        <w:pStyle w:val="isselectedend"/>
        <w:rPr>
          <w:rFonts w:ascii="Arial" w:hAnsi="Arial" w:cs="Arial"/>
          <w:sz w:val="21"/>
          <w:szCs w:val="21"/>
        </w:rPr>
      </w:pPr>
      <w:r w:rsidRPr="007A2319">
        <w:rPr>
          <w:rFonts w:ascii="Arial" w:hAnsi="Arial" w:cs="Arial"/>
          <w:sz w:val="21"/>
          <w:szCs w:val="21"/>
        </w:rPr>
        <w:t xml:space="preserve">Les conditions ci-dessous pourront être complétées ou mises à jour par accord écrit entre les </w:t>
      </w:r>
      <w:r w:rsidR="00C306E8">
        <w:rPr>
          <w:rFonts w:ascii="Arial" w:hAnsi="Arial" w:cs="Arial"/>
          <w:sz w:val="21"/>
          <w:szCs w:val="21"/>
        </w:rPr>
        <w:t>Parties</w:t>
      </w:r>
      <w:r w:rsidRPr="007A2319">
        <w:rPr>
          <w:rFonts w:ascii="Arial" w:hAnsi="Arial" w:cs="Arial"/>
          <w:sz w:val="21"/>
          <w:szCs w:val="21"/>
        </w:rPr>
        <w:t xml:space="preserve"> conformément aux dispositions du Contrat.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1960"/>
        <w:gridCol w:w="1823"/>
        <w:gridCol w:w="1820"/>
      </w:tblGrid>
      <w:tr w:rsidR="000158C5" w:rsidRPr="000158C5" w14:paraId="55E10118" w14:textId="77777777" w:rsidTr="009433A3">
        <w:trPr>
          <w:tblCellSpacing w:w="15" w:type="dxa"/>
        </w:trPr>
        <w:tc>
          <w:tcPr>
            <w:tcW w:w="3696" w:type="dxa"/>
            <w:vAlign w:val="center"/>
            <w:hideMark/>
          </w:tcPr>
          <w:p w14:paraId="44800C32" w14:textId="77777777" w:rsidR="000158C5" w:rsidRPr="007A2319" w:rsidRDefault="000158C5" w:rsidP="009433A3">
            <w:pPr>
              <w:pStyle w:val="FirstParagraph"/>
              <w:jc w:val="center"/>
              <w:rPr>
                <w:rFonts w:cs="Arial"/>
                <w:b/>
                <w:bCs/>
                <w:szCs w:val="21"/>
                <w:lang w:val="fr-BE"/>
              </w:rPr>
            </w:pPr>
            <w:r w:rsidRPr="007A2319">
              <w:rPr>
                <w:rFonts w:cs="Arial"/>
                <w:b/>
                <w:bCs/>
                <w:szCs w:val="21"/>
                <w:lang w:val="fr-BE"/>
              </w:rPr>
              <w:t>Élément</w:t>
            </w:r>
          </w:p>
        </w:tc>
        <w:tc>
          <w:tcPr>
            <w:tcW w:w="1954" w:type="dxa"/>
            <w:vAlign w:val="center"/>
            <w:hideMark/>
          </w:tcPr>
          <w:p w14:paraId="7F60A5C3" w14:textId="77777777" w:rsidR="000158C5" w:rsidRPr="007A2319" w:rsidRDefault="000158C5" w:rsidP="009433A3">
            <w:pPr>
              <w:pStyle w:val="FirstParagraph"/>
              <w:jc w:val="center"/>
              <w:rPr>
                <w:rFonts w:cs="Arial"/>
                <w:b/>
                <w:bCs/>
                <w:szCs w:val="21"/>
                <w:lang w:val="fr-BE"/>
              </w:rPr>
            </w:pPr>
            <w:r w:rsidRPr="007A2319">
              <w:rPr>
                <w:rFonts w:cs="Arial"/>
                <w:b/>
                <w:bCs/>
                <w:szCs w:val="21"/>
                <w:lang w:val="fr-BE"/>
              </w:rPr>
              <w:t>Produit / Réf. 1</w:t>
            </w:r>
          </w:p>
        </w:tc>
        <w:tc>
          <w:tcPr>
            <w:tcW w:w="1813" w:type="dxa"/>
            <w:vAlign w:val="center"/>
            <w:hideMark/>
          </w:tcPr>
          <w:p w14:paraId="39C4349C" w14:textId="77777777" w:rsidR="000158C5" w:rsidRPr="007A2319" w:rsidRDefault="000158C5" w:rsidP="009433A3">
            <w:pPr>
              <w:pStyle w:val="FirstParagraph"/>
              <w:jc w:val="center"/>
              <w:rPr>
                <w:rFonts w:cs="Arial"/>
                <w:b/>
                <w:bCs/>
                <w:szCs w:val="21"/>
                <w:lang w:val="fr-BE"/>
              </w:rPr>
            </w:pPr>
            <w:r w:rsidRPr="007A2319">
              <w:rPr>
                <w:rFonts w:cs="Arial"/>
                <w:b/>
                <w:bCs/>
                <w:szCs w:val="21"/>
                <w:lang w:val="fr-BE"/>
              </w:rPr>
              <w:t>Produit / Réf. 2</w:t>
            </w:r>
          </w:p>
        </w:tc>
        <w:tc>
          <w:tcPr>
            <w:tcW w:w="1795" w:type="dxa"/>
            <w:vAlign w:val="center"/>
            <w:hideMark/>
          </w:tcPr>
          <w:p w14:paraId="3723076F" w14:textId="77777777" w:rsidR="000158C5" w:rsidRPr="007A2319" w:rsidRDefault="000158C5" w:rsidP="009433A3">
            <w:pPr>
              <w:pStyle w:val="FirstParagraph"/>
              <w:jc w:val="center"/>
              <w:rPr>
                <w:rFonts w:cs="Arial"/>
                <w:b/>
                <w:bCs/>
                <w:szCs w:val="21"/>
                <w:lang w:val="fr-BE"/>
              </w:rPr>
            </w:pPr>
            <w:r w:rsidRPr="007A2319">
              <w:rPr>
                <w:rFonts w:cs="Arial"/>
                <w:b/>
                <w:bCs/>
                <w:szCs w:val="21"/>
                <w:lang w:val="fr-BE"/>
              </w:rPr>
              <w:t>Produit / Réf. 3</w:t>
            </w:r>
          </w:p>
        </w:tc>
      </w:tr>
      <w:tr w:rsidR="000158C5" w:rsidRPr="000158C5" w14:paraId="40234377" w14:textId="77777777" w:rsidTr="009433A3">
        <w:trPr>
          <w:tblCellSpacing w:w="15" w:type="dxa"/>
        </w:trPr>
        <w:tc>
          <w:tcPr>
            <w:tcW w:w="3696" w:type="dxa"/>
            <w:vAlign w:val="center"/>
            <w:hideMark/>
          </w:tcPr>
          <w:p w14:paraId="33F3D268" w14:textId="77777777" w:rsidR="000158C5" w:rsidRPr="007A2319" w:rsidRDefault="000158C5" w:rsidP="000158C5">
            <w:pPr>
              <w:pStyle w:val="FirstParagraph"/>
              <w:rPr>
                <w:rFonts w:cs="Arial"/>
                <w:szCs w:val="21"/>
                <w:lang w:val="fr-BE"/>
              </w:rPr>
            </w:pPr>
            <w:r w:rsidRPr="007A2319">
              <w:rPr>
                <w:rFonts w:cs="Arial"/>
                <w:szCs w:val="21"/>
                <w:lang w:val="fr-BE"/>
              </w:rPr>
              <w:t>Prix de transfert</w:t>
            </w:r>
          </w:p>
        </w:tc>
        <w:tc>
          <w:tcPr>
            <w:tcW w:w="1954" w:type="dxa"/>
            <w:vAlign w:val="center"/>
            <w:hideMark/>
          </w:tcPr>
          <w:p w14:paraId="2BDBADB5"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25A3CF00"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1848E91A"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0F6CEF92" w14:textId="77777777" w:rsidTr="009433A3">
        <w:trPr>
          <w:tblCellSpacing w:w="15" w:type="dxa"/>
        </w:trPr>
        <w:tc>
          <w:tcPr>
            <w:tcW w:w="3696" w:type="dxa"/>
            <w:vAlign w:val="center"/>
            <w:hideMark/>
          </w:tcPr>
          <w:p w14:paraId="23E00ED7" w14:textId="77777777" w:rsidR="000158C5" w:rsidRPr="007A2319" w:rsidRDefault="000158C5" w:rsidP="000158C5">
            <w:pPr>
              <w:pStyle w:val="FirstParagraph"/>
              <w:rPr>
                <w:rFonts w:cs="Arial"/>
                <w:szCs w:val="21"/>
                <w:lang w:val="fr-BE"/>
              </w:rPr>
            </w:pPr>
            <w:r w:rsidRPr="007A2319">
              <w:rPr>
                <w:rFonts w:cs="Arial"/>
                <w:szCs w:val="21"/>
                <w:lang w:val="fr-BE"/>
              </w:rPr>
              <w:t>Devise</w:t>
            </w:r>
          </w:p>
        </w:tc>
        <w:tc>
          <w:tcPr>
            <w:tcW w:w="1954" w:type="dxa"/>
            <w:vAlign w:val="center"/>
            <w:hideMark/>
          </w:tcPr>
          <w:p w14:paraId="65A60314"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2CD10037"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690211AC"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6BD94EF5" w14:textId="77777777" w:rsidTr="009433A3">
        <w:trPr>
          <w:tblCellSpacing w:w="15" w:type="dxa"/>
        </w:trPr>
        <w:tc>
          <w:tcPr>
            <w:tcW w:w="3696" w:type="dxa"/>
            <w:vAlign w:val="center"/>
            <w:hideMark/>
          </w:tcPr>
          <w:p w14:paraId="612F5FB8" w14:textId="77777777" w:rsidR="000158C5" w:rsidRPr="007A2319" w:rsidRDefault="000158C5" w:rsidP="000158C5">
            <w:pPr>
              <w:pStyle w:val="FirstParagraph"/>
              <w:rPr>
                <w:rFonts w:cs="Arial"/>
                <w:szCs w:val="21"/>
                <w:lang w:val="fr-BE"/>
              </w:rPr>
            </w:pPr>
            <w:r w:rsidRPr="007A2319">
              <w:rPr>
                <w:rFonts w:cs="Arial"/>
                <w:szCs w:val="21"/>
                <w:lang w:val="fr-BE"/>
              </w:rPr>
              <w:t>Conditions de paiement</w:t>
            </w:r>
          </w:p>
        </w:tc>
        <w:tc>
          <w:tcPr>
            <w:tcW w:w="1954" w:type="dxa"/>
            <w:vAlign w:val="center"/>
            <w:hideMark/>
          </w:tcPr>
          <w:p w14:paraId="71781212"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265A42E3"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6FC4CC2A"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2E7C3F0B" w14:textId="77777777" w:rsidTr="009433A3">
        <w:trPr>
          <w:tblCellSpacing w:w="15" w:type="dxa"/>
        </w:trPr>
        <w:tc>
          <w:tcPr>
            <w:tcW w:w="3696" w:type="dxa"/>
            <w:vAlign w:val="center"/>
            <w:hideMark/>
          </w:tcPr>
          <w:p w14:paraId="0AB6F5D5" w14:textId="46E1D7E0" w:rsidR="000158C5" w:rsidRPr="007A2319" w:rsidRDefault="000158C5" w:rsidP="000158C5">
            <w:pPr>
              <w:pStyle w:val="FirstParagraph"/>
              <w:rPr>
                <w:rFonts w:cs="Arial"/>
                <w:szCs w:val="21"/>
                <w:lang w:val="fr-BE"/>
              </w:rPr>
            </w:pPr>
            <w:r w:rsidRPr="007A2319">
              <w:rPr>
                <w:rFonts w:cs="Arial"/>
                <w:szCs w:val="21"/>
                <w:lang w:val="fr-BE"/>
              </w:rPr>
              <w:t xml:space="preserve">Incoterm applicable </w:t>
            </w:r>
          </w:p>
        </w:tc>
        <w:tc>
          <w:tcPr>
            <w:tcW w:w="1954" w:type="dxa"/>
            <w:vAlign w:val="center"/>
            <w:hideMark/>
          </w:tcPr>
          <w:p w14:paraId="2801A45A"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620ADE78"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56059043"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7AA11F70" w14:textId="77777777" w:rsidTr="009433A3">
        <w:trPr>
          <w:tblCellSpacing w:w="15" w:type="dxa"/>
        </w:trPr>
        <w:tc>
          <w:tcPr>
            <w:tcW w:w="3696" w:type="dxa"/>
            <w:vAlign w:val="center"/>
            <w:hideMark/>
          </w:tcPr>
          <w:p w14:paraId="2198F78B" w14:textId="77777777" w:rsidR="000158C5" w:rsidRPr="007A2319" w:rsidRDefault="000158C5" w:rsidP="000158C5">
            <w:pPr>
              <w:pStyle w:val="FirstParagraph"/>
              <w:rPr>
                <w:rFonts w:cs="Arial"/>
                <w:szCs w:val="21"/>
                <w:lang w:val="fr-BE"/>
              </w:rPr>
            </w:pPr>
            <w:r w:rsidRPr="007A2319">
              <w:rPr>
                <w:rFonts w:cs="Arial"/>
                <w:szCs w:val="21"/>
                <w:lang w:val="fr-BE"/>
              </w:rPr>
              <w:t>Délais de livraison</w:t>
            </w:r>
          </w:p>
        </w:tc>
        <w:tc>
          <w:tcPr>
            <w:tcW w:w="1954" w:type="dxa"/>
            <w:vAlign w:val="center"/>
            <w:hideMark/>
          </w:tcPr>
          <w:p w14:paraId="045D47C5"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099713DB"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03E17062"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674ABE49" w14:textId="77777777" w:rsidTr="009433A3">
        <w:trPr>
          <w:tblCellSpacing w:w="15" w:type="dxa"/>
        </w:trPr>
        <w:tc>
          <w:tcPr>
            <w:tcW w:w="3696" w:type="dxa"/>
            <w:vAlign w:val="center"/>
            <w:hideMark/>
          </w:tcPr>
          <w:p w14:paraId="1240029A" w14:textId="77777777" w:rsidR="000158C5" w:rsidRPr="007A2319" w:rsidRDefault="000158C5" w:rsidP="000158C5">
            <w:pPr>
              <w:pStyle w:val="FirstParagraph"/>
              <w:rPr>
                <w:rFonts w:cs="Arial"/>
                <w:szCs w:val="21"/>
                <w:lang w:val="fr-BE"/>
              </w:rPr>
            </w:pPr>
            <w:r w:rsidRPr="007A2319">
              <w:rPr>
                <w:rFonts w:cs="Arial"/>
                <w:szCs w:val="21"/>
                <w:lang w:val="fr-BE"/>
              </w:rPr>
              <w:t>Minimum de commande éventuel (MOQ)</w:t>
            </w:r>
          </w:p>
        </w:tc>
        <w:tc>
          <w:tcPr>
            <w:tcW w:w="1954" w:type="dxa"/>
            <w:vAlign w:val="center"/>
            <w:hideMark/>
          </w:tcPr>
          <w:p w14:paraId="3CB08B9D"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5BE8CC51"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0CF327CE"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0A255DDB" w14:textId="77777777" w:rsidTr="009433A3">
        <w:trPr>
          <w:tblCellSpacing w:w="15" w:type="dxa"/>
        </w:trPr>
        <w:tc>
          <w:tcPr>
            <w:tcW w:w="3696" w:type="dxa"/>
            <w:vAlign w:val="center"/>
            <w:hideMark/>
          </w:tcPr>
          <w:p w14:paraId="3972D60E" w14:textId="77777777" w:rsidR="000158C5" w:rsidRPr="007A2319" w:rsidRDefault="000158C5" w:rsidP="000158C5">
            <w:pPr>
              <w:pStyle w:val="FirstParagraph"/>
              <w:rPr>
                <w:rFonts w:cs="Arial"/>
                <w:szCs w:val="21"/>
                <w:lang w:val="fr-BE"/>
              </w:rPr>
            </w:pPr>
            <w:r w:rsidRPr="007A2319">
              <w:rPr>
                <w:rFonts w:cs="Arial"/>
                <w:szCs w:val="21"/>
                <w:lang w:val="fr-BE"/>
              </w:rPr>
              <w:t>Conditions de stockage</w:t>
            </w:r>
          </w:p>
        </w:tc>
        <w:tc>
          <w:tcPr>
            <w:tcW w:w="1954" w:type="dxa"/>
            <w:vAlign w:val="center"/>
            <w:hideMark/>
          </w:tcPr>
          <w:p w14:paraId="058AA145"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325980CD"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2EAEFCCF"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411965BB" w14:textId="77777777" w:rsidTr="009433A3">
        <w:trPr>
          <w:tblCellSpacing w:w="15" w:type="dxa"/>
        </w:trPr>
        <w:tc>
          <w:tcPr>
            <w:tcW w:w="3696" w:type="dxa"/>
            <w:vAlign w:val="center"/>
            <w:hideMark/>
          </w:tcPr>
          <w:p w14:paraId="568E4711" w14:textId="77777777" w:rsidR="000158C5" w:rsidRPr="007A2319" w:rsidRDefault="000158C5" w:rsidP="000158C5">
            <w:pPr>
              <w:pStyle w:val="FirstParagraph"/>
              <w:rPr>
                <w:rFonts w:cs="Arial"/>
                <w:szCs w:val="21"/>
                <w:lang w:val="fr-BE"/>
              </w:rPr>
            </w:pPr>
            <w:r w:rsidRPr="007A2319">
              <w:rPr>
                <w:rFonts w:cs="Arial"/>
                <w:szCs w:val="21"/>
                <w:lang w:val="fr-BE"/>
              </w:rPr>
              <w:t>Durée de validité des prix</w:t>
            </w:r>
          </w:p>
        </w:tc>
        <w:tc>
          <w:tcPr>
            <w:tcW w:w="1954" w:type="dxa"/>
            <w:vAlign w:val="center"/>
            <w:hideMark/>
          </w:tcPr>
          <w:p w14:paraId="2B492CF8"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314EFF1C"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3E9DA6EB"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4B397EDB" w14:textId="77777777" w:rsidTr="009433A3">
        <w:trPr>
          <w:tblCellSpacing w:w="15" w:type="dxa"/>
        </w:trPr>
        <w:tc>
          <w:tcPr>
            <w:tcW w:w="3696" w:type="dxa"/>
            <w:vAlign w:val="center"/>
            <w:hideMark/>
          </w:tcPr>
          <w:p w14:paraId="0660810B" w14:textId="77777777" w:rsidR="000158C5" w:rsidRPr="007A2319" w:rsidRDefault="000158C5" w:rsidP="000158C5">
            <w:pPr>
              <w:pStyle w:val="FirstParagraph"/>
              <w:rPr>
                <w:rFonts w:cs="Arial"/>
                <w:szCs w:val="21"/>
                <w:lang w:val="fr-BE"/>
              </w:rPr>
            </w:pPr>
            <w:r w:rsidRPr="007A2319">
              <w:rPr>
                <w:rFonts w:cs="Arial"/>
                <w:szCs w:val="21"/>
                <w:lang w:val="fr-BE"/>
              </w:rPr>
              <w:t>Conditions de modification des prix</w:t>
            </w:r>
          </w:p>
        </w:tc>
        <w:tc>
          <w:tcPr>
            <w:tcW w:w="1954" w:type="dxa"/>
            <w:vAlign w:val="center"/>
            <w:hideMark/>
          </w:tcPr>
          <w:p w14:paraId="3F4328C3"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0E7F894D"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4DC2F4E3"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0835436A" w14:textId="77777777" w:rsidTr="009433A3">
        <w:trPr>
          <w:tblCellSpacing w:w="15" w:type="dxa"/>
        </w:trPr>
        <w:tc>
          <w:tcPr>
            <w:tcW w:w="3696" w:type="dxa"/>
            <w:vAlign w:val="center"/>
            <w:hideMark/>
          </w:tcPr>
          <w:p w14:paraId="77C481F4" w14:textId="77777777" w:rsidR="000158C5" w:rsidRPr="007A2319" w:rsidRDefault="000158C5" w:rsidP="000158C5">
            <w:pPr>
              <w:pStyle w:val="FirstParagraph"/>
              <w:rPr>
                <w:rFonts w:cs="Arial"/>
                <w:szCs w:val="21"/>
                <w:lang w:val="fr-BE"/>
              </w:rPr>
            </w:pPr>
            <w:r w:rsidRPr="007A2319">
              <w:rPr>
                <w:rFonts w:cs="Arial"/>
                <w:szCs w:val="21"/>
                <w:lang w:val="fr-BE"/>
              </w:rPr>
              <w:t>Politique de remplacement des Produits défectueux</w:t>
            </w:r>
          </w:p>
        </w:tc>
        <w:tc>
          <w:tcPr>
            <w:tcW w:w="1954" w:type="dxa"/>
            <w:vAlign w:val="center"/>
            <w:hideMark/>
          </w:tcPr>
          <w:p w14:paraId="48BA6B25"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32AD4DDF"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3D913F46"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1C58BF3C" w14:textId="77777777" w:rsidTr="009433A3">
        <w:trPr>
          <w:tblCellSpacing w:w="15" w:type="dxa"/>
        </w:trPr>
        <w:tc>
          <w:tcPr>
            <w:tcW w:w="3696" w:type="dxa"/>
            <w:vAlign w:val="center"/>
            <w:hideMark/>
          </w:tcPr>
          <w:p w14:paraId="7E67EAF5" w14:textId="77777777" w:rsidR="000158C5" w:rsidRPr="007A2319" w:rsidRDefault="000158C5" w:rsidP="000158C5">
            <w:pPr>
              <w:pStyle w:val="FirstParagraph"/>
              <w:rPr>
                <w:rFonts w:cs="Arial"/>
                <w:szCs w:val="21"/>
                <w:lang w:val="fr-BE"/>
              </w:rPr>
            </w:pPr>
            <w:r w:rsidRPr="007A2319">
              <w:rPr>
                <w:rFonts w:cs="Arial"/>
                <w:szCs w:val="21"/>
                <w:lang w:val="fr-BE"/>
              </w:rPr>
              <w:t>Traitement des Produits périmés</w:t>
            </w:r>
          </w:p>
        </w:tc>
        <w:tc>
          <w:tcPr>
            <w:tcW w:w="1954" w:type="dxa"/>
            <w:vAlign w:val="center"/>
            <w:hideMark/>
          </w:tcPr>
          <w:p w14:paraId="73ADB4B5"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69FA7FC2"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4A0426FE"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215F67D6" w14:textId="77777777" w:rsidTr="009433A3">
        <w:trPr>
          <w:tblCellSpacing w:w="15" w:type="dxa"/>
        </w:trPr>
        <w:tc>
          <w:tcPr>
            <w:tcW w:w="3696" w:type="dxa"/>
            <w:vAlign w:val="center"/>
            <w:hideMark/>
          </w:tcPr>
          <w:p w14:paraId="13AD15ED" w14:textId="77777777" w:rsidR="000158C5" w:rsidRPr="007A2319" w:rsidRDefault="000158C5" w:rsidP="000158C5">
            <w:pPr>
              <w:pStyle w:val="FirstParagraph"/>
              <w:rPr>
                <w:rFonts w:cs="Arial"/>
                <w:szCs w:val="21"/>
                <w:lang w:val="fr-BE"/>
              </w:rPr>
            </w:pPr>
            <w:r w:rsidRPr="007A2319">
              <w:rPr>
                <w:rFonts w:cs="Arial"/>
                <w:szCs w:val="21"/>
                <w:lang w:val="fr-BE"/>
              </w:rPr>
              <w:t>Conditions de garantie</w:t>
            </w:r>
          </w:p>
        </w:tc>
        <w:tc>
          <w:tcPr>
            <w:tcW w:w="1954" w:type="dxa"/>
            <w:vAlign w:val="center"/>
            <w:hideMark/>
          </w:tcPr>
          <w:p w14:paraId="722ED041"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08F83F6F"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36A63581"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r w:rsidR="000158C5" w:rsidRPr="000158C5" w14:paraId="47251D78" w14:textId="77777777" w:rsidTr="009433A3">
        <w:trPr>
          <w:tblCellSpacing w:w="15" w:type="dxa"/>
        </w:trPr>
        <w:tc>
          <w:tcPr>
            <w:tcW w:w="3696" w:type="dxa"/>
            <w:vAlign w:val="center"/>
            <w:hideMark/>
          </w:tcPr>
          <w:p w14:paraId="641F4BA4" w14:textId="77777777" w:rsidR="000158C5" w:rsidRPr="007A2319" w:rsidRDefault="000158C5" w:rsidP="000158C5">
            <w:pPr>
              <w:pStyle w:val="FirstParagraph"/>
              <w:rPr>
                <w:rFonts w:cs="Arial"/>
                <w:szCs w:val="21"/>
                <w:lang w:val="fr-BE"/>
              </w:rPr>
            </w:pPr>
            <w:r w:rsidRPr="007A2319">
              <w:rPr>
                <w:rFonts w:cs="Arial"/>
                <w:szCs w:val="21"/>
                <w:lang w:val="fr-BE"/>
              </w:rPr>
              <w:t>Modalités de prévision des commandes</w:t>
            </w:r>
          </w:p>
        </w:tc>
        <w:tc>
          <w:tcPr>
            <w:tcW w:w="1954" w:type="dxa"/>
            <w:vAlign w:val="center"/>
            <w:hideMark/>
          </w:tcPr>
          <w:p w14:paraId="1FA5B6AF"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813" w:type="dxa"/>
            <w:vAlign w:val="center"/>
            <w:hideMark/>
          </w:tcPr>
          <w:p w14:paraId="335E24D4"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c>
          <w:tcPr>
            <w:tcW w:w="1795" w:type="dxa"/>
            <w:vAlign w:val="center"/>
            <w:hideMark/>
          </w:tcPr>
          <w:p w14:paraId="3DB796E8" w14:textId="77777777" w:rsidR="000158C5" w:rsidRPr="007A2319" w:rsidRDefault="000158C5" w:rsidP="000158C5">
            <w:pPr>
              <w:pStyle w:val="FirstParagraph"/>
              <w:rPr>
                <w:rFonts w:cs="Arial"/>
                <w:szCs w:val="21"/>
                <w:lang w:val="fr-BE"/>
              </w:rPr>
            </w:pPr>
            <w:r w:rsidRPr="007A2319">
              <w:rPr>
                <w:rFonts w:cs="Arial"/>
                <w:szCs w:val="21"/>
                <w:lang w:val="fr-BE"/>
              </w:rPr>
              <w:t>À compléter</w:t>
            </w:r>
          </w:p>
        </w:tc>
      </w:tr>
    </w:tbl>
    <w:p w14:paraId="2564A43A" w14:textId="6BE16B02" w:rsidR="004A3424" w:rsidRPr="004A3424" w:rsidRDefault="004A3424" w:rsidP="004A3424">
      <w:pPr>
        <w:pStyle w:val="FirstParagraph"/>
        <w:rPr>
          <w:lang w:val="fr-BE"/>
        </w:rPr>
      </w:pPr>
      <w:r w:rsidRPr="004A3424">
        <w:rPr>
          <w:lang w:val="fr-BE"/>
        </w:rPr>
        <w:t>Les aspects strictement liés à la qualité du transport, aux conditions de stockage, à l’intégrité des Produits, aux excursions de température, à la documentation qualité de livraison et au contrôle à réception sont régis par le Quality Agreement</w:t>
      </w:r>
      <w:r w:rsidR="00DB4A58">
        <w:rPr>
          <w:lang w:val="fr-BE"/>
        </w:rPr>
        <w:t xml:space="preserve"> conclu entre les </w:t>
      </w:r>
      <w:r w:rsidR="00C306E8">
        <w:rPr>
          <w:lang w:val="fr-BE"/>
        </w:rPr>
        <w:t>Parties</w:t>
      </w:r>
      <w:r w:rsidRPr="004A3424">
        <w:rPr>
          <w:lang w:val="fr-BE"/>
        </w:rPr>
        <w:t>.</w:t>
      </w:r>
    </w:p>
    <w:p w14:paraId="296F6421" w14:textId="59218B0F" w:rsidR="004A3424" w:rsidRPr="004A3424" w:rsidRDefault="004A3424" w:rsidP="004A3424">
      <w:pPr>
        <w:pStyle w:val="FirstParagraph"/>
        <w:rPr>
          <w:lang w:val="fr-BE"/>
        </w:rPr>
      </w:pPr>
      <w:r w:rsidRPr="004A3424">
        <w:rPr>
          <w:lang w:val="fr-BE"/>
        </w:rPr>
        <w:t xml:space="preserve">Toute modification des prix ou conditions commerciales devra respecter les dispositions du Contrat et être communiquée par écrit conformément aux délais convenus entre les </w:t>
      </w:r>
      <w:r w:rsidR="00C306E8">
        <w:rPr>
          <w:lang w:val="fr-BE"/>
        </w:rPr>
        <w:t>Parties</w:t>
      </w:r>
      <w:r w:rsidRPr="004A3424">
        <w:rPr>
          <w:lang w:val="fr-BE"/>
        </w:rPr>
        <w:t>.</w:t>
      </w:r>
    </w:p>
    <w:p w14:paraId="77534B5B" w14:textId="77777777" w:rsidR="004A3424" w:rsidRDefault="004A3424">
      <w:pPr>
        <w:pStyle w:val="FirstParagraph"/>
        <w:rPr>
          <w:lang w:val="fr-BE"/>
        </w:rPr>
      </w:pPr>
    </w:p>
    <w:p w14:paraId="686BFBF8" w14:textId="3DA49396" w:rsidR="00646FB4" w:rsidRPr="00C64BEB" w:rsidRDefault="00BB5798">
      <w:pPr>
        <w:pStyle w:val="Heading1"/>
        <w:pageBreakBefore/>
        <w:rPr>
          <w:lang w:val="fr-BE"/>
        </w:rPr>
      </w:pPr>
      <w:bookmarkStart w:id="57" w:name="X624f897b5e83f59e296226b282a3685d36dca0e"/>
      <w:bookmarkEnd w:id="56"/>
      <w:r w:rsidRPr="00C64BEB">
        <w:rPr>
          <w:rFonts w:ascii="Arial" w:eastAsia="Arial" w:hAnsi="Arial"/>
          <w:lang w:val="fr-BE"/>
        </w:rPr>
        <w:lastRenderedPageBreak/>
        <w:t>ANNEXE 7 — MANDAT DE REPRÉSENTANT AUTORISÉ EUROPÉEN</w:t>
      </w:r>
    </w:p>
    <w:p w14:paraId="718AB8C0" w14:textId="20C3861E" w:rsidR="00A47BE6" w:rsidRPr="00A47BE6" w:rsidRDefault="00A47BE6" w:rsidP="00A47BE6">
      <w:pPr>
        <w:pStyle w:val="FirstParagraph"/>
        <w:rPr>
          <w:lang w:val="fr-BE"/>
        </w:rPr>
      </w:pPr>
      <w:r w:rsidRPr="00A47BE6">
        <w:rPr>
          <w:lang w:val="fr-BE"/>
        </w:rPr>
        <w:t xml:space="preserve">La présente Annexe définit les responsabilités respectives des </w:t>
      </w:r>
      <w:r w:rsidR="00C306E8">
        <w:rPr>
          <w:lang w:val="fr-BE"/>
        </w:rPr>
        <w:t>Parties</w:t>
      </w:r>
      <w:r w:rsidRPr="00A47BE6">
        <w:rPr>
          <w:lang w:val="fr-BE"/>
        </w:rPr>
        <w:t xml:space="preserve"> concernant les démarches réglementaires nécessaires ou applicables à l’importation, la mise à disposition sur le marché, la distribution et la commercialisation des Produits dans les différents pays du Territoire.</w:t>
      </w:r>
    </w:p>
    <w:p w14:paraId="71DE8D04" w14:textId="77777777" w:rsidR="00A47BE6" w:rsidRPr="00A47BE6" w:rsidRDefault="00A47BE6" w:rsidP="00A47BE6">
      <w:pPr>
        <w:pStyle w:val="FirstParagraph"/>
        <w:rPr>
          <w:lang w:val="fr-BE"/>
        </w:rPr>
      </w:pPr>
      <w:r w:rsidRPr="00A47BE6">
        <w:rPr>
          <w:lang w:val="fr-BE"/>
        </w:rPr>
        <w:t>Vetalyx assurera la coordination des démarches réglementaires relevant de son rôle d’importateur, distributeur et opérateur commercial européen, conformément aux exigences applicables dans les pays dans lesquels elle décidera de commercialiser les Produits.</w:t>
      </w:r>
    </w:p>
    <w:p w14:paraId="01D4C89F" w14:textId="731E5C81" w:rsidR="00A47BE6" w:rsidRPr="00A47BE6" w:rsidRDefault="00A47BE6" w:rsidP="00A47BE6">
      <w:pPr>
        <w:pStyle w:val="FirstParagraph"/>
        <w:rPr>
          <w:lang w:val="fr-BE"/>
        </w:rPr>
      </w:pPr>
      <w:r w:rsidRPr="00A47BE6">
        <w:rPr>
          <w:lang w:val="fr-BE"/>
        </w:rPr>
        <w:t>Diaho restera responsable de la fourniture des informations et documents techniques, qualité et fabricant nécessaires à ces démarches.</w:t>
      </w:r>
    </w:p>
    <w:p w14:paraId="5B211A1B" w14:textId="77777777" w:rsidR="00A47BE6" w:rsidRPr="00A47BE6" w:rsidRDefault="00A47BE6" w:rsidP="00A47BE6">
      <w:pPr>
        <w:pStyle w:val="FirstParagraph"/>
        <w:rPr>
          <w:lang w:val="fr-BE"/>
        </w:rPr>
      </w:pPr>
      <w:r w:rsidRPr="00A47BE6">
        <w:rPr>
          <w:lang w:val="fr-BE"/>
        </w:rPr>
        <w:t>Cette coordination pourra notamment inclure :</w:t>
      </w:r>
    </w:p>
    <w:p w14:paraId="1FF36D4E" w14:textId="77777777" w:rsidR="00A47BE6" w:rsidRPr="00A47BE6" w:rsidRDefault="00A47BE6" w:rsidP="00A47BE6">
      <w:pPr>
        <w:pStyle w:val="FirstParagraph"/>
        <w:numPr>
          <w:ilvl w:val="0"/>
          <w:numId w:val="28"/>
        </w:numPr>
        <w:rPr>
          <w:lang w:val="fr-BE"/>
        </w:rPr>
      </w:pPr>
      <w:r w:rsidRPr="00A47BE6">
        <w:rPr>
          <w:lang w:val="fr-BE"/>
        </w:rPr>
        <w:t>les échanges avec les autorités compétentes ;</w:t>
      </w:r>
    </w:p>
    <w:p w14:paraId="58B51E9A" w14:textId="77777777" w:rsidR="00A47BE6" w:rsidRPr="00A47BE6" w:rsidRDefault="00A47BE6" w:rsidP="00A47BE6">
      <w:pPr>
        <w:pStyle w:val="FirstParagraph"/>
        <w:numPr>
          <w:ilvl w:val="0"/>
          <w:numId w:val="28"/>
        </w:numPr>
        <w:rPr>
          <w:lang w:val="fr-BE"/>
        </w:rPr>
      </w:pPr>
      <w:r w:rsidRPr="00A47BE6">
        <w:rPr>
          <w:lang w:val="fr-BE"/>
        </w:rPr>
        <w:t>la préparation, le dépôt ou le suivi des notifications, enregistrements ou autres formalités lorsqu’ils sont requis ;</w:t>
      </w:r>
    </w:p>
    <w:p w14:paraId="3763EEE9" w14:textId="77777777" w:rsidR="00A47BE6" w:rsidRPr="00A47BE6" w:rsidRDefault="00A47BE6" w:rsidP="00A47BE6">
      <w:pPr>
        <w:pStyle w:val="FirstParagraph"/>
        <w:numPr>
          <w:ilvl w:val="0"/>
          <w:numId w:val="28"/>
        </w:numPr>
        <w:rPr>
          <w:lang w:val="fr-BE"/>
        </w:rPr>
      </w:pPr>
      <w:r w:rsidRPr="00A47BE6">
        <w:rPr>
          <w:lang w:val="fr-BE"/>
        </w:rPr>
        <w:t>la conservation ou mise à disposition des documents requis ;</w:t>
      </w:r>
    </w:p>
    <w:p w14:paraId="0FD128E1" w14:textId="77777777" w:rsidR="00A47BE6" w:rsidRPr="00A47BE6" w:rsidRDefault="00A47BE6" w:rsidP="00A47BE6">
      <w:pPr>
        <w:pStyle w:val="FirstParagraph"/>
        <w:numPr>
          <w:ilvl w:val="0"/>
          <w:numId w:val="28"/>
        </w:numPr>
        <w:rPr>
          <w:lang w:val="fr-BE"/>
        </w:rPr>
      </w:pPr>
      <w:r w:rsidRPr="00A47BE6">
        <w:rPr>
          <w:lang w:val="fr-BE"/>
        </w:rPr>
        <w:t>la coordination réglementaire ;</w:t>
      </w:r>
    </w:p>
    <w:p w14:paraId="6619F71C" w14:textId="77777777" w:rsidR="00A47BE6" w:rsidRPr="00A47BE6" w:rsidRDefault="00A47BE6" w:rsidP="00A47BE6">
      <w:pPr>
        <w:pStyle w:val="FirstParagraph"/>
        <w:numPr>
          <w:ilvl w:val="0"/>
          <w:numId w:val="28"/>
        </w:numPr>
        <w:rPr>
          <w:lang w:val="fr-BE"/>
        </w:rPr>
      </w:pPr>
      <w:r w:rsidRPr="00A47BE6">
        <w:rPr>
          <w:lang w:val="fr-BE"/>
        </w:rPr>
        <w:t>les réponses aux demandes administratives ;</w:t>
      </w:r>
    </w:p>
    <w:p w14:paraId="0D29CFEE" w14:textId="77777777" w:rsidR="00A47BE6" w:rsidRPr="00A47BE6" w:rsidRDefault="00A47BE6" w:rsidP="00A47BE6">
      <w:pPr>
        <w:pStyle w:val="FirstParagraph"/>
        <w:numPr>
          <w:ilvl w:val="0"/>
          <w:numId w:val="28"/>
        </w:numPr>
        <w:rPr>
          <w:lang w:val="fr-BE"/>
        </w:rPr>
      </w:pPr>
      <w:r w:rsidRPr="00A47BE6">
        <w:rPr>
          <w:lang w:val="fr-BE"/>
        </w:rPr>
        <w:t>la gestion réglementaire des incidents, réclamations, retraits ou rappels ;</w:t>
      </w:r>
    </w:p>
    <w:p w14:paraId="181AA060" w14:textId="77777777" w:rsidR="00A47BE6" w:rsidRPr="00A47BE6" w:rsidRDefault="00A47BE6" w:rsidP="00A47BE6">
      <w:pPr>
        <w:pStyle w:val="FirstParagraph"/>
        <w:numPr>
          <w:ilvl w:val="0"/>
          <w:numId w:val="28"/>
        </w:numPr>
        <w:rPr>
          <w:lang w:val="fr-BE"/>
        </w:rPr>
      </w:pPr>
      <w:r w:rsidRPr="00A47BE6">
        <w:rPr>
          <w:lang w:val="fr-BE"/>
        </w:rPr>
        <w:t>le suivi documentaire ;</w:t>
      </w:r>
    </w:p>
    <w:p w14:paraId="50873E38" w14:textId="77777777" w:rsidR="00A47BE6" w:rsidRPr="00A47BE6" w:rsidRDefault="00A47BE6" w:rsidP="00A47BE6">
      <w:pPr>
        <w:pStyle w:val="FirstParagraph"/>
        <w:numPr>
          <w:ilvl w:val="0"/>
          <w:numId w:val="28"/>
        </w:numPr>
        <w:rPr>
          <w:lang w:val="fr-BE"/>
        </w:rPr>
      </w:pPr>
      <w:r w:rsidRPr="00A47BE6">
        <w:rPr>
          <w:lang w:val="fr-BE"/>
        </w:rPr>
        <w:t>l’identification et le suivi des exigences applicables pays par pays.</w:t>
      </w:r>
    </w:p>
    <w:p w14:paraId="6F6ABEC9" w14:textId="77777777" w:rsidR="00A47BE6" w:rsidRPr="00A47BE6" w:rsidRDefault="00A47BE6" w:rsidP="00A47BE6">
      <w:pPr>
        <w:pStyle w:val="FirstParagraph"/>
        <w:rPr>
          <w:lang w:val="fr-BE"/>
        </w:rPr>
      </w:pPr>
      <w:r w:rsidRPr="00A47BE6">
        <w:rPr>
          <w:lang w:val="fr-BE"/>
        </w:rPr>
        <w:t>Diaho devra fournir, ou faire fournir par Zheda Dixun ou le fabricant concerné, tous documents, informations, déclarations, signatures et pouvoirs raisonnablement nécessaires à Vetalyx pour assurer ces démarches.</w:t>
      </w:r>
    </w:p>
    <w:p w14:paraId="6D261A0E" w14:textId="77777777" w:rsidR="00A47BE6" w:rsidRPr="00A47BE6" w:rsidRDefault="00A47BE6" w:rsidP="00A47BE6">
      <w:pPr>
        <w:pStyle w:val="FirstParagraph"/>
        <w:rPr>
          <w:lang w:val="fr-BE"/>
        </w:rPr>
      </w:pPr>
      <w:r w:rsidRPr="00A47BE6">
        <w:rPr>
          <w:lang w:val="fr-BE"/>
        </w:rPr>
        <w:t>Lorsque les exigences diffèrent selon les pays, une matrice réglementaire pourra être établie et mise à jour par Vetalyx afin d’identifier notamment le Produit concerné, le pays, l’autorité compétente, les formalités applicables et les responsabilités respectives.</w:t>
      </w:r>
    </w:p>
    <w:p w14:paraId="69C280CC" w14:textId="0EB96C33" w:rsidR="00A47BE6" w:rsidRPr="00A47BE6" w:rsidRDefault="00A47BE6" w:rsidP="00A47BE6">
      <w:pPr>
        <w:pStyle w:val="FirstParagraph"/>
        <w:rPr>
          <w:lang w:val="fr-BE"/>
        </w:rPr>
      </w:pPr>
      <w:r w:rsidRPr="00A47BE6">
        <w:rPr>
          <w:lang w:val="fr-BE"/>
        </w:rPr>
        <w:t>Les aspects qualité, documentation technique, traçabilité, Change Control et communication relatifs aux Produits restent régis par le Quality Agreement</w:t>
      </w:r>
      <w:r w:rsidR="00BE541D">
        <w:rPr>
          <w:lang w:val="fr-BE"/>
        </w:rPr>
        <w:t xml:space="preserve"> conclu entre les </w:t>
      </w:r>
      <w:r w:rsidR="00C306E8">
        <w:rPr>
          <w:lang w:val="fr-BE"/>
        </w:rPr>
        <w:t>Parties</w:t>
      </w:r>
      <w:r w:rsidRPr="00A47BE6">
        <w:rPr>
          <w:lang w:val="fr-BE"/>
        </w:rPr>
        <w:t>.</w:t>
      </w:r>
    </w:p>
    <w:p w14:paraId="686BFC05" w14:textId="77777777" w:rsidR="00646FB4" w:rsidRDefault="00EB3A05">
      <w:r>
        <w:rPr>
          <w:noProof/>
        </w:rPr>
      </w:r>
      <w:r>
        <w:pict w14:anchorId="76A3898B">
          <v:rect id="Horizontal Line 50" o:spid="_x0000_s1028"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C06" w14:textId="77777777" w:rsidR="00646FB4" w:rsidRPr="00C64BEB" w:rsidRDefault="00BB5798">
      <w:pPr>
        <w:pStyle w:val="Heading1"/>
        <w:pageBreakBefore/>
        <w:rPr>
          <w:lang w:val="fr-BE"/>
        </w:rPr>
      </w:pPr>
      <w:bookmarkStart w:id="58" w:name="Xb8a70c5d7302e09237094047d9a286478984b46"/>
      <w:bookmarkEnd w:id="57"/>
      <w:r w:rsidRPr="00C64BEB">
        <w:rPr>
          <w:rFonts w:ascii="Arial" w:eastAsia="Arial" w:hAnsi="Arial"/>
          <w:lang w:val="fr-BE"/>
        </w:rPr>
        <w:lastRenderedPageBreak/>
        <w:t>ANNEXE 8 — TRANSFERT DE SAVOIR-FAIRE ET LOCALISATION INDUSTRIELLE EUROPÉENNE</w:t>
      </w:r>
    </w:p>
    <w:p w14:paraId="6D895EB3" w14:textId="018A5CBE" w:rsidR="00A860DD" w:rsidRPr="00A860DD" w:rsidRDefault="00A860DD" w:rsidP="00A860DD">
      <w:pPr>
        <w:pStyle w:val="FirstParagraph"/>
        <w:rPr>
          <w:lang w:val="fr-BE"/>
        </w:rPr>
      </w:pPr>
      <w:r w:rsidRPr="00A860DD">
        <w:rPr>
          <w:lang w:val="fr-BE"/>
        </w:rPr>
        <w:t xml:space="preserve">La présente Annexe définit le cadre dans lequel les </w:t>
      </w:r>
      <w:r w:rsidR="00C306E8">
        <w:rPr>
          <w:lang w:val="fr-BE"/>
        </w:rPr>
        <w:t>Parties</w:t>
      </w:r>
      <w:r w:rsidRPr="00A860DD">
        <w:rPr>
          <w:lang w:val="fr-BE"/>
        </w:rPr>
        <w:t xml:space="preserve"> pourront décider de transférer progressivement en Europe tout ou partie des activités liées à la préparation, l’assemblage, le conditionnement, le contrôle ou la fabrication des Produits.</w:t>
      </w:r>
    </w:p>
    <w:p w14:paraId="4A02E454" w14:textId="151FB8B1" w:rsidR="00A860DD" w:rsidRPr="00A860DD" w:rsidRDefault="00A860DD" w:rsidP="00A860DD">
      <w:pPr>
        <w:pStyle w:val="FirstParagraph"/>
        <w:rPr>
          <w:lang w:val="fr-BE"/>
        </w:rPr>
      </w:pPr>
      <w:r w:rsidRPr="00A860DD">
        <w:rPr>
          <w:lang w:val="fr-BE"/>
        </w:rPr>
        <w:t xml:space="preserve">Cette possibilité constitue une évolution potentielle du partenariat et ne crée pas, à elle seule, une obligation immédiate de transfert industriel. La mise en œuvre de chaque étape devra faire l’objet d’un accord entre les </w:t>
      </w:r>
      <w:r w:rsidR="00C306E8">
        <w:rPr>
          <w:lang w:val="fr-BE"/>
        </w:rPr>
        <w:t>Parties</w:t>
      </w:r>
      <w:r w:rsidRPr="00A860DD">
        <w:rPr>
          <w:lang w:val="fr-BE"/>
        </w:rPr>
        <w:t xml:space="preserve"> définissant son périmètre, son calendrier, ses responsabilités, ses coûts et les droits d’utilisation du Savoir-Faire concerné.</w:t>
      </w:r>
    </w:p>
    <w:p w14:paraId="6BFE3943" w14:textId="77777777" w:rsidR="00A860DD" w:rsidRPr="00A860DD" w:rsidRDefault="00A860DD" w:rsidP="00A860DD">
      <w:pPr>
        <w:pStyle w:val="FirstParagraph"/>
        <w:rPr>
          <w:lang w:val="fr-BE"/>
        </w:rPr>
      </w:pPr>
      <w:r w:rsidRPr="00A860DD">
        <w:rPr>
          <w:lang w:val="fr-BE"/>
        </w:rPr>
        <w:t>La localisation européenne pourra notamment couvrir :</w:t>
      </w:r>
    </w:p>
    <w:p w14:paraId="233F2DDF" w14:textId="1A8ABDE9" w:rsidR="00D20DDF" w:rsidRDefault="00F3584F" w:rsidP="00D20DDF">
      <w:pPr>
        <w:pStyle w:val="Compact"/>
        <w:numPr>
          <w:ilvl w:val="0"/>
          <w:numId w:val="24"/>
        </w:numPr>
        <w:ind w:left="312" w:hanging="142"/>
      </w:pPr>
      <w:r>
        <w:t xml:space="preserve">le </w:t>
      </w:r>
      <w:r w:rsidR="00D20DDF">
        <w:t>transfert documentaire ;</w:t>
      </w:r>
    </w:p>
    <w:p w14:paraId="49CF7A69" w14:textId="57164AA2" w:rsidR="00D20DDF" w:rsidRDefault="00F3584F" w:rsidP="00D20DDF">
      <w:pPr>
        <w:pStyle w:val="Compact"/>
        <w:numPr>
          <w:ilvl w:val="0"/>
          <w:numId w:val="24"/>
        </w:numPr>
        <w:ind w:left="312" w:hanging="142"/>
      </w:pPr>
      <w:r>
        <w:t xml:space="preserve">la </w:t>
      </w:r>
      <w:r w:rsidR="00D20DDF">
        <w:t>formation ;</w:t>
      </w:r>
    </w:p>
    <w:p w14:paraId="3797E30A" w14:textId="3210FC80" w:rsidR="00D20DDF" w:rsidRDefault="00F3584F" w:rsidP="00D20DDF">
      <w:pPr>
        <w:pStyle w:val="Compact"/>
        <w:numPr>
          <w:ilvl w:val="0"/>
          <w:numId w:val="24"/>
        </w:numPr>
        <w:ind w:left="312" w:hanging="142"/>
      </w:pPr>
      <w:r>
        <w:t>l’</w:t>
      </w:r>
      <w:r w:rsidR="00D20DDF">
        <w:t>assemblage ;</w:t>
      </w:r>
    </w:p>
    <w:p w14:paraId="58EDC8C1" w14:textId="3A6A167D" w:rsidR="00D20DDF" w:rsidRDefault="00F3584F" w:rsidP="00D20DDF">
      <w:pPr>
        <w:pStyle w:val="Compact"/>
        <w:numPr>
          <w:ilvl w:val="0"/>
          <w:numId w:val="24"/>
        </w:numPr>
        <w:ind w:left="312" w:hanging="142"/>
      </w:pPr>
      <w:r>
        <w:t xml:space="preserve">le </w:t>
      </w:r>
      <w:r w:rsidR="00D20DDF">
        <w:t>conditionnement ;</w:t>
      </w:r>
    </w:p>
    <w:p w14:paraId="353B70F3" w14:textId="021083F4" w:rsidR="00D20DDF" w:rsidRDefault="00F3584F" w:rsidP="00D20DDF">
      <w:pPr>
        <w:pStyle w:val="Compact"/>
        <w:numPr>
          <w:ilvl w:val="0"/>
          <w:numId w:val="24"/>
        </w:numPr>
        <w:ind w:left="312" w:hanging="142"/>
      </w:pPr>
      <w:r>
        <w:t>l’é</w:t>
      </w:r>
      <w:r w:rsidR="00D20DDF">
        <w:t>tiquetage ;</w:t>
      </w:r>
    </w:p>
    <w:p w14:paraId="4468F624" w14:textId="15A3D318" w:rsidR="00D20DDF" w:rsidRDefault="00F3584F" w:rsidP="00D20DDF">
      <w:pPr>
        <w:pStyle w:val="Compact"/>
        <w:numPr>
          <w:ilvl w:val="0"/>
          <w:numId w:val="24"/>
        </w:numPr>
        <w:ind w:left="312" w:hanging="142"/>
      </w:pPr>
      <w:r>
        <w:t>l’</w:t>
      </w:r>
      <w:r w:rsidR="00D20DDF">
        <w:t>adaptation des notices ;</w:t>
      </w:r>
    </w:p>
    <w:p w14:paraId="09B79115" w14:textId="5A9266ED" w:rsidR="00D20DDF" w:rsidRDefault="00F3584F" w:rsidP="00D20DDF">
      <w:pPr>
        <w:pStyle w:val="Compact"/>
        <w:numPr>
          <w:ilvl w:val="0"/>
          <w:numId w:val="24"/>
        </w:numPr>
        <w:ind w:left="312" w:hanging="142"/>
      </w:pPr>
      <w:r>
        <w:t xml:space="preserve">le </w:t>
      </w:r>
      <w:r w:rsidR="00D20DDF">
        <w:t>contrôle qualité ;</w:t>
      </w:r>
    </w:p>
    <w:p w14:paraId="6245897A" w14:textId="6A699E18" w:rsidR="00D20DDF" w:rsidRDefault="00F3584F" w:rsidP="00D20DDF">
      <w:pPr>
        <w:pStyle w:val="Compact"/>
        <w:numPr>
          <w:ilvl w:val="0"/>
          <w:numId w:val="24"/>
        </w:numPr>
        <w:ind w:left="312" w:hanging="142"/>
      </w:pPr>
      <w:r>
        <w:t xml:space="preserve">la </w:t>
      </w:r>
      <w:r w:rsidR="00D20DDF">
        <w:t>libération de lots ;</w:t>
      </w:r>
    </w:p>
    <w:p w14:paraId="20B7E5AA" w14:textId="7C212671" w:rsidR="00D20DDF" w:rsidRDefault="00F3584F" w:rsidP="00D20DDF">
      <w:pPr>
        <w:pStyle w:val="Compact"/>
        <w:numPr>
          <w:ilvl w:val="0"/>
          <w:numId w:val="24"/>
        </w:numPr>
        <w:ind w:left="312" w:hanging="142"/>
      </w:pPr>
      <w:r>
        <w:t xml:space="preserve">la </w:t>
      </w:r>
      <w:r w:rsidR="00D20DDF">
        <w:t>production partielle ;</w:t>
      </w:r>
    </w:p>
    <w:p w14:paraId="49F26427" w14:textId="3F306170" w:rsidR="00D20DDF" w:rsidRDefault="00F3584F" w:rsidP="00D20DDF">
      <w:pPr>
        <w:pStyle w:val="Compact"/>
        <w:numPr>
          <w:ilvl w:val="0"/>
          <w:numId w:val="24"/>
        </w:numPr>
        <w:ind w:left="312" w:hanging="142"/>
      </w:pPr>
      <w:r>
        <w:t xml:space="preserve">la </w:t>
      </w:r>
      <w:r w:rsidR="00D20DDF">
        <w:t>production complète ;</w:t>
      </w:r>
    </w:p>
    <w:p w14:paraId="72F90B40" w14:textId="317ADF73" w:rsidR="00D20DDF" w:rsidRDefault="00F3584F" w:rsidP="00D20DDF">
      <w:pPr>
        <w:pStyle w:val="Compact"/>
        <w:numPr>
          <w:ilvl w:val="0"/>
          <w:numId w:val="24"/>
        </w:numPr>
        <w:ind w:left="312" w:hanging="142"/>
      </w:pPr>
      <w:r>
        <w:t xml:space="preserve">la </w:t>
      </w:r>
      <w:r w:rsidR="00D20DDF">
        <w:t>validation industrielle ;</w:t>
      </w:r>
    </w:p>
    <w:p w14:paraId="57318358" w14:textId="71393C91" w:rsidR="00D20DDF" w:rsidRPr="00F3584F" w:rsidRDefault="00F3584F" w:rsidP="00D20DDF">
      <w:pPr>
        <w:pStyle w:val="Compact"/>
        <w:numPr>
          <w:ilvl w:val="0"/>
          <w:numId w:val="24"/>
        </w:numPr>
        <w:ind w:left="312" w:hanging="142"/>
        <w:rPr>
          <w:lang w:val="fr-BE"/>
        </w:rPr>
      </w:pPr>
      <w:r w:rsidRPr="00F3584F">
        <w:rPr>
          <w:lang w:val="fr-BE"/>
        </w:rPr>
        <w:t xml:space="preserve">la </w:t>
      </w:r>
      <w:r w:rsidR="00D20DDF" w:rsidRPr="00F3584F">
        <w:rPr>
          <w:lang w:val="fr-BE"/>
        </w:rPr>
        <w:t>sélection de partenaires européens ;</w:t>
      </w:r>
    </w:p>
    <w:p w14:paraId="2188B2CB" w14:textId="56F850DE" w:rsidR="00D20DDF" w:rsidRPr="00F3584F" w:rsidRDefault="00F3584F" w:rsidP="00D20DDF">
      <w:pPr>
        <w:pStyle w:val="Compact"/>
        <w:numPr>
          <w:ilvl w:val="0"/>
          <w:numId w:val="24"/>
        </w:numPr>
        <w:ind w:left="312" w:hanging="142"/>
        <w:rPr>
          <w:lang w:val="fr-BE"/>
        </w:rPr>
      </w:pPr>
      <w:r w:rsidRPr="00F3584F">
        <w:rPr>
          <w:lang w:val="fr-BE"/>
        </w:rPr>
        <w:t xml:space="preserve">la </w:t>
      </w:r>
      <w:r w:rsidR="00D20DDF" w:rsidRPr="00F3584F">
        <w:rPr>
          <w:lang w:val="fr-BE"/>
        </w:rPr>
        <w:t>protection du Savoir-Faire ;</w:t>
      </w:r>
    </w:p>
    <w:p w14:paraId="143FD7D6" w14:textId="0B921658" w:rsidR="00D20DDF" w:rsidRDefault="00F3584F" w:rsidP="00D20DDF">
      <w:pPr>
        <w:pStyle w:val="Compact"/>
        <w:numPr>
          <w:ilvl w:val="0"/>
          <w:numId w:val="24"/>
        </w:numPr>
        <w:ind w:left="312" w:hanging="142"/>
      </w:pPr>
      <w:r>
        <w:t xml:space="preserve">le </w:t>
      </w:r>
      <w:r w:rsidR="00D20DDF">
        <w:t>calendrier indicatif ;</w:t>
      </w:r>
    </w:p>
    <w:p w14:paraId="176D7409" w14:textId="17C03171" w:rsidR="00D20DDF" w:rsidRPr="00F3584F" w:rsidRDefault="00F3584F" w:rsidP="00D20DDF">
      <w:pPr>
        <w:pStyle w:val="Compact"/>
        <w:numPr>
          <w:ilvl w:val="0"/>
          <w:numId w:val="24"/>
        </w:numPr>
        <w:ind w:left="312" w:hanging="142"/>
        <w:rPr>
          <w:lang w:val="fr-BE"/>
        </w:rPr>
      </w:pPr>
      <w:r>
        <w:t xml:space="preserve">les </w:t>
      </w:r>
      <w:r w:rsidR="00D20DDF">
        <w:t xml:space="preserve">responsabilités des </w:t>
      </w:r>
      <w:r w:rsidR="00C306E8">
        <w:t>Parties</w:t>
      </w:r>
      <w:r w:rsidR="00D20DDF">
        <w:t xml:space="preserve"> ;</w:t>
      </w:r>
    </w:p>
    <w:p w14:paraId="12E7BBE0" w14:textId="4CCAF8D9" w:rsidR="00A860DD" w:rsidRPr="00D20DDF" w:rsidRDefault="00F3584F" w:rsidP="00F3584F">
      <w:pPr>
        <w:pStyle w:val="Compact"/>
        <w:numPr>
          <w:ilvl w:val="0"/>
          <w:numId w:val="24"/>
        </w:numPr>
        <w:ind w:left="312" w:hanging="142"/>
        <w:rPr>
          <w:lang w:val="fr-BE"/>
        </w:rPr>
      </w:pPr>
      <w:r w:rsidRPr="00F3584F">
        <w:rPr>
          <w:lang w:val="fr-BE"/>
        </w:rPr>
        <w:t xml:space="preserve">le </w:t>
      </w:r>
      <w:r w:rsidR="00D20DDF" w:rsidRPr="00F3584F">
        <w:rPr>
          <w:lang w:val="fr-BE"/>
        </w:rPr>
        <w:t>partage éventuel des coûts</w:t>
      </w:r>
    </w:p>
    <w:p w14:paraId="0ADC04E9" w14:textId="6DAAC706" w:rsidR="00A860DD" w:rsidRPr="00A860DD" w:rsidRDefault="00F3584F" w:rsidP="00A860DD">
      <w:pPr>
        <w:pStyle w:val="FirstParagraph"/>
        <w:rPr>
          <w:lang w:val="fr-BE"/>
        </w:rPr>
      </w:pPr>
      <w:r>
        <w:rPr>
          <w:lang w:val="fr-BE"/>
        </w:rPr>
        <w:t>T</w:t>
      </w:r>
      <w:r w:rsidR="00A860DD" w:rsidRPr="00A860DD">
        <w:rPr>
          <w:lang w:val="fr-BE"/>
        </w:rPr>
        <w:t>oute activité transférée devra être validée avant sa mise en œuvre commerciale afin de démontrer que les caractéristiques, la qualité et les performances du Produit restent conformes aux spécifications approuvées.</w:t>
      </w:r>
    </w:p>
    <w:p w14:paraId="686BFC1A" w14:textId="77777777" w:rsidR="00646FB4" w:rsidRDefault="00EB3A05">
      <w:r>
        <w:rPr>
          <w:noProof/>
        </w:rPr>
      </w:r>
      <w:r>
        <w:pict w14:anchorId="561957A8">
          <v:rect id="Horizontal Line 51" o:spid="_x0000_s1027"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C1B" w14:textId="77777777" w:rsidR="00646FB4" w:rsidRPr="00C64BEB" w:rsidRDefault="00BB5798">
      <w:pPr>
        <w:pStyle w:val="Heading1"/>
        <w:pageBreakBefore/>
        <w:rPr>
          <w:lang w:val="fr-BE"/>
        </w:rPr>
      </w:pPr>
      <w:bookmarkStart w:id="59" w:name="X19d8831e43075e865a3d407e559b53d06a8dbb4"/>
      <w:bookmarkEnd w:id="58"/>
      <w:r w:rsidRPr="00C64BEB">
        <w:rPr>
          <w:rFonts w:ascii="Arial" w:eastAsia="Arial" w:hAnsi="Arial"/>
          <w:lang w:val="fr-BE"/>
        </w:rPr>
        <w:lastRenderedPageBreak/>
        <w:t>ANNEXE 9 — PRODUITS FUTURS ET DROIT DE PREMIER REFUS</w:t>
      </w:r>
    </w:p>
    <w:p w14:paraId="42886714" w14:textId="77777777" w:rsidR="00EA3CB4" w:rsidRPr="00EA3CB4" w:rsidRDefault="00EA3CB4" w:rsidP="00EA3CB4">
      <w:pPr>
        <w:pStyle w:val="FirstParagraph"/>
        <w:rPr>
          <w:lang w:val="fr-BE"/>
        </w:rPr>
      </w:pPr>
      <w:r w:rsidRPr="00EA3CB4">
        <w:rPr>
          <w:lang w:val="fr-BE"/>
        </w:rPr>
        <w:t>La présente Annexe organise les modalités d’application du droit de premier refus accordé à Vetalyx concernant les Produits Futurs susceptibles d’être commercialisés sur le Territoire.</w:t>
      </w:r>
    </w:p>
    <w:p w14:paraId="05E74C0D" w14:textId="77777777" w:rsidR="00EA3CB4" w:rsidRPr="00EA3CB4" w:rsidRDefault="00EA3CB4" w:rsidP="00EA3CB4">
      <w:pPr>
        <w:pStyle w:val="FirstParagraph"/>
        <w:rPr>
          <w:lang w:val="fr-BE"/>
        </w:rPr>
      </w:pPr>
      <w:r w:rsidRPr="00EA3CB4">
        <w:rPr>
          <w:lang w:val="fr-BE"/>
        </w:rPr>
        <w:t>Avant de proposer à un tiers un Produit Futur destiné au Territoire, Diaho devra permettre à Vetalyx d’évaluer l’intérêt scientifique, réglementaire, commercial et économique de ce Produit.</w:t>
      </w:r>
    </w:p>
    <w:p w14:paraId="155D43C6" w14:textId="77777777" w:rsidR="00EA3CB4" w:rsidRPr="00EA3CB4" w:rsidRDefault="00EA3CB4" w:rsidP="00EA3CB4">
      <w:pPr>
        <w:pStyle w:val="FirstParagraph"/>
        <w:rPr>
          <w:lang w:val="fr-BE"/>
        </w:rPr>
      </w:pPr>
      <w:r w:rsidRPr="00EA3CB4">
        <w:rPr>
          <w:lang w:val="fr-BE"/>
        </w:rPr>
        <w:t>Le dossier communiqué à Vetalyx comprendra, dans la mesure où ces informations sont disponibles :</w:t>
      </w:r>
    </w:p>
    <w:p w14:paraId="744E06CF" w14:textId="0F5B3521" w:rsidR="00EA3CB4" w:rsidRDefault="00EA3CB4" w:rsidP="00EA3CB4">
      <w:pPr>
        <w:pStyle w:val="Compact"/>
        <w:numPr>
          <w:ilvl w:val="0"/>
          <w:numId w:val="25"/>
        </w:numPr>
        <w:ind w:left="312" w:hanging="142"/>
      </w:pPr>
      <w:r>
        <w:t>la description du produit ;</w:t>
      </w:r>
    </w:p>
    <w:p w14:paraId="706822B1" w14:textId="1E53A4A5" w:rsidR="00EA3CB4" w:rsidRDefault="00EA3CB4" w:rsidP="00EA3CB4">
      <w:pPr>
        <w:pStyle w:val="Compact"/>
        <w:numPr>
          <w:ilvl w:val="0"/>
          <w:numId w:val="25"/>
        </w:numPr>
        <w:ind w:left="312" w:hanging="142"/>
      </w:pPr>
      <w:r>
        <w:t>le fabricant ;</w:t>
      </w:r>
    </w:p>
    <w:p w14:paraId="6607C4ED" w14:textId="7969C0DC" w:rsidR="00EA3CB4" w:rsidRDefault="00EA3CB4" w:rsidP="00EA3CB4">
      <w:pPr>
        <w:pStyle w:val="Compact"/>
        <w:numPr>
          <w:ilvl w:val="0"/>
          <w:numId w:val="25"/>
        </w:numPr>
        <w:ind w:left="312" w:hanging="142"/>
      </w:pPr>
      <w:r>
        <w:t>le statut réglementaire ;</w:t>
      </w:r>
    </w:p>
    <w:p w14:paraId="531AB633" w14:textId="5E08AD1E" w:rsidR="00EA3CB4" w:rsidRDefault="00EA3CB4" w:rsidP="00EA3CB4">
      <w:pPr>
        <w:pStyle w:val="Compact"/>
        <w:numPr>
          <w:ilvl w:val="0"/>
          <w:numId w:val="25"/>
        </w:numPr>
        <w:ind w:left="312" w:hanging="142"/>
      </w:pPr>
      <w:r>
        <w:t>les données scientifiques ;</w:t>
      </w:r>
    </w:p>
    <w:p w14:paraId="42CCB744" w14:textId="6E969A9B" w:rsidR="00EA3CB4" w:rsidRDefault="00EA3CB4" w:rsidP="00EA3CB4">
      <w:pPr>
        <w:pStyle w:val="Compact"/>
        <w:numPr>
          <w:ilvl w:val="0"/>
          <w:numId w:val="25"/>
        </w:numPr>
        <w:ind w:left="312" w:hanging="142"/>
      </w:pPr>
      <w:r>
        <w:t>les performances ;</w:t>
      </w:r>
    </w:p>
    <w:p w14:paraId="429F8564" w14:textId="413895C5" w:rsidR="00EA3CB4" w:rsidRDefault="00EA3CB4" w:rsidP="00EA3CB4">
      <w:pPr>
        <w:pStyle w:val="Compact"/>
        <w:numPr>
          <w:ilvl w:val="0"/>
          <w:numId w:val="25"/>
        </w:numPr>
        <w:ind w:left="312" w:hanging="142"/>
      </w:pPr>
      <w:r>
        <w:t>le prix indicatifs ;</w:t>
      </w:r>
    </w:p>
    <w:p w14:paraId="7CCD376C" w14:textId="1D70007D" w:rsidR="00EA3CB4" w:rsidRDefault="00EA3CB4" w:rsidP="00EA3CB4">
      <w:pPr>
        <w:pStyle w:val="Compact"/>
        <w:numPr>
          <w:ilvl w:val="0"/>
          <w:numId w:val="25"/>
        </w:numPr>
        <w:ind w:left="312" w:hanging="142"/>
      </w:pPr>
      <w:r>
        <w:t>les capacités de production ;</w:t>
      </w:r>
    </w:p>
    <w:p w14:paraId="67D4323A" w14:textId="496808D7" w:rsidR="00EA3CB4" w:rsidRDefault="00EA3CB4" w:rsidP="00EA3CB4">
      <w:pPr>
        <w:pStyle w:val="Compact"/>
        <w:numPr>
          <w:ilvl w:val="0"/>
          <w:numId w:val="25"/>
        </w:numPr>
        <w:ind w:left="312" w:hanging="142"/>
      </w:pPr>
      <w:r>
        <w:t>les documents techniques ;</w:t>
      </w:r>
    </w:p>
    <w:p w14:paraId="5297CEFC" w14:textId="526AB54A" w:rsidR="00EA3CB4" w:rsidRDefault="00EA3CB4" w:rsidP="00EA3CB4">
      <w:pPr>
        <w:pStyle w:val="Compact"/>
        <w:numPr>
          <w:ilvl w:val="0"/>
          <w:numId w:val="25"/>
        </w:numPr>
        <w:ind w:left="312" w:hanging="142"/>
      </w:pPr>
      <w:r>
        <w:t>les conditions proposées ;</w:t>
      </w:r>
    </w:p>
    <w:p w14:paraId="24EC7350" w14:textId="5545A183" w:rsidR="00EA3CB4" w:rsidRDefault="00EA3CB4" w:rsidP="00EA3CB4">
      <w:pPr>
        <w:pStyle w:val="Compact"/>
        <w:numPr>
          <w:ilvl w:val="0"/>
          <w:numId w:val="25"/>
        </w:numPr>
        <w:ind w:left="312" w:hanging="142"/>
      </w:pPr>
      <w:r>
        <w:t>les territoires envisagés.</w:t>
      </w:r>
    </w:p>
    <w:p w14:paraId="64C0DD9E" w14:textId="6A256023" w:rsidR="00EA3CB4" w:rsidRPr="00EA3CB4" w:rsidRDefault="00DE6728" w:rsidP="00EA3CB4">
      <w:pPr>
        <w:pStyle w:val="FirstParagraph"/>
        <w:rPr>
          <w:lang w:val="fr-BE"/>
        </w:rPr>
      </w:pPr>
      <w:r w:rsidRPr="00C64BEB">
        <w:rPr>
          <w:lang w:val="fr-BE"/>
        </w:rPr>
        <w:t>VetalyX disposera d’un délai de soixante jours pour évaluer le Produit Futur</w:t>
      </w:r>
      <w:r w:rsidRPr="00EA3CB4">
        <w:rPr>
          <w:lang w:val="fr-BE"/>
        </w:rPr>
        <w:t xml:space="preserve"> </w:t>
      </w:r>
      <w:r w:rsidR="00EA3CB4" w:rsidRPr="00EA3CB4">
        <w:rPr>
          <w:lang w:val="fr-BE"/>
        </w:rPr>
        <w:t>Le délai d’évaluation prévu par le Contrat commencera à courir lorsque Vetalyx aura reçu un niveau d’information raisonnablement suffisant pour évaluer le Produit.</w:t>
      </w:r>
    </w:p>
    <w:p w14:paraId="5602F2DA" w14:textId="77777777" w:rsidR="00EA3CB4" w:rsidRPr="00EA3CB4" w:rsidRDefault="00EA3CB4" w:rsidP="00EA3CB4">
      <w:pPr>
        <w:pStyle w:val="FirstParagraph"/>
        <w:rPr>
          <w:lang w:val="fr-BE"/>
        </w:rPr>
      </w:pPr>
      <w:r w:rsidRPr="00EA3CB4">
        <w:rPr>
          <w:lang w:val="fr-BE"/>
        </w:rPr>
        <w:t>Vetalyx pourra demander des informations complémentaires ou, lorsque cela est pertinent, des échantillons permettant une évaluation technique ou commerciale.</w:t>
      </w:r>
    </w:p>
    <w:p w14:paraId="4A2B8A15" w14:textId="092C3430" w:rsidR="00EA3CB4" w:rsidRPr="00EA3CB4" w:rsidRDefault="00EA3CB4" w:rsidP="00EA3CB4">
      <w:pPr>
        <w:pStyle w:val="FirstParagraph"/>
        <w:rPr>
          <w:lang w:val="fr-BE"/>
        </w:rPr>
      </w:pPr>
      <w:r w:rsidRPr="00EA3CB4">
        <w:rPr>
          <w:lang w:val="fr-BE"/>
        </w:rPr>
        <w:t xml:space="preserve">L’exercice du droit de premier refus n’oblige pas automatiquement Vetalyx à accepter le Produit. En cas d’intérêt confirmé, les </w:t>
      </w:r>
      <w:r w:rsidR="00C306E8">
        <w:rPr>
          <w:lang w:val="fr-BE"/>
        </w:rPr>
        <w:t>Parties</w:t>
      </w:r>
      <w:r w:rsidRPr="00EA3CB4">
        <w:rPr>
          <w:lang w:val="fr-BE"/>
        </w:rPr>
        <w:t xml:space="preserve"> négocieront de bonne foi les conditions de son intégration au Contrat, notamment les prix, le Territoire, les responsabilités réglementaires, les conditions de fourniture </w:t>
      </w:r>
      <w:r w:rsidR="00F25B96">
        <w:rPr>
          <w:lang w:val="fr-BE"/>
        </w:rPr>
        <w:t xml:space="preserve">(voir Annexe 6) </w:t>
      </w:r>
      <w:r w:rsidRPr="00EA3CB4">
        <w:rPr>
          <w:lang w:val="fr-BE"/>
        </w:rPr>
        <w:t>et, lorsque cela est nécessaire, son intégration au Quality Agreement</w:t>
      </w:r>
      <w:r w:rsidR="00396AE6">
        <w:rPr>
          <w:lang w:val="fr-BE"/>
        </w:rPr>
        <w:t xml:space="preserve"> conclu entre les </w:t>
      </w:r>
      <w:r w:rsidR="00C306E8">
        <w:rPr>
          <w:lang w:val="fr-BE"/>
        </w:rPr>
        <w:t>Parties</w:t>
      </w:r>
      <w:r w:rsidRPr="00EA3CB4">
        <w:rPr>
          <w:lang w:val="fr-BE"/>
        </w:rPr>
        <w:t>.</w:t>
      </w:r>
    </w:p>
    <w:p w14:paraId="035D2F42" w14:textId="1E584F20" w:rsidR="00EA3CB4" w:rsidRPr="00EA3CB4" w:rsidRDefault="00DE6728" w:rsidP="00EA3CB4">
      <w:pPr>
        <w:pStyle w:val="FirstParagraph"/>
        <w:rPr>
          <w:lang w:val="fr-BE"/>
        </w:rPr>
      </w:pPr>
      <w:r>
        <w:rPr>
          <w:lang w:val="fr-BE"/>
        </w:rPr>
        <w:t>T</w:t>
      </w:r>
      <w:r w:rsidR="00EA3CB4" w:rsidRPr="00EA3CB4">
        <w:rPr>
          <w:lang w:val="fr-BE"/>
        </w:rPr>
        <w:t xml:space="preserve">out Produit Futur accepté par les </w:t>
      </w:r>
      <w:r w:rsidR="00C306E8">
        <w:rPr>
          <w:lang w:val="fr-BE"/>
        </w:rPr>
        <w:t>Parties</w:t>
      </w:r>
      <w:r w:rsidR="00EA3CB4" w:rsidRPr="00EA3CB4">
        <w:rPr>
          <w:lang w:val="fr-BE"/>
        </w:rPr>
        <w:t xml:space="preserve"> devra être formellement ajouté à la liste des Produits couverts par le Contrat.</w:t>
      </w:r>
    </w:p>
    <w:p w14:paraId="686BFC29" w14:textId="46CE9ADD" w:rsidR="00646FB4" w:rsidRPr="00C64BEB" w:rsidRDefault="00646FB4">
      <w:pPr>
        <w:pStyle w:val="FirstParagraph"/>
        <w:rPr>
          <w:lang w:val="fr-BE"/>
        </w:rPr>
      </w:pPr>
    </w:p>
    <w:p w14:paraId="686BFC2A" w14:textId="77777777" w:rsidR="00646FB4" w:rsidRDefault="00EB3A05">
      <w:r>
        <w:rPr>
          <w:noProof/>
        </w:rPr>
      </w:r>
      <w:r>
        <w:pict w14:anchorId="66BC9302">
          <v:rect id="Horizontal Line 52" o:spid="_x0000_s1026" style="width:464.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C6U5r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QLZjkqyHOQVSn/A1Tf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LpTmvcAAAACAEAAA8AAAAAAAAAAAAAAAAAswQAAGRycy9kb3ducmV2Lnht&#13;&#10;bFBLBQYAAAAABAAEAPMAAAC8BQAAAAA=&#13;&#10;" filled="f">
            <o:lock v:ext="edit" rotation="t" aspectratio="t" verticies="t" text="t" shapetype="t"/>
            <w10:anchorlock/>
          </v:rect>
        </w:pict>
      </w:r>
    </w:p>
    <w:p w14:paraId="686BFC2B" w14:textId="77777777" w:rsidR="00646FB4" w:rsidRPr="00C64BEB" w:rsidRDefault="00BB5798">
      <w:pPr>
        <w:pStyle w:val="Heading1"/>
        <w:pageBreakBefore/>
        <w:rPr>
          <w:lang w:val="fr-BE"/>
        </w:rPr>
      </w:pPr>
      <w:bookmarkStart w:id="60" w:name="Xfa576f4f6839b34004357526313b94b6ac30312"/>
      <w:bookmarkEnd w:id="59"/>
      <w:r w:rsidRPr="00C64BEB">
        <w:rPr>
          <w:rFonts w:ascii="Arial" w:eastAsia="Arial" w:hAnsi="Arial"/>
          <w:lang w:val="fr-BE"/>
        </w:rPr>
        <w:lastRenderedPageBreak/>
        <w:t>ANNEXE 10 — CONFIDENTIALITÉ RENFORCÉE ET NON-CONTOURNEMENT</w:t>
      </w:r>
    </w:p>
    <w:p w14:paraId="7D4D5E58" w14:textId="77777777" w:rsidR="0030037E" w:rsidRPr="0030037E" w:rsidRDefault="0030037E" w:rsidP="0030037E">
      <w:pPr>
        <w:pStyle w:val="FirstParagraph"/>
        <w:rPr>
          <w:lang w:val="fr-BE"/>
        </w:rPr>
      </w:pPr>
      <w:r w:rsidRPr="0030037E">
        <w:rPr>
          <w:lang w:val="fr-BE"/>
        </w:rPr>
        <w:t>La présente Annexe complète les dispositions du Contrat relatives à la confidentialité et au non-contournement afin de protéger les informations, relations commerciales et opportunités développées dans le cadre du partenariat.</w:t>
      </w:r>
    </w:p>
    <w:p w14:paraId="1C2945B0" w14:textId="4AEC939F" w:rsidR="0030037E" w:rsidRDefault="0030037E" w:rsidP="0030037E">
      <w:pPr>
        <w:pStyle w:val="FirstParagraph"/>
        <w:rPr>
          <w:lang w:val="fr-BE"/>
        </w:rPr>
      </w:pPr>
      <w:r w:rsidRPr="0030037E">
        <w:rPr>
          <w:lang w:val="fr-BE"/>
        </w:rPr>
        <w:t xml:space="preserve">Elle vise notamment à protéger les investissements réalisés par Vetalyx pour identifier, développer et structurer le marché européen, ainsi que les informations confidentielles, techniques et commerciales échangées entre les </w:t>
      </w:r>
      <w:r w:rsidR="00C306E8">
        <w:rPr>
          <w:lang w:val="fr-BE"/>
        </w:rPr>
        <w:t>Parties</w:t>
      </w:r>
      <w:r w:rsidRPr="0030037E">
        <w:rPr>
          <w:lang w:val="fr-BE"/>
        </w:rPr>
        <w:t>.</w:t>
      </w:r>
    </w:p>
    <w:p w14:paraId="024E8DC3" w14:textId="77777777" w:rsidR="001722FE" w:rsidRPr="001722FE" w:rsidRDefault="001722FE" w:rsidP="001722FE">
      <w:pPr>
        <w:pStyle w:val="BodyText"/>
        <w:rPr>
          <w:lang w:val="fr-BE"/>
        </w:rPr>
      </w:pPr>
      <w:r w:rsidRPr="001722FE">
        <w:rPr>
          <w:lang w:val="fr-BE"/>
        </w:rPr>
        <w:t>La présente Annexe complète les dispositions du Contrat relatives à la confidentialité, à l’exclusivité et au non-contournement.</w:t>
      </w:r>
    </w:p>
    <w:p w14:paraId="1AA1222C" w14:textId="77777777" w:rsidR="001722FE" w:rsidRPr="001722FE" w:rsidRDefault="001722FE" w:rsidP="001722FE">
      <w:pPr>
        <w:pStyle w:val="BodyText"/>
        <w:rPr>
          <w:lang w:val="fr-BE"/>
        </w:rPr>
      </w:pPr>
      <w:r w:rsidRPr="001722FE">
        <w:rPr>
          <w:b/>
          <w:bCs/>
          <w:lang w:val="fr-BE"/>
        </w:rPr>
        <w:t>Confidentialité</w:t>
      </w:r>
      <w:r w:rsidRPr="001722FE">
        <w:rPr>
          <w:lang w:val="fr-BE"/>
        </w:rPr>
        <w:br/>
        <w:t>Diaho s’engage à ne pas divulguer ni utiliser en dehors du Contrat les informations techniques, réglementaires, commerciales, financières ou stratégiques communiquées par VetalyX.</w:t>
      </w:r>
    </w:p>
    <w:p w14:paraId="32A8AB88" w14:textId="77777777" w:rsidR="001722FE" w:rsidRPr="001722FE" w:rsidRDefault="001722FE" w:rsidP="00232770">
      <w:pPr>
        <w:pStyle w:val="BodyText"/>
        <w:jc w:val="left"/>
        <w:rPr>
          <w:lang w:val="fr-BE"/>
        </w:rPr>
      </w:pPr>
      <w:r w:rsidRPr="001722FE">
        <w:rPr>
          <w:b/>
          <w:bCs/>
          <w:lang w:val="fr-BE"/>
        </w:rPr>
        <w:t>Protection des contacts commerciaux</w:t>
      </w:r>
      <w:r w:rsidRPr="001722FE">
        <w:rPr>
          <w:lang w:val="fr-BE"/>
        </w:rPr>
        <w:br/>
        <w:t>Tout client, prospect, distributeur ou partenaire identifié ou introduit par VetalyX sera considéré comme un Contact Protégé. Diaho ne pourra établir avec lui une relation commerciale visant à contourner VetalyX.</w:t>
      </w:r>
    </w:p>
    <w:p w14:paraId="0BC95E12" w14:textId="77777777" w:rsidR="001722FE" w:rsidRPr="001722FE" w:rsidRDefault="001722FE" w:rsidP="00232770">
      <w:pPr>
        <w:pStyle w:val="BodyText"/>
        <w:jc w:val="left"/>
        <w:rPr>
          <w:lang w:val="fr-BE"/>
        </w:rPr>
      </w:pPr>
      <w:r w:rsidRPr="001722FE">
        <w:rPr>
          <w:b/>
          <w:bCs/>
          <w:lang w:val="fr-BE"/>
        </w:rPr>
        <w:t>Protection des dossiers réglementaires</w:t>
      </w:r>
      <w:r w:rsidRPr="001722FE">
        <w:rPr>
          <w:lang w:val="fr-BE"/>
        </w:rPr>
        <w:br/>
        <w:t>Les dossiers, traductions, adaptations et démarches réglementaires constitués ou financés par VetalyX ne pourront être utilisés au bénéfice d’un tiers sur le Territoire sans son accord écrit.</w:t>
      </w:r>
    </w:p>
    <w:p w14:paraId="472A8DF6" w14:textId="77777777" w:rsidR="001722FE" w:rsidRPr="001722FE" w:rsidRDefault="001722FE" w:rsidP="00232770">
      <w:pPr>
        <w:pStyle w:val="BodyText"/>
        <w:jc w:val="left"/>
        <w:rPr>
          <w:lang w:val="fr-BE"/>
        </w:rPr>
      </w:pPr>
      <w:r w:rsidRPr="001722FE">
        <w:rPr>
          <w:b/>
          <w:bCs/>
          <w:lang w:val="fr-BE"/>
        </w:rPr>
        <w:t>Ventes directes ou indirectes</w:t>
      </w:r>
      <w:r w:rsidRPr="001722FE">
        <w:rPr>
          <w:lang w:val="fr-BE"/>
        </w:rPr>
        <w:br/>
        <w:t>Diaho s’interdit toute vente directe ou indirecte sur le Territoire ayant pour objet de contourner les droits d’exclusivité accordés à VetalyX.</w:t>
      </w:r>
    </w:p>
    <w:p w14:paraId="469503C3" w14:textId="77777777" w:rsidR="001722FE" w:rsidRPr="001722FE" w:rsidRDefault="001722FE" w:rsidP="00232770">
      <w:pPr>
        <w:pStyle w:val="BodyText"/>
        <w:jc w:val="left"/>
        <w:rPr>
          <w:lang w:val="fr-BE"/>
        </w:rPr>
      </w:pPr>
      <w:r w:rsidRPr="001722FE">
        <w:rPr>
          <w:b/>
          <w:bCs/>
          <w:lang w:val="fr-BE"/>
        </w:rPr>
        <w:t>Protection des clients et distributeurs de VetalyX</w:t>
      </w:r>
      <w:r w:rsidRPr="001722FE">
        <w:rPr>
          <w:lang w:val="fr-BE"/>
        </w:rPr>
        <w:br/>
        <w:t>Diaho ne pourra utiliser les relations commerciales développées par VetalyX pour conclure directement ou indirectement un accord avec les clients, distributeurs ou partenaires identifiés par VetalyX.</w:t>
      </w:r>
    </w:p>
    <w:p w14:paraId="5DBE312C" w14:textId="77777777" w:rsidR="001722FE" w:rsidRPr="001722FE" w:rsidRDefault="001722FE" w:rsidP="00232770">
      <w:pPr>
        <w:pStyle w:val="BodyText"/>
        <w:jc w:val="left"/>
        <w:rPr>
          <w:lang w:val="fr-BE"/>
        </w:rPr>
      </w:pPr>
      <w:r w:rsidRPr="001722FE">
        <w:rPr>
          <w:b/>
          <w:bCs/>
          <w:lang w:val="fr-BE"/>
        </w:rPr>
        <w:t>Sociétés liées et partenaires</w:t>
      </w:r>
      <w:r w:rsidRPr="001722FE">
        <w:rPr>
          <w:lang w:val="fr-BE"/>
        </w:rPr>
        <w:br/>
        <w:t>Diaho s’engage à faire respecter ces obligations par ses sociétés mères, filiales, affiliées, Zheda Dixun, fabricants partenaires, agents et distributeurs concernés.</w:t>
      </w:r>
    </w:p>
    <w:p w14:paraId="64713CF3" w14:textId="77777777" w:rsidR="001722FE" w:rsidRPr="001722FE" w:rsidRDefault="001722FE" w:rsidP="001722FE">
      <w:pPr>
        <w:pStyle w:val="BodyText"/>
        <w:rPr>
          <w:lang w:val="fr-BE"/>
        </w:rPr>
      </w:pPr>
      <w:r w:rsidRPr="001722FE">
        <w:rPr>
          <w:b/>
          <w:bCs/>
          <w:lang w:val="fr-BE"/>
        </w:rPr>
        <w:t>Violation</w:t>
      </w:r>
      <w:r w:rsidRPr="001722FE">
        <w:rPr>
          <w:lang w:val="fr-BE"/>
        </w:rPr>
        <w:br/>
        <w:t>Toute violation substantielle constituera un manquement grave au Contrat et pourra entraîner la cessation immédiate de la violation, la réparation du préjudice subi et, le cas échéant, la résiliation du Contrat.</w:t>
      </w:r>
    </w:p>
    <w:p w14:paraId="5D43C7E4" w14:textId="77777777" w:rsidR="0030037E" w:rsidRPr="0030037E" w:rsidRDefault="0030037E" w:rsidP="0030037E">
      <w:pPr>
        <w:pStyle w:val="FirstParagraph"/>
        <w:rPr>
          <w:lang w:val="fr-BE"/>
        </w:rPr>
      </w:pPr>
      <w:r w:rsidRPr="0030037E">
        <w:rPr>
          <w:lang w:val="fr-BE"/>
        </w:rPr>
        <w:t>Aux fins de la présente Annexe, la protection pourra notamment couvrir les clients, prospects, distributeurs, partenaires, experts et autres contacts identifiés, introduits ou développés par Vetalyx dans le cadre du Contrat.</w:t>
      </w:r>
    </w:p>
    <w:p w14:paraId="0C585763" w14:textId="77777777" w:rsidR="0030037E" w:rsidRPr="0030037E" w:rsidRDefault="0030037E" w:rsidP="0030037E">
      <w:pPr>
        <w:pStyle w:val="FirstParagraph"/>
        <w:rPr>
          <w:lang w:val="fr-BE"/>
        </w:rPr>
      </w:pPr>
      <w:r w:rsidRPr="0030037E">
        <w:rPr>
          <w:lang w:val="fr-BE"/>
        </w:rPr>
        <w:t>Diaho s’engage à faire respecter les obligations de confidentialité et de non-contournement applicables par ses sociétés liées ainsi que, lorsque cela est pertinent, par les fabricants, partenaires, agents ou distributeurs intervenant dans la fourniture ou la commercialisation des Produits.</w:t>
      </w:r>
    </w:p>
    <w:p w14:paraId="341D3779" w14:textId="11BBD182" w:rsidR="0030037E" w:rsidRPr="0030037E" w:rsidRDefault="0030037E" w:rsidP="0030037E">
      <w:pPr>
        <w:pStyle w:val="FirstParagraph"/>
        <w:rPr>
          <w:lang w:val="fr-BE"/>
        </w:rPr>
      </w:pPr>
      <w:r w:rsidRPr="0030037E">
        <w:rPr>
          <w:lang w:val="fr-BE"/>
        </w:rPr>
        <w:t xml:space="preserve">Les obligations prévues par cette Annexe ne limiteront pas les droits préexistants des </w:t>
      </w:r>
      <w:r w:rsidR="00C306E8">
        <w:rPr>
          <w:lang w:val="fr-BE"/>
        </w:rPr>
        <w:t>Parties</w:t>
      </w:r>
      <w:r w:rsidRPr="0030037E">
        <w:rPr>
          <w:lang w:val="fr-BE"/>
        </w:rPr>
        <w:t xml:space="preserve"> sur leurs informations, technologies, contacts ou relations commerciales antérieurs au Contrat.</w:t>
      </w:r>
    </w:p>
    <w:p w14:paraId="686BFC35" w14:textId="1B11F6D4" w:rsidR="00646FB4" w:rsidRPr="00C64BEB" w:rsidRDefault="0030037E" w:rsidP="00232770">
      <w:pPr>
        <w:pStyle w:val="FirstParagraph"/>
        <w:rPr>
          <w:lang w:val="fr-BE"/>
        </w:rPr>
      </w:pPr>
      <w:r w:rsidRPr="0030037E">
        <w:rPr>
          <w:lang w:val="fr-BE"/>
        </w:rPr>
        <w:t xml:space="preserve">En cas de contradiction entre la présente Annexe et les dispositions générales du Contrat relatives à la confidentialité ou au non-contournement, les </w:t>
      </w:r>
      <w:r w:rsidR="00C306E8">
        <w:rPr>
          <w:lang w:val="fr-BE"/>
        </w:rPr>
        <w:t>Parties</w:t>
      </w:r>
      <w:r w:rsidRPr="0030037E">
        <w:rPr>
          <w:lang w:val="fr-BE"/>
        </w:rPr>
        <w:t xml:space="preserve"> devront préciser expressément quelles dispositions prévalent afin d’éviter toute ambiguïté d’interprétation.</w:t>
      </w:r>
      <w:bookmarkEnd w:id="60"/>
    </w:p>
    <w:sectPr w:rsidR="00646FB4" w:rsidRPr="00C64BEB">
      <w:headerReference w:type="default" r:id="rId7"/>
      <w:footerReference w:type="default" r:id="rId8"/>
      <w:pgSz w:w="11906" w:h="16838"/>
      <w:pgMar w:top="1191" w:right="1304" w:bottom="1020" w:left="1304" w:header="56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70F2B" w14:textId="77777777" w:rsidR="00EB3A05" w:rsidRDefault="00EB3A05">
      <w:pPr>
        <w:spacing w:after="0" w:line="240" w:lineRule="auto"/>
      </w:pPr>
      <w:r>
        <w:separator/>
      </w:r>
    </w:p>
  </w:endnote>
  <w:endnote w:type="continuationSeparator" w:id="0">
    <w:p w14:paraId="76E8781C" w14:textId="77777777" w:rsidR="00EB3A05" w:rsidRDefault="00EB3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BFC6C" w14:textId="7AAE0263" w:rsidR="00646FB4" w:rsidRDefault="00BB5798">
    <w:pPr>
      <w:jc w:val="center"/>
    </w:pPr>
    <w:r>
      <w:rPr>
        <w:color w:val="646464"/>
        <w:sz w:val="16"/>
      </w:rPr>
      <w:t xml:space="preserve">Version de travail - Page </w:t>
    </w:r>
    <w:r>
      <w:rPr>
        <w:color w:val="646464"/>
        <w:sz w:val="16"/>
      </w:rPr>
      <w:fldChar w:fldCharType="begin"/>
    </w:r>
    <w:r>
      <w:rPr>
        <w:color w:val="646464"/>
        <w:sz w:val="16"/>
      </w:rPr>
      <w:instrText xml:space="preserve"> PAGE </w:instrText>
    </w:r>
    <w:r>
      <w:rPr>
        <w:color w:val="646464"/>
        <w:sz w:val="16"/>
      </w:rPr>
      <w:fldChar w:fldCharType="separate"/>
    </w:r>
    <w:r w:rsidR="00237B4C">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98553C" w14:textId="77777777" w:rsidR="00EB3A05" w:rsidRDefault="00EB3A05">
      <w:r>
        <w:separator/>
      </w:r>
    </w:p>
  </w:footnote>
  <w:footnote w:type="continuationSeparator" w:id="0">
    <w:p w14:paraId="3A7CC0D8" w14:textId="77777777" w:rsidR="00EB3A05" w:rsidRDefault="00EB3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BFC6B" w14:textId="77777777" w:rsidR="00646FB4" w:rsidRDefault="00BB5798">
    <w:pPr>
      <w:jc w:val="right"/>
    </w:pPr>
    <w:r>
      <w:rPr>
        <w:b/>
        <w:color w:val="646464"/>
        <w:sz w:val="16"/>
      </w:rPr>
      <w:t>PROJET DE CONTRAT - VETALYX / DIAHO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8D2B2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18C5824"/>
    <w:lvl w:ilvl="0">
      <w:numFmt w:val="bullet"/>
      <w:lvlText w:val="•"/>
      <w:lvlJc w:val="left"/>
      <w:pPr>
        <w:ind w:left="1332" w:hanging="480"/>
      </w:pPr>
    </w:lvl>
    <w:lvl w:ilvl="1">
      <w:numFmt w:val="bullet"/>
      <w:lvlText w:val="–"/>
      <w:lvlJc w:val="left"/>
      <w:pPr>
        <w:ind w:left="2052" w:hanging="480"/>
      </w:pPr>
    </w:lvl>
    <w:lvl w:ilvl="2">
      <w:numFmt w:val="bullet"/>
      <w:lvlText w:val="•"/>
      <w:lvlJc w:val="left"/>
      <w:pPr>
        <w:ind w:left="2772" w:hanging="480"/>
      </w:pPr>
    </w:lvl>
    <w:lvl w:ilvl="3">
      <w:numFmt w:val="bullet"/>
      <w:lvlText w:val="–"/>
      <w:lvlJc w:val="left"/>
      <w:pPr>
        <w:ind w:left="3492" w:hanging="480"/>
      </w:pPr>
    </w:lvl>
    <w:lvl w:ilvl="4">
      <w:numFmt w:val="bullet"/>
      <w:lvlText w:val="•"/>
      <w:lvlJc w:val="left"/>
      <w:pPr>
        <w:ind w:left="4212" w:hanging="480"/>
      </w:pPr>
    </w:lvl>
    <w:lvl w:ilvl="5">
      <w:numFmt w:val="bullet"/>
      <w:lvlText w:val="–"/>
      <w:lvlJc w:val="left"/>
      <w:pPr>
        <w:ind w:left="4932" w:hanging="480"/>
      </w:pPr>
    </w:lvl>
    <w:lvl w:ilvl="6">
      <w:numFmt w:val="bullet"/>
      <w:lvlText w:val="•"/>
      <w:lvlJc w:val="left"/>
      <w:pPr>
        <w:ind w:left="5652" w:hanging="480"/>
      </w:pPr>
    </w:lvl>
    <w:lvl w:ilvl="7">
      <w:numFmt w:val="bullet"/>
      <w:lvlText w:val="–"/>
      <w:lvlJc w:val="left"/>
      <w:pPr>
        <w:ind w:left="6372" w:hanging="480"/>
      </w:pPr>
    </w:lvl>
    <w:lvl w:ilvl="8">
      <w:numFmt w:val="bullet"/>
      <w:lvlText w:val="•"/>
      <w:lvlJc w:val="left"/>
      <w:pPr>
        <w:ind w:left="7092" w:hanging="480"/>
      </w:pPr>
    </w:lvl>
  </w:abstractNum>
  <w:abstractNum w:abstractNumId="2" w15:restartNumberingAfterBreak="0">
    <w:nsid w:val="00A99411"/>
    <w:multiLevelType w:val="multilevel"/>
    <w:tmpl w:val="E7427B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93E1BFF"/>
    <w:multiLevelType w:val="multilevel"/>
    <w:tmpl w:val="6AE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5044C"/>
    <w:multiLevelType w:val="multilevel"/>
    <w:tmpl w:val="045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E26F8"/>
    <w:multiLevelType w:val="multilevel"/>
    <w:tmpl w:val="4BE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424102">
    <w:abstractNumId w:val="0"/>
  </w:num>
  <w:num w:numId="2" w16cid:durableId="1010260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8218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9854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1101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333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8858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8823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0227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3435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6276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212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163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9608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7170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7395065">
    <w:abstractNumId w:val="1"/>
  </w:num>
  <w:num w:numId="17" w16cid:durableId="1385255822">
    <w:abstractNumId w:val="1"/>
  </w:num>
  <w:num w:numId="18" w16cid:durableId="1955670679">
    <w:abstractNumId w:val="1"/>
  </w:num>
  <w:num w:numId="19" w16cid:durableId="646587375">
    <w:abstractNumId w:val="1"/>
  </w:num>
  <w:num w:numId="20" w16cid:durableId="169835371">
    <w:abstractNumId w:val="1"/>
  </w:num>
  <w:num w:numId="21" w16cid:durableId="340789177">
    <w:abstractNumId w:val="1"/>
  </w:num>
  <w:num w:numId="22" w16cid:durableId="1543056970">
    <w:abstractNumId w:val="1"/>
  </w:num>
  <w:num w:numId="23" w16cid:durableId="1429231100">
    <w:abstractNumId w:val="1"/>
  </w:num>
  <w:num w:numId="24" w16cid:durableId="1692564692">
    <w:abstractNumId w:val="1"/>
  </w:num>
  <w:num w:numId="25" w16cid:durableId="668023584">
    <w:abstractNumId w:val="1"/>
  </w:num>
  <w:num w:numId="26" w16cid:durableId="624820946">
    <w:abstractNumId w:val="1"/>
  </w:num>
  <w:num w:numId="27" w16cid:durableId="1894268556">
    <w:abstractNumId w:val="3"/>
  </w:num>
  <w:num w:numId="28" w16cid:durableId="553322014">
    <w:abstractNumId w:val="4"/>
  </w:num>
  <w:num w:numId="29" w16cid:durableId="15815265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ain BOSSELOIR">
    <w15:presenceInfo w15:providerId="Windows Live" w15:userId="196df9c1ecec905c"/>
  </w15:person>
  <w15:person w15:author="Jean Claude havaux">
    <w15:presenceInfo w15:providerId="Windows Live" w15:userId="3b7b8275b8facb4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B4"/>
    <w:rsid w:val="000107A2"/>
    <w:rsid w:val="00010B6D"/>
    <w:rsid w:val="000157EA"/>
    <w:rsid w:val="000158C5"/>
    <w:rsid w:val="00095272"/>
    <w:rsid w:val="000F40EF"/>
    <w:rsid w:val="001126D6"/>
    <w:rsid w:val="00142114"/>
    <w:rsid w:val="001477B8"/>
    <w:rsid w:val="001722FE"/>
    <w:rsid w:val="001905A3"/>
    <w:rsid w:val="001A5303"/>
    <w:rsid w:val="001A58F3"/>
    <w:rsid w:val="001D6FF5"/>
    <w:rsid w:val="002079E5"/>
    <w:rsid w:val="00232770"/>
    <w:rsid w:val="00237B4C"/>
    <w:rsid w:val="0024161A"/>
    <w:rsid w:val="0024581A"/>
    <w:rsid w:val="002460E2"/>
    <w:rsid w:val="002577FD"/>
    <w:rsid w:val="00291CA4"/>
    <w:rsid w:val="0029338A"/>
    <w:rsid w:val="002B04CA"/>
    <w:rsid w:val="002B2E5B"/>
    <w:rsid w:val="0030037E"/>
    <w:rsid w:val="00342CA2"/>
    <w:rsid w:val="003442D9"/>
    <w:rsid w:val="00362E6D"/>
    <w:rsid w:val="00396AE6"/>
    <w:rsid w:val="003F4E0C"/>
    <w:rsid w:val="00400CE8"/>
    <w:rsid w:val="00470D4D"/>
    <w:rsid w:val="004A2200"/>
    <w:rsid w:val="004A3424"/>
    <w:rsid w:val="004B25D0"/>
    <w:rsid w:val="004C1DA4"/>
    <w:rsid w:val="004F040A"/>
    <w:rsid w:val="004F67D6"/>
    <w:rsid w:val="005201D5"/>
    <w:rsid w:val="00585A8E"/>
    <w:rsid w:val="0060640E"/>
    <w:rsid w:val="00646FB4"/>
    <w:rsid w:val="006842F9"/>
    <w:rsid w:val="006868C7"/>
    <w:rsid w:val="006911DF"/>
    <w:rsid w:val="00703621"/>
    <w:rsid w:val="00703E9D"/>
    <w:rsid w:val="0072297F"/>
    <w:rsid w:val="007262B2"/>
    <w:rsid w:val="00727DA4"/>
    <w:rsid w:val="007966BE"/>
    <w:rsid w:val="007A2319"/>
    <w:rsid w:val="007B57FA"/>
    <w:rsid w:val="007C795E"/>
    <w:rsid w:val="0080667C"/>
    <w:rsid w:val="0081599A"/>
    <w:rsid w:val="00826FE8"/>
    <w:rsid w:val="008606BA"/>
    <w:rsid w:val="0086145B"/>
    <w:rsid w:val="008B7F49"/>
    <w:rsid w:val="008C2B74"/>
    <w:rsid w:val="008D4DCD"/>
    <w:rsid w:val="00927835"/>
    <w:rsid w:val="009433A3"/>
    <w:rsid w:val="0099486E"/>
    <w:rsid w:val="009B3B2D"/>
    <w:rsid w:val="009B4FB8"/>
    <w:rsid w:val="009E0A0F"/>
    <w:rsid w:val="009E5167"/>
    <w:rsid w:val="009F4850"/>
    <w:rsid w:val="00A07169"/>
    <w:rsid w:val="00A34A33"/>
    <w:rsid w:val="00A44A21"/>
    <w:rsid w:val="00A47BE6"/>
    <w:rsid w:val="00A526B6"/>
    <w:rsid w:val="00A8137A"/>
    <w:rsid w:val="00A860DD"/>
    <w:rsid w:val="00AA3B2D"/>
    <w:rsid w:val="00AC17A1"/>
    <w:rsid w:val="00AE2E9E"/>
    <w:rsid w:val="00AE61B6"/>
    <w:rsid w:val="00B01F9C"/>
    <w:rsid w:val="00B25E4E"/>
    <w:rsid w:val="00B275C1"/>
    <w:rsid w:val="00B27634"/>
    <w:rsid w:val="00B911DC"/>
    <w:rsid w:val="00BB4678"/>
    <w:rsid w:val="00BB5798"/>
    <w:rsid w:val="00BC239F"/>
    <w:rsid w:val="00BC6FA1"/>
    <w:rsid w:val="00BE541D"/>
    <w:rsid w:val="00BF4FF9"/>
    <w:rsid w:val="00C002C9"/>
    <w:rsid w:val="00C04B83"/>
    <w:rsid w:val="00C306E8"/>
    <w:rsid w:val="00C400DF"/>
    <w:rsid w:val="00C64BEB"/>
    <w:rsid w:val="00C67873"/>
    <w:rsid w:val="00CE4BCE"/>
    <w:rsid w:val="00D15E65"/>
    <w:rsid w:val="00D17D05"/>
    <w:rsid w:val="00D20DDF"/>
    <w:rsid w:val="00D47082"/>
    <w:rsid w:val="00DB065F"/>
    <w:rsid w:val="00DB4A58"/>
    <w:rsid w:val="00DE6728"/>
    <w:rsid w:val="00E30D3A"/>
    <w:rsid w:val="00E87E21"/>
    <w:rsid w:val="00E90109"/>
    <w:rsid w:val="00EA3CB4"/>
    <w:rsid w:val="00EB3A05"/>
    <w:rsid w:val="00EB6101"/>
    <w:rsid w:val="00EB7B33"/>
    <w:rsid w:val="00ED402B"/>
    <w:rsid w:val="00ED457C"/>
    <w:rsid w:val="00ED5116"/>
    <w:rsid w:val="00EE7D02"/>
    <w:rsid w:val="00F25B96"/>
    <w:rsid w:val="00F3584F"/>
    <w:rsid w:val="00F463F7"/>
    <w:rsid w:val="00F54EC0"/>
    <w:rsid w:val="00F62891"/>
    <w:rsid w:val="00FB50D5"/>
    <w:rsid w:val="00FD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686BF9F1"/>
  <w15:docId w15:val="{4A4F0599-85E1-4D00-8712-A590E97F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68C7"/>
    <w:pPr>
      <w:spacing w:after="80" w:line="259" w:lineRule="auto"/>
      <w:jc w:val="both"/>
    </w:pPr>
    <w:rPr>
      <w:rFonts w:ascii="Arial" w:eastAsia="Arial" w:hAnsi="Arial"/>
      <w:sz w:val="21"/>
    </w:rPr>
  </w:style>
  <w:style w:type="paragraph" w:styleId="Heading1">
    <w:name w:val="heading 1"/>
    <w:basedOn w:val="Normal"/>
    <w:next w:val="BodyText"/>
    <w:uiPriority w:val="9"/>
    <w:qFormat/>
    <w:pPr>
      <w:keepNext/>
      <w:keepLines/>
      <w:spacing w:before="200" w:after="200"/>
      <w:outlineLvl w:val="0"/>
    </w:pPr>
    <w:rPr>
      <w:rFonts w:asciiTheme="majorHAnsi" w:eastAsiaTheme="majorEastAsia" w:hAnsiTheme="majorHAnsi" w:cstheme="majorBidi"/>
      <w:b/>
      <w:bCs/>
      <w:color w:val="1E1E1E"/>
      <w:sz w:val="30"/>
      <w:szCs w:val="32"/>
    </w:rPr>
  </w:style>
  <w:style w:type="paragraph" w:styleId="Heading2">
    <w:name w:val="heading 2"/>
    <w:basedOn w:val="Normal"/>
    <w:next w:val="BodyText"/>
    <w:uiPriority w:val="9"/>
    <w:unhideWhenUsed/>
    <w:qFormat/>
    <w:pPr>
      <w:keepNext/>
      <w:keepLines/>
      <w:spacing w:before="200" w:after="100"/>
      <w:outlineLvl w:val="1"/>
    </w:pPr>
    <w:rPr>
      <w:rFonts w:asciiTheme="majorHAnsi" w:eastAsiaTheme="majorEastAsia" w:hAnsiTheme="majorHAnsi" w:cstheme="majorBidi"/>
      <w:b/>
      <w:bCs/>
      <w:color w:val="141414"/>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52"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1905A3"/>
    <w:pPr>
      <w:spacing w:after="0"/>
    </w:pPr>
    <w:rPr>
      <w:rFonts w:ascii="Arial" w:eastAsia="Arial" w:hAnsi="Arial"/>
      <w:sz w:val="21"/>
    </w:rPr>
  </w:style>
  <w:style w:type="character" w:styleId="CommentReference">
    <w:name w:val="annotation reference"/>
    <w:basedOn w:val="DefaultParagraphFont"/>
    <w:rsid w:val="001905A3"/>
    <w:rPr>
      <w:sz w:val="16"/>
      <w:szCs w:val="16"/>
    </w:rPr>
  </w:style>
  <w:style w:type="paragraph" w:styleId="CommentText">
    <w:name w:val="annotation text"/>
    <w:basedOn w:val="Normal"/>
    <w:link w:val="CommentTextChar"/>
    <w:rsid w:val="001905A3"/>
    <w:pPr>
      <w:spacing w:line="240" w:lineRule="auto"/>
    </w:pPr>
    <w:rPr>
      <w:sz w:val="20"/>
      <w:szCs w:val="20"/>
    </w:rPr>
  </w:style>
  <w:style w:type="character" w:customStyle="1" w:styleId="CommentTextChar">
    <w:name w:val="Comment Text Char"/>
    <w:basedOn w:val="DefaultParagraphFont"/>
    <w:link w:val="CommentText"/>
    <w:rsid w:val="001905A3"/>
    <w:rPr>
      <w:rFonts w:ascii="Arial" w:eastAsia="Arial" w:hAnsi="Arial"/>
      <w:sz w:val="20"/>
      <w:szCs w:val="20"/>
    </w:rPr>
  </w:style>
  <w:style w:type="paragraph" w:styleId="CommentSubject">
    <w:name w:val="annotation subject"/>
    <w:basedOn w:val="CommentText"/>
    <w:next w:val="CommentText"/>
    <w:link w:val="CommentSubjectChar"/>
    <w:rsid w:val="001905A3"/>
    <w:rPr>
      <w:b/>
      <w:bCs/>
    </w:rPr>
  </w:style>
  <w:style w:type="character" w:customStyle="1" w:styleId="CommentSubjectChar">
    <w:name w:val="Comment Subject Char"/>
    <w:basedOn w:val="CommentTextChar"/>
    <w:link w:val="CommentSubject"/>
    <w:rsid w:val="001905A3"/>
    <w:rPr>
      <w:rFonts w:ascii="Arial" w:eastAsia="Arial" w:hAnsi="Arial"/>
      <w:b/>
      <w:bCs/>
      <w:sz w:val="20"/>
      <w:szCs w:val="20"/>
    </w:rPr>
  </w:style>
  <w:style w:type="character" w:customStyle="1" w:styleId="BodyTextChar">
    <w:name w:val="Body Text Char"/>
    <w:basedOn w:val="DefaultParagraphFont"/>
    <w:link w:val="BodyText"/>
    <w:rsid w:val="00400CE8"/>
    <w:rPr>
      <w:rFonts w:ascii="Arial" w:eastAsia="Arial" w:hAnsi="Arial"/>
      <w:sz w:val="21"/>
    </w:rPr>
  </w:style>
  <w:style w:type="paragraph" w:customStyle="1" w:styleId="isselectedend">
    <w:name w:val="isselectedend"/>
    <w:basedOn w:val="Normal"/>
    <w:rsid w:val="0024161A"/>
    <w:pPr>
      <w:spacing w:before="100" w:beforeAutospacing="1" w:after="100" w:afterAutospacing="1" w:line="240" w:lineRule="auto"/>
      <w:jc w:val="left"/>
    </w:pPr>
    <w:rPr>
      <w:rFonts w:ascii="Times New Roman" w:eastAsia="Times New Roman" w:hAnsi="Times New Roman" w:cs="Times New Roman"/>
      <w:sz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8377</Words>
  <Characters>51690</Characters>
  <Application>Microsoft Office Word</Application>
  <DocSecurity>0</DocSecurity>
  <Lines>1054</Lines>
  <Paragraphs>682</Paragraphs>
  <ScaleCrop>false</ScaleCrop>
  <HeadingPairs>
    <vt:vector size="2" baseType="variant">
      <vt:variant>
        <vt:lpstr>Title</vt:lpstr>
      </vt:variant>
      <vt:variant>
        <vt:i4>1</vt:i4>
      </vt:variant>
    </vt:vector>
  </HeadingPairs>
  <TitlesOfParts>
    <vt:vector size="1" baseType="lpstr">
      <vt:lpstr>Premier draft - Contrat-cadre VetalyX / Diaho</vt:lpstr>
    </vt:vector>
  </TitlesOfParts>
  <Company/>
  <LinksUpToDate>false</LinksUpToDate>
  <CharactersWithSpaces>59385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 draft - Contrat-cadre VetalyX / Diaho</dc:title>
  <dc:subject>Contrat-cadre de distribution exclusive, représentation réglementaire et localisation industrielle</dc:subject>
  <dc:creator>Alain BOSSELOIR</dc:creator>
  <cp:keywords/>
  <dc:description>Conversion du fichier Markdown en document Word lisible, sans modification du contenu.</dc:description>
  <cp:lastModifiedBy>Jean Claude havaux</cp:lastModifiedBy>
  <cp:revision>2</cp:revision>
  <dcterms:created xsi:type="dcterms:W3CDTF">2026-08-19T12:27:00Z</dcterms:created>
  <dcterms:modified xsi:type="dcterms:W3CDTF">2026-08-19T12:27:00Z</dcterms:modified>
</cp:coreProperties>
</file>