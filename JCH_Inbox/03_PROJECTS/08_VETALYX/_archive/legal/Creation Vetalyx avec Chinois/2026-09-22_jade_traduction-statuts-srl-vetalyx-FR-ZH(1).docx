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C1B3AE">
      <w:pPr>
        <w:pStyle w:val="2"/>
        <w:rPr>
          <w:rFonts w:hint="eastAsia"/>
        </w:rPr>
      </w:pPr>
      <w:r>
        <w:rPr>
          <w:rFonts w:hint="eastAsia"/>
        </w:rPr>
        <w:t># STATUTS — SOCIÉTÉ À RESPONSABILITÉ LIMITÉE DE DROIT BELGE | 章程 — 比利时法律下的有限责任公司</w:t>
      </w:r>
    </w:p>
    <w:p w14:paraId="3BFADB8B">
      <w:pPr>
        <w:pStyle w:val="2"/>
        <w:rPr>
          <w:rFonts w:hint="eastAsia"/>
        </w:rPr>
      </w:pPr>
    </w:p>
    <w:p w14:paraId="79728C04">
      <w:pPr>
        <w:pStyle w:val="2"/>
        <w:rPr>
          <w:rFonts w:hint="eastAsia"/>
        </w:rPr>
      </w:pPr>
      <w:r>
        <w:rPr>
          <w:rFonts w:hint="eastAsia"/>
        </w:rPr>
        <w:t>&gt; **VETALYX SRL — Code des sociétés et des associations (CSA)**</w:t>
      </w:r>
    </w:p>
    <w:p w14:paraId="3A0433AE">
      <w:pPr>
        <w:pStyle w:val="2"/>
        <w:rPr>
          <w:rFonts w:hint="eastAsia"/>
        </w:rPr>
      </w:pPr>
      <w:r>
        <w:rPr>
          <w:rFonts w:hint="eastAsia"/>
        </w:rPr>
        <w:t>&gt; **VETALYX 有限责任公司 — 《公司与协会法典》（CSA）**</w:t>
      </w:r>
    </w:p>
    <w:p w14:paraId="7CD37CD1">
      <w:pPr>
        <w:pStyle w:val="2"/>
        <w:rPr>
          <w:rFonts w:hint="eastAsia"/>
        </w:rPr>
      </w:pPr>
    </w:p>
    <w:p w14:paraId="43846212">
      <w:pPr>
        <w:pStyle w:val="2"/>
        <w:rPr>
          <w:rFonts w:hint="eastAsia"/>
        </w:rPr>
      </w:pPr>
      <w:r>
        <w:rPr>
          <w:rFonts w:hint="eastAsia"/>
        </w:rPr>
        <w:t>**Date :** 2026-08-21 | **日期：** 2026年8月21日</w:t>
      </w:r>
    </w:p>
    <w:p w14:paraId="146A0473">
      <w:pPr>
        <w:pStyle w:val="2"/>
        <w:rPr>
          <w:rFonts w:hint="eastAsia"/>
        </w:rPr>
      </w:pPr>
      <w:r>
        <w:rPr>
          <w:rFonts w:hint="eastAsia"/>
        </w:rPr>
        <w:t>**Source :** `VAL-Statuts-SRL_VETALYX_19-8-26.docx` (v2 — Projet enrichi, droit belge)</w:t>
      </w:r>
    </w:p>
    <w:p w14:paraId="3F9DA12A">
      <w:pPr>
        <w:pStyle w:val="2"/>
        <w:rPr>
          <w:rFonts w:hint="eastAsia"/>
        </w:rPr>
      </w:pPr>
      <w:r>
        <w:rPr>
          <w:rFonts w:hint="eastAsia"/>
        </w:rPr>
        <w:t>**Rédigé par :** [[Renard]] 🦊 — Conseil juridique VETALYX / PKA | **起草：** [[Renard]] 🦊 — VETALYX/PKA 法律顾问</w:t>
      </w:r>
    </w:p>
    <w:p w14:paraId="01EE6EF4">
      <w:pPr>
        <w:pStyle w:val="2"/>
        <w:rPr>
          <w:rFonts w:hint="eastAsia"/>
        </w:rPr>
      </w:pPr>
      <w:r>
        <w:rPr>
          <w:rFonts w:hint="eastAsia"/>
        </w:rPr>
        <w:t>**Traduit par :** [[Jade]] 🦩 — Traductrice juridique FR↔ZH | **译者：** [[Jade]] 🦩 — 法中法律翻译</w:t>
      </w:r>
    </w:p>
    <w:p w14:paraId="77C4EA63">
      <w:pPr>
        <w:pStyle w:val="2"/>
        <w:rPr>
          <w:rFonts w:hint="eastAsia"/>
        </w:rPr>
      </w:pPr>
      <w:r>
        <w:rPr>
          <w:rFonts w:hint="eastAsia"/>
        </w:rPr>
        <w:t>**Orchestré par :** [[Dobby]] 🦉 — Orchestrateur PKA | **协调：** [[Dobby]] 🦉 — PKA协调员</w:t>
      </w:r>
    </w:p>
    <w:p w14:paraId="3915023E">
      <w:pPr>
        <w:pStyle w:val="2"/>
        <w:rPr>
          <w:rFonts w:hint="eastAsia"/>
        </w:rPr>
      </w:pPr>
      <w:r>
        <w:rPr>
          <w:rFonts w:hint="eastAsia"/>
        </w:rPr>
        <w:t>**Sens :** Français → Chinois simplifié | **翻译方向：** 法文 → 简体中文</w:t>
      </w:r>
    </w:p>
    <w:p w14:paraId="19A9EB20">
      <w:pPr>
        <w:pStyle w:val="2"/>
        <w:rPr>
          <w:rFonts w:hint="eastAsia"/>
        </w:rPr>
      </w:pPr>
      <w:r>
        <w:rPr>
          <w:rFonts w:hint="eastAsia"/>
        </w:rPr>
        <w:t>**Terminologie :** SRL → 有限责任公司 · CSA → 《公司与协会法典》 · Diaho → **迪亚霍** · Parts sociales → 股份 · Assemblée générale → 股东大会</w:t>
      </w:r>
    </w:p>
    <w:p w14:paraId="7B581A40">
      <w:pPr>
        <w:pStyle w:val="2"/>
        <w:rPr>
          <w:rFonts w:hint="eastAsia"/>
        </w:rPr>
      </w:pPr>
    </w:p>
    <w:p w14:paraId="5134BCF9">
      <w:pPr>
        <w:pStyle w:val="2"/>
        <w:rPr>
          <w:rFonts w:hint="eastAsia"/>
        </w:rPr>
      </w:pPr>
      <w:r>
        <w:rPr>
          <w:rFonts w:hint="eastAsia"/>
        </w:rPr>
        <w:t>---</w:t>
      </w:r>
    </w:p>
    <w:p w14:paraId="27025F07">
      <w:pPr>
        <w:pStyle w:val="2"/>
        <w:rPr>
          <w:rFonts w:hint="eastAsia"/>
        </w:rPr>
      </w:pPr>
    </w:p>
    <w:p w14:paraId="0D69A212">
      <w:pPr>
        <w:pStyle w:val="2"/>
        <w:rPr>
          <w:rFonts w:hint="eastAsia"/>
        </w:rPr>
      </w:pPr>
      <w:r>
        <w:rPr>
          <w:rFonts w:hint="eastAsia"/>
        </w:rPr>
        <w:t>## TITRE I — FORME, DÉNOMINATION, SIÈGE, DURÉE, OBJET | 第一编 — 公司形式、名称、住所、存续期与宗旨</w:t>
      </w:r>
    </w:p>
    <w:p w14:paraId="465D2A46">
      <w:pPr>
        <w:pStyle w:val="2"/>
        <w:rPr>
          <w:rFonts w:hint="eastAsia"/>
        </w:rPr>
      </w:pPr>
    </w:p>
    <w:p w14:paraId="1E2A0DAE">
      <w:pPr>
        <w:pStyle w:val="2"/>
        <w:rPr>
          <w:rFonts w:hint="eastAsia"/>
        </w:rPr>
      </w:pPr>
      <w:r>
        <w:rPr>
          <w:rFonts w:hint="eastAsia"/>
        </w:rPr>
        <w:t>### Article 1 — Forme | 第1条 — 公司形式</w:t>
      </w:r>
    </w:p>
    <w:p w14:paraId="16B00BDA">
      <w:pPr>
        <w:pStyle w:val="2"/>
        <w:rPr>
          <w:rFonts w:hint="eastAsia"/>
        </w:rPr>
      </w:pPr>
    </w:p>
    <w:p w14:paraId="3392257B">
      <w:pPr>
        <w:pStyle w:val="2"/>
        <w:rPr>
          <w:rFonts w:hint="eastAsia"/>
        </w:rPr>
      </w:pPr>
      <w:r>
        <w:rPr>
          <w:rFonts w:hint="eastAsia"/>
        </w:rPr>
        <w:t>La société est constituée sous la forme d'une société à responsabilité limitée de droit belge, régie par le Code des sociétés et des associations (CSA).</w:t>
      </w:r>
    </w:p>
    <w:p w14:paraId="1ABA7FF6">
      <w:pPr>
        <w:pStyle w:val="2"/>
        <w:rPr>
          <w:rFonts w:hint="eastAsia"/>
        </w:rPr>
      </w:pPr>
    </w:p>
    <w:p w14:paraId="32222ABA">
      <w:pPr>
        <w:pStyle w:val="2"/>
        <w:rPr>
          <w:rFonts w:hint="eastAsia"/>
        </w:rPr>
      </w:pPr>
      <w:r>
        <w:rPr>
          <w:rFonts w:hint="eastAsia"/>
        </w:rPr>
        <w:t>公司以比利时法律下有限责任公司的形式设立，受《公司与协会法典》（CSA）管辖。</w:t>
      </w:r>
    </w:p>
    <w:p w14:paraId="30067BD7">
      <w:pPr>
        <w:pStyle w:val="2"/>
        <w:rPr>
          <w:rFonts w:hint="eastAsia"/>
        </w:rPr>
      </w:pPr>
    </w:p>
    <w:p w14:paraId="46357871">
      <w:pPr>
        <w:pStyle w:val="2"/>
        <w:rPr>
          <w:rFonts w:hint="eastAsia"/>
        </w:rPr>
      </w:pPr>
      <w:r>
        <w:rPr>
          <w:rFonts w:hint="eastAsia"/>
        </w:rPr>
        <w:t>### Article 2 — Dénomination | 第2条 — 公司名称</w:t>
      </w:r>
    </w:p>
    <w:p w14:paraId="14E053AB">
      <w:pPr>
        <w:pStyle w:val="2"/>
        <w:rPr>
          <w:rFonts w:hint="eastAsia"/>
        </w:rPr>
      </w:pPr>
    </w:p>
    <w:p w14:paraId="515968ED">
      <w:pPr>
        <w:pStyle w:val="2"/>
        <w:rPr>
          <w:rFonts w:hint="eastAsia"/>
        </w:rPr>
      </w:pPr>
      <w:r>
        <w:rPr>
          <w:rFonts w:hint="eastAsia"/>
        </w:rPr>
        <w:t>La société est dénommée « VETALYX ». Dans tous les actes, factures, annonces, publications et autres documents émis par la société, la dénomination sociale doit être précédée ou suivie de la mention « SRL » ainsi que de l'indication du siège social et du numéro d'entreprise à la BCE.</w:t>
      </w:r>
    </w:p>
    <w:p w14:paraId="3A221EFF">
      <w:pPr>
        <w:pStyle w:val="2"/>
        <w:rPr>
          <w:rFonts w:hint="eastAsia"/>
        </w:rPr>
      </w:pPr>
    </w:p>
    <w:p w14:paraId="4411C1B7">
      <w:pPr>
        <w:pStyle w:val="2"/>
        <w:rPr>
          <w:rFonts w:hint="eastAsia"/>
        </w:rPr>
      </w:pPr>
      <w:r>
        <w:rPr>
          <w:rFonts w:hint="eastAsia"/>
        </w:rPr>
        <w:t>公司名称为 "VETALYX"。在公司出具的所有文件、发票、通告、公告及其他文书中，公司名称前后均须标注 "SRL" 字样，并注明注册地址及比利时企业数据库（BCE）中的企业编号。</w:t>
      </w:r>
    </w:p>
    <w:p w14:paraId="37C87852">
      <w:pPr>
        <w:pStyle w:val="2"/>
        <w:rPr>
          <w:rFonts w:hint="eastAsia"/>
        </w:rPr>
      </w:pPr>
    </w:p>
    <w:p w14:paraId="01F2835A">
      <w:pPr>
        <w:pStyle w:val="2"/>
        <w:rPr>
          <w:rFonts w:hint="eastAsia"/>
        </w:rPr>
      </w:pPr>
      <w:r>
        <w:rPr>
          <w:rFonts w:hint="eastAsia"/>
        </w:rPr>
        <w:t>### Article 3 — Siège social | 第3条 — 注册地址</w:t>
      </w:r>
    </w:p>
    <w:p w14:paraId="5C59EF3E">
      <w:pPr>
        <w:pStyle w:val="2"/>
        <w:rPr>
          <w:rFonts w:hint="eastAsia"/>
        </w:rPr>
      </w:pPr>
    </w:p>
    <w:p w14:paraId="43F1619C">
      <w:pPr>
        <w:pStyle w:val="2"/>
        <w:rPr>
          <w:rFonts w:hint="eastAsia"/>
        </w:rPr>
      </w:pPr>
      <w:r>
        <w:rPr>
          <w:rFonts w:hint="eastAsia"/>
        </w:rPr>
        <w:t>Le siège social est établi à Novalis Science Park, Rue de la Science, 6900 Marche-en-Famenne.</w:t>
      </w:r>
    </w:p>
    <w:p w14:paraId="09A2AD79">
      <w:pPr>
        <w:pStyle w:val="2"/>
        <w:rPr>
          <w:rFonts w:hint="eastAsia"/>
        </w:rPr>
      </w:pPr>
    </w:p>
    <w:p w14:paraId="35004E9F">
      <w:pPr>
        <w:pStyle w:val="2"/>
        <w:rPr>
          <w:rFonts w:hint="eastAsia"/>
        </w:rPr>
      </w:pPr>
      <w:r>
        <w:rPr>
          <w:rFonts w:hint="eastAsia"/>
        </w:rPr>
        <w:t>公司注册地址设于 Novalis Science Park, Rue de la Science, 6900 Marche-en-Famenne（比利时）。</w:t>
      </w:r>
    </w:p>
    <w:p w14:paraId="1DFC90DD">
      <w:pPr>
        <w:pStyle w:val="2"/>
        <w:rPr>
          <w:rFonts w:hint="eastAsia"/>
        </w:rPr>
      </w:pPr>
    </w:p>
    <w:p w14:paraId="2E852C2A">
      <w:pPr>
        <w:pStyle w:val="2"/>
        <w:rPr>
          <w:rFonts w:hint="eastAsia"/>
        </w:rPr>
      </w:pPr>
      <w:r>
        <w:rPr>
          <w:rFonts w:hint="eastAsia"/>
        </w:rPr>
        <w:t>Il peut être transféré en tout autre lieu du Royaume par décision du conseil d'administration, sans modification des présents statuts.</w:t>
      </w:r>
    </w:p>
    <w:p w14:paraId="6EDAD7C4">
      <w:pPr>
        <w:pStyle w:val="2"/>
        <w:rPr>
          <w:rFonts w:hint="eastAsia"/>
        </w:rPr>
      </w:pPr>
    </w:p>
    <w:p w14:paraId="5746C9EC">
      <w:pPr>
        <w:pStyle w:val="2"/>
        <w:rPr>
          <w:rFonts w:hint="eastAsia"/>
        </w:rPr>
      </w:pPr>
      <w:r>
        <w:rPr>
          <w:rFonts w:hint="eastAsia"/>
        </w:rPr>
        <w:t>经董事会决定，注册地址可迁至比利时王国境内任何其他地点，无需修改本章程。</w:t>
      </w:r>
    </w:p>
    <w:p w14:paraId="6761008B">
      <w:pPr>
        <w:pStyle w:val="2"/>
        <w:rPr>
          <w:rFonts w:hint="eastAsia"/>
        </w:rPr>
      </w:pPr>
    </w:p>
    <w:p w14:paraId="5BFE962E">
      <w:pPr>
        <w:pStyle w:val="2"/>
        <w:rPr>
          <w:rFonts w:hint="eastAsia"/>
        </w:rPr>
      </w:pPr>
      <w:r>
        <w:rPr>
          <w:rFonts w:hint="eastAsia"/>
        </w:rPr>
        <w:t>### Article 4 — Durée | 第4条 — 存续期</w:t>
      </w:r>
    </w:p>
    <w:p w14:paraId="53E54330">
      <w:pPr>
        <w:pStyle w:val="2"/>
        <w:rPr>
          <w:rFonts w:hint="eastAsia"/>
        </w:rPr>
      </w:pPr>
    </w:p>
    <w:p w14:paraId="0C80E897">
      <w:pPr>
        <w:pStyle w:val="2"/>
        <w:rPr>
          <w:rFonts w:hint="eastAsia"/>
        </w:rPr>
      </w:pPr>
      <w:r>
        <w:rPr>
          <w:rFonts w:hint="eastAsia"/>
        </w:rPr>
        <w:t>La société est constituée pour une durée illimitée. La dissolution peut être prononcée à tout moment par décision de l'assemblée générale extraordinaire.</w:t>
      </w:r>
    </w:p>
    <w:p w14:paraId="5536D4AB">
      <w:pPr>
        <w:pStyle w:val="2"/>
        <w:rPr>
          <w:rFonts w:hint="eastAsia"/>
        </w:rPr>
      </w:pPr>
    </w:p>
    <w:p w14:paraId="5139D1A0">
      <w:pPr>
        <w:pStyle w:val="2"/>
        <w:rPr>
          <w:rFonts w:hint="eastAsia"/>
          <w:highlight w:val="none"/>
        </w:rPr>
      </w:pPr>
      <w:r>
        <w:rPr>
          <w:rFonts w:hint="eastAsia"/>
          <w:highlight w:val="none"/>
        </w:rPr>
        <w:t>公司存续期无限。特别股东大会可随时决定解散公司。</w:t>
      </w:r>
    </w:p>
    <w:p w14:paraId="6BFF698B">
      <w:pPr>
        <w:pStyle w:val="2"/>
        <w:rPr>
          <w:rFonts w:hint="eastAsia"/>
        </w:rPr>
      </w:pPr>
    </w:p>
    <w:p w14:paraId="77EAD33E">
      <w:pPr>
        <w:pStyle w:val="2"/>
        <w:rPr>
          <w:rFonts w:hint="eastAsia"/>
        </w:rPr>
      </w:pPr>
      <w:r>
        <w:rPr>
          <w:rFonts w:hint="eastAsia"/>
        </w:rPr>
        <w:t>### Article 5 — Objet social | 第5条 — 公司宗旨</w:t>
      </w:r>
    </w:p>
    <w:p w14:paraId="1895C83E">
      <w:pPr>
        <w:pStyle w:val="2"/>
        <w:rPr>
          <w:rFonts w:hint="eastAsia"/>
        </w:rPr>
      </w:pPr>
    </w:p>
    <w:p w14:paraId="174B0B3A">
      <w:pPr>
        <w:pStyle w:val="2"/>
        <w:rPr>
          <w:rFonts w:hint="eastAsia"/>
        </w:rPr>
      </w:pPr>
      <w:r>
        <w:rPr>
          <w:rFonts w:hint="eastAsia"/>
        </w:rPr>
        <w:t>La société a pour objet, en Belgique et à l'étranger, pour son compte propre ou pour le compte de tiers :</w:t>
      </w:r>
    </w:p>
    <w:p w14:paraId="664CFC33">
      <w:pPr>
        <w:pStyle w:val="2"/>
        <w:rPr>
          <w:rFonts w:hint="eastAsia"/>
        </w:rPr>
      </w:pPr>
    </w:p>
    <w:p w14:paraId="0811D5C2">
      <w:pPr>
        <w:pStyle w:val="2"/>
        <w:rPr>
          <w:rFonts w:hint="eastAsia"/>
        </w:rPr>
      </w:pPr>
      <w:r>
        <w:rPr>
          <w:rFonts w:hint="eastAsia"/>
        </w:rPr>
        <w:t>公司在比利时境内外，以自身名义或第三方名义，经营以下业务：</w:t>
      </w:r>
    </w:p>
    <w:p w14:paraId="57561D5B">
      <w:pPr>
        <w:pStyle w:val="2"/>
        <w:rPr>
          <w:rFonts w:hint="eastAsia"/>
        </w:rPr>
      </w:pPr>
    </w:p>
    <w:p w14:paraId="40831248">
      <w:pPr>
        <w:pStyle w:val="2"/>
        <w:rPr>
          <w:rFonts w:hint="eastAsia"/>
        </w:rPr>
      </w:pPr>
      <w:r>
        <w:rPr>
          <w:rFonts w:hint="eastAsia"/>
        </w:rPr>
        <w:t>**Activités principales | 主营业务：**</w:t>
      </w:r>
    </w:p>
    <w:p w14:paraId="601D410A">
      <w:pPr>
        <w:pStyle w:val="2"/>
        <w:rPr>
          <w:rFonts w:hint="eastAsia"/>
        </w:rPr>
      </w:pPr>
    </w:p>
    <w:p w14:paraId="60E9DE1C">
      <w:pPr>
        <w:pStyle w:val="2"/>
        <w:rPr>
          <w:rFonts w:hint="eastAsia"/>
        </w:rPr>
      </w:pPr>
      <w:r>
        <w:rPr>
          <w:rFonts w:hint="eastAsia"/>
        </w:rPr>
        <w:t>1. Recherche, développement, fabrication, distribution et commercialisation de tous produits, matériels, consommables, réactifs et instruments destinés au diagnostic vétérinaire, notamment les tests rapides de détection d'allergies chez les animaux de compagnie, d'élevage et les équidés.</w:t>
      </w:r>
    </w:p>
    <w:p w14:paraId="2D93B9B5">
      <w:pPr>
        <w:pStyle w:val="2"/>
        <w:rPr>
          <w:rFonts w:hint="eastAsia"/>
        </w:rPr>
      </w:pPr>
      <w:r>
        <w:rPr>
          <w:rFonts w:hint="eastAsia"/>
        </w:rPr>
        <w:t>2. Recherche, développement, formulation, distribution et commercialisation de compléments alimentaires destinés aux animaux, régimes diététiques vétérinaires, nutraceutiques.</w:t>
      </w:r>
    </w:p>
    <w:p w14:paraId="0C95DCFB">
      <w:pPr>
        <w:pStyle w:val="2"/>
        <w:rPr>
          <w:rFonts w:hint="eastAsia"/>
        </w:rPr>
      </w:pPr>
      <w:r>
        <w:rPr>
          <w:rFonts w:hint="eastAsia"/>
        </w:rPr>
        <w:t>3. Recherche, développement, importation, distribution et commercialisation de médicaments à usage vétérinaire, dispositifs médicaux vétérinaires et produits de santé animale.</w:t>
      </w:r>
    </w:p>
    <w:p w14:paraId="4E90A65C">
      <w:pPr>
        <w:pStyle w:val="2"/>
        <w:rPr>
          <w:rFonts w:hint="eastAsia"/>
        </w:rPr>
      </w:pPr>
      <w:r>
        <w:rPr>
          <w:rFonts w:hint="eastAsia"/>
        </w:rPr>
        <w:t>4. Prestation de services vétérinaires : conseil, formation, audit, expertise, recherche clinique, dépistage, télémédecine.</w:t>
      </w:r>
    </w:p>
    <w:p w14:paraId="3931A2D9">
      <w:pPr>
        <w:pStyle w:val="2"/>
        <w:rPr>
          <w:rFonts w:hint="eastAsia"/>
        </w:rPr>
      </w:pPr>
      <w:r>
        <w:rPr>
          <w:rFonts w:hint="eastAsia"/>
        </w:rPr>
        <w:t>5. Représentation réglementaire de fabricants étrangers sur les marchés européens (mandat REP, enregistrements, pharmacovigilance).</w:t>
      </w:r>
    </w:p>
    <w:p w14:paraId="181001DD">
      <w:pPr>
        <w:pStyle w:val="2"/>
        <w:rPr>
          <w:rFonts w:hint="eastAsia"/>
        </w:rPr>
      </w:pPr>
      <w:r>
        <w:rPr>
          <w:rFonts w:hint="eastAsia"/>
        </w:rPr>
        <w:t>6. Conclusion de partenariats stratégiques : distribution exclusive, licence, franchise, co-entreprises.</w:t>
      </w:r>
    </w:p>
    <w:p w14:paraId="0B7C2AE4">
      <w:pPr>
        <w:pStyle w:val="2"/>
        <w:rPr>
          <w:rFonts w:hint="eastAsia"/>
        </w:rPr>
      </w:pPr>
    </w:p>
    <w:p w14:paraId="1C735BC1">
      <w:pPr>
        <w:pStyle w:val="2"/>
        <w:rPr>
          <w:rFonts w:hint="eastAsia"/>
        </w:rPr>
      </w:pPr>
      <w:r>
        <w:rPr>
          <w:rFonts w:hint="eastAsia"/>
        </w:rPr>
        <w:t>1. 研发、制造、分销及销售用于兽用诊断的所有产品、器材、耗材、试剂及仪器，尤其是宠物、养殖动物及马匹过敏快速检测试剂；</w:t>
      </w:r>
    </w:p>
    <w:p w14:paraId="0E833456">
      <w:pPr>
        <w:pStyle w:val="2"/>
        <w:rPr>
          <w:rFonts w:hint="eastAsia"/>
        </w:rPr>
      </w:pPr>
      <w:r>
        <w:rPr>
          <w:rFonts w:hint="eastAsia"/>
        </w:rPr>
        <w:t>2. 研发、制造、配方、分销及销售动物用营养补充剂、兽用膳食配方及保健营养品；</w:t>
      </w:r>
    </w:p>
    <w:p w14:paraId="236A80A0">
      <w:pPr>
        <w:pStyle w:val="2"/>
        <w:rPr>
          <w:rFonts w:hint="eastAsia"/>
        </w:rPr>
      </w:pPr>
      <w:r>
        <w:rPr>
          <w:rFonts w:hint="eastAsia"/>
        </w:rPr>
        <w:t>3. 研发、制造、进口、分销及销售兽药、兽用医疗器械及动物保健产品；</w:t>
      </w:r>
    </w:p>
    <w:p w14:paraId="0D5542E5">
      <w:pPr>
        <w:pStyle w:val="2"/>
        <w:rPr>
          <w:rFonts w:hint="eastAsia"/>
        </w:rPr>
      </w:pPr>
      <w:r>
        <w:rPr>
          <w:rFonts w:hint="eastAsia"/>
        </w:rPr>
        <w:t>4. 提供兽医服务：咨询、培训、审计、鉴定、临床研究、筛查、远程医疗；</w:t>
      </w:r>
    </w:p>
    <w:p w14:paraId="0D2B9875">
      <w:pPr>
        <w:pStyle w:val="2"/>
        <w:rPr>
          <w:rFonts w:hint="eastAsia"/>
        </w:rPr>
      </w:pPr>
      <w:r>
        <w:rPr>
          <w:rFonts w:hint="eastAsia"/>
        </w:rPr>
        <w:t>5. 外国制造商在欧洲市场的法规代表（REP 授权代表委托、注册、药物警戒）；</w:t>
      </w:r>
    </w:p>
    <w:p w14:paraId="22214043">
      <w:pPr>
        <w:pStyle w:val="2"/>
        <w:rPr>
          <w:rFonts w:hint="eastAsia"/>
        </w:rPr>
      </w:pPr>
      <w:r>
        <w:rPr>
          <w:rFonts w:hint="eastAsia"/>
        </w:rPr>
        <w:t>6. 订立战略伙伴关系：独家分销、许可、特许经营、合资企业。</w:t>
      </w:r>
    </w:p>
    <w:p w14:paraId="2586ACB1">
      <w:pPr>
        <w:pStyle w:val="2"/>
        <w:rPr>
          <w:rFonts w:hint="eastAsia"/>
        </w:rPr>
      </w:pPr>
    </w:p>
    <w:p w14:paraId="6DD056E7">
      <w:pPr>
        <w:pStyle w:val="2"/>
        <w:rPr>
          <w:rFonts w:hint="eastAsia"/>
        </w:rPr>
      </w:pPr>
      <w:r>
        <w:rPr>
          <w:rFonts w:hint="eastAsia"/>
        </w:rPr>
        <w:t>**Activités connexes | 相关业务：**</w:t>
      </w:r>
    </w:p>
    <w:p w14:paraId="41488306">
      <w:pPr>
        <w:pStyle w:val="2"/>
        <w:rPr>
          <w:rFonts w:hint="eastAsia"/>
        </w:rPr>
      </w:pPr>
    </w:p>
    <w:p w14:paraId="1FC1C791">
      <w:pPr>
        <w:pStyle w:val="2"/>
        <w:rPr>
          <w:rFonts w:hint="eastAsia"/>
        </w:rPr>
      </w:pPr>
      <w:r>
        <w:rPr>
          <w:rFonts w:hint="eastAsia"/>
        </w:rPr>
        <w:t>7. Investissement immobilier : acquisition, détention, gestion, location et cession de biens immobiliers.</w:t>
      </w:r>
    </w:p>
    <w:p w14:paraId="3E99C08C">
      <w:pPr>
        <w:pStyle w:val="2"/>
        <w:rPr>
          <w:rFonts w:hint="eastAsia"/>
        </w:rPr>
      </w:pPr>
      <w:r>
        <w:rPr>
          <w:rFonts w:hint="eastAsia"/>
        </w:rPr>
        <w:t>8. Prises de participations dans toutes sociétés belges ou étrangères.</w:t>
      </w:r>
    </w:p>
    <w:p w14:paraId="0C9C3405">
      <w:pPr>
        <w:pStyle w:val="2"/>
        <w:rPr>
          <w:rFonts w:hint="eastAsia"/>
        </w:rPr>
      </w:pPr>
      <w:r>
        <w:rPr>
          <w:rFonts w:hint="eastAsia"/>
        </w:rPr>
        <w:t>9. Gestion de filiales et prestations de services administratifs, financiers, commerciaux et techniques.</w:t>
      </w:r>
    </w:p>
    <w:p w14:paraId="713999BC">
      <w:pPr>
        <w:pStyle w:val="2"/>
        <w:rPr>
          <w:rFonts w:hint="eastAsia"/>
        </w:rPr>
      </w:pPr>
      <w:r>
        <w:rPr>
          <w:rFonts w:hint="eastAsia"/>
        </w:rPr>
        <w:t>10. Octroi de garanties et sûretés pour des sociétés liées.</w:t>
      </w:r>
    </w:p>
    <w:p w14:paraId="57DAAF7E">
      <w:pPr>
        <w:pStyle w:val="2"/>
        <w:rPr>
          <w:rFonts w:hint="eastAsia"/>
        </w:rPr>
      </w:pPr>
      <w:r>
        <w:rPr>
          <w:rFonts w:hint="eastAsia"/>
        </w:rPr>
        <w:t>11. Conseil, étude, recherche et formation dans les domaines liés à l'objet social.</w:t>
      </w:r>
    </w:p>
    <w:p w14:paraId="46330730">
      <w:pPr>
        <w:pStyle w:val="2"/>
        <w:rPr>
          <w:rFonts w:hint="eastAsia"/>
        </w:rPr>
      </w:pPr>
      <w:r>
        <w:rPr>
          <w:rFonts w:hint="eastAsia"/>
        </w:rPr>
        <w:t>12. Clause balai : toutes opérations se rattachant directement ou indirectement à l'objet social.</w:t>
      </w:r>
    </w:p>
    <w:p w14:paraId="613D242C">
      <w:pPr>
        <w:pStyle w:val="2"/>
        <w:rPr>
          <w:rFonts w:hint="eastAsia"/>
        </w:rPr>
      </w:pPr>
    </w:p>
    <w:p w14:paraId="7DF66A72">
      <w:pPr>
        <w:pStyle w:val="2"/>
        <w:rPr>
          <w:rFonts w:hint="eastAsia"/>
        </w:rPr>
      </w:pPr>
      <w:r>
        <w:rPr>
          <w:rFonts w:hint="eastAsia"/>
        </w:rPr>
        <w:t>7. 房地产投资：取得、持有、管理、出租及转让不动产；</w:t>
      </w:r>
    </w:p>
    <w:p w14:paraId="027F2785">
      <w:pPr>
        <w:pStyle w:val="2"/>
        <w:rPr>
          <w:rFonts w:hint="eastAsia"/>
        </w:rPr>
      </w:pPr>
      <w:r>
        <w:rPr>
          <w:rFonts w:hint="eastAsia"/>
        </w:rPr>
        <w:t>8. 参股任何比利时或外国公司；</w:t>
      </w:r>
    </w:p>
    <w:p w14:paraId="026B44CC">
      <w:pPr>
        <w:pStyle w:val="2"/>
        <w:rPr>
          <w:rFonts w:hint="eastAsia"/>
        </w:rPr>
      </w:pPr>
      <w:r>
        <w:rPr>
          <w:rFonts w:hint="eastAsia"/>
        </w:rPr>
        <w:t>9. 管理子公司，提供行政、财务、商业及技术服务；</w:t>
      </w:r>
    </w:p>
    <w:p w14:paraId="6289E9E5">
      <w:pPr>
        <w:pStyle w:val="2"/>
        <w:rPr>
          <w:rFonts w:hint="eastAsia"/>
          <w:highlight w:val="none"/>
        </w:rPr>
      </w:pPr>
      <w:r>
        <w:rPr>
          <w:rFonts w:hint="eastAsia"/>
        </w:rPr>
        <w:t>10.</w:t>
      </w:r>
      <w:r>
        <w:rPr>
          <w:rFonts w:hint="eastAsia"/>
          <w:highlight w:val="none"/>
        </w:rPr>
        <w:t xml:space="preserve"> 为关联公司提供担保；</w:t>
      </w:r>
    </w:p>
    <w:p w14:paraId="04CCA44E">
      <w:pPr>
        <w:pStyle w:val="2"/>
        <w:rPr>
          <w:rFonts w:hint="eastAsia"/>
        </w:rPr>
      </w:pPr>
      <w:r>
        <w:rPr>
          <w:rFonts w:hint="eastAsia"/>
        </w:rPr>
        <w:t>11. 在公司宗旨相关领域提供咨询、研究、研发及培训；</w:t>
      </w:r>
    </w:p>
    <w:p w14:paraId="7C3D82C4">
      <w:pPr>
        <w:pStyle w:val="2"/>
        <w:rPr>
          <w:rFonts w:hint="eastAsia"/>
        </w:rPr>
      </w:pPr>
      <w:r>
        <w:rPr>
          <w:rFonts w:hint="eastAsia"/>
        </w:rPr>
        <w:t>12. 兜底条款：与公司宗旨直接或间接相关的一切经营活动。</w:t>
      </w:r>
    </w:p>
    <w:p w14:paraId="769EDBE5">
      <w:pPr>
        <w:pStyle w:val="2"/>
        <w:rPr>
          <w:rFonts w:hint="eastAsia"/>
        </w:rPr>
      </w:pPr>
    </w:p>
    <w:p w14:paraId="2AA67C8E">
      <w:pPr>
        <w:pStyle w:val="2"/>
        <w:rPr>
          <w:rFonts w:hint="eastAsia"/>
        </w:rPr>
      </w:pPr>
      <w:r>
        <w:rPr>
          <w:rFonts w:hint="eastAsia"/>
        </w:rPr>
        <w:t>### Article 6 — Filiale française | 第6条 — 法国子公司</w:t>
      </w:r>
    </w:p>
    <w:p w14:paraId="7A5F1D12">
      <w:pPr>
        <w:pStyle w:val="2"/>
        <w:rPr>
          <w:rFonts w:hint="eastAsia"/>
        </w:rPr>
      </w:pPr>
    </w:p>
    <w:p w14:paraId="7C233579">
      <w:pPr>
        <w:pStyle w:val="2"/>
        <w:rPr>
          <w:rFonts w:hint="eastAsia"/>
        </w:rPr>
      </w:pPr>
      <w:r>
        <w:rPr>
          <w:rFonts w:hint="eastAsia"/>
        </w:rPr>
        <w:t>Création prévue d'une filiale de droit français. Forme, dénomination, siège et objet déterminés par AGE convoquée par le CA en temps utile.</w:t>
      </w:r>
    </w:p>
    <w:p w14:paraId="5979BE14">
      <w:pPr>
        <w:pStyle w:val="2"/>
        <w:rPr>
          <w:rFonts w:hint="eastAsia"/>
        </w:rPr>
      </w:pPr>
    </w:p>
    <w:p w14:paraId="16144362">
      <w:pPr>
        <w:pStyle w:val="2"/>
        <w:rPr>
          <w:rFonts w:hint="eastAsia"/>
        </w:rPr>
      </w:pPr>
      <w:r>
        <w:rPr>
          <w:rFonts w:hint="eastAsia"/>
        </w:rPr>
        <w:t>拟设立一家法国法律子公司。其形式、名称、住所及宗旨由董事会在适当时机召集的特别股东大会（AGE）确定。</w:t>
      </w:r>
    </w:p>
    <w:p w14:paraId="284C12D5">
      <w:pPr>
        <w:pStyle w:val="2"/>
        <w:rPr>
          <w:rFonts w:hint="eastAsia"/>
        </w:rPr>
      </w:pPr>
    </w:p>
    <w:p w14:paraId="155102A8">
      <w:pPr>
        <w:pStyle w:val="2"/>
        <w:rPr>
          <w:rFonts w:hint="eastAsia"/>
        </w:rPr>
      </w:pPr>
      <w:r>
        <w:rPr>
          <w:rFonts w:hint="eastAsia"/>
        </w:rPr>
        <w:t>---</w:t>
      </w:r>
    </w:p>
    <w:p w14:paraId="7CDA6C27">
      <w:pPr>
        <w:pStyle w:val="2"/>
        <w:rPr>
          <w:rFonts w:hint="eastAsia"/>
        </w:rPr>
      </w:pPr>
    </w:p>
    <w:p w14:paraId="592FD1C4">
      <w:pPr>
        <w:pStyle w:val="2"/>
        <w:rPr>
          <w:rFonts w:hint="eastAsia"/>
        </w:rPr>
      </w:pPr>
      <w:r>
        <w:rPr>
          <w:rFonts w:hint="eastAsia"/>
        </w:rPr>
        <w:t>## TITRE II — APPORTS, CAPITAL, PARTS SOCIALES | 第二编 — 出资、资本与股份</w:t>
      </w:r>
    </w:p>
    <w:p w14:paraId="44AD6384">
      <w:pPr>
        <w:pStyle w:val="2"/>
        <w:rPr>
          <w:rFonts w:hint="eastAsia"/>
        </w:rPr>
      </w:pPr>
    </w:p>
    <w:p w14:paraId="66B3EB02">
      <w:pPr>
        <w:pStyle w:val="2"/>
        <w:rPr>
          <w:rFonts w:hint="eastAsia"/>
        </w:rPr>
      </w:pPr>
      <w:r>
        <w:rPr>
          <w:rFonts w:hint="eastAsia"/>
        </w:rPr>
        <w:t>### Article 7 — Apports | 第7条 — 出资</w:t>
      </w:r>
    </w:p>
    <w:p w14:paraId="5364A0EC">
      <w:pPr>
        <w:pStyle w:val="2"/>
        <w:rPr>
          <w:rFonts w:hint="eastAsia"/>
        </w:rPr>
      </w:pPr>
    </w:p>
    <w:p w14:paraId="1B846BE7">
      <w:pPr>
        <w:pStyle w:val="2"/>
        <w:rPr>
          <w:rFonts w:hint="eastAsia"/>
        </w:rPr>
      </w:pPr>
      <w:r>
        <w:rPr>
          <w:rFonts w:hint="eastAsia"/>
        </w:rPr>
        <w:t>Les fondateurs apportent à la société les sommes suivantes, intégralement libérées :</w:t>
      </w:r>
    </w:p>
    <w:p w14:paraId="55D7C40F">
      <w:pPr>
        <w:pStyle w:val="2"/>
        <w:rPr>
          <w:rFonts w:hint="eastAsia"/>
        </w:rPr>
      </w:pPr>
    </w:p>
    <w:p w14:paraId="72BD28C9">
      <w:pPr>
        <w:pStyle w:val="2"/>
        <w:rPr>
          <w:rFonts w:hint="eastAsia"/>
        </w:rPr>
      </w:pPr>
      <w:r>
        <w:rPr>
          <w:rFonts w:hint="eastAsia"/>
        </w:rPr>
        <w:t>发起人向公司缴付下列已全部实缴的款项：</w:t>
      </w:r>
    </w:p>
    <w:p w14:paraId="7CFB059D">
      <w:pPr>
        <w:pStyle w:val="2"/>
        <w:rPr>
          <w:rFonts w:hint="eastAsia"/>
        </w:rPr>
      </w:pPr>
    </w:p>
    <w:p w14:paraId="55370FC0">
      <w:pPr>
        <w:pStyle w:val="2"/>
        <w:rPr>
          <w:rFonts w:hint="eastAsia"/>
        </w:rPr>
      </w:pPr>
      <w:r>
        <w:rPr>
          <w:rFonts w:hint="eastAsia"/>
        </w:rPr>
        <w:t>| Fondateur | Apport en espèces | Parts attribuées |</w:t>
      </w:r>
    </w:p>
    <w:p w14:paraId="3F7AE1B6">
      <w:pPr>
        <w:pStyle w:val="2"/>
        <w:rPr>
          <w:rFonts w:hint="eastAsia"/>
        </w:rPr>
      </w:pPr>
      <w:r>
        <w:rPr>
          <w:rFonts w:hint="eastAsia"/>
        </w:rPr>
        <w:t>|---|---|---|</w:t>
      </w:r>
    </w:p>
    <w:p w14:paraId="665F9EF8">
      <w:pPr>
        <w:pStyle w:val="2"/>
        <w:rPr>
          <w:rFonts w:hint="eastAsia"/>
        </w:rPr>
      </w:pPr>
      <w:r>
        <w:rPr>
          <w:rFonts w:hint="eastAsia"/>
        </w:rPr>
        <w:t>| AB Advices (Alain Bosseloir) | 600 EUR | 600 parts |</w:t>
      </w:r>
    </w:p>
    <w:p w14:paraId="33FB24A8">
      <w:pPr>
        <w:pStyle w:val="2"/>
        <w:rPr>
          <w:rFonts w:hint="eastAsia"/>
        </w:rPr>
      </w:pPr>
      <w:r>
        <w:rPr>
          <w:rFonts w:hint="eastAsia"/>
        </w:rPr>
        <w:t>| Jean-Claude HAVAUX | 600 EUR | 600 parts |</w:t>
      </w:r>
    </w:p>
    <w:p w14:paraId="7893A8D7">
      <w:pPr>
        <w:pStyle w:val="2"/>
        <w:rPr>
          <w:rFonts w:hint="eastAsia"/>
        </w:rPr>
      </w:pPr>
      <w:r>
        <w:rPr>
          <w:rFonts w:hint="eastAsia"/>
        </w:rPr>
        <w:t>| Peiwen QI | 600 EUR | 600 parts |</w:t>
      </w:r>
    </w:p>
    <w:p w14:paraId="4E775BAB">
      <w:pPr>
        <w:pStyle w:val="2"/>
        <w:rPr>
          <w:rFonts w:hint="eastAsia"/>
        </w:rPr>
      </w:pPr>
      <w:r>
        <w:rPr>
          <w:rFonts w:hint="eastAsia"/>
        </w:rPr>
        <w:t>| Jacques NOURY | 600 EUR | 600 parts |</w:t>
      </w:r>
    </w:p>
    <w:p w14:paraId="491F62EB">
      <w:pPr>
        <w:pStyle w:val="2"/>
        <w:rPr>
          <w:rFonts w:hint="eastAsia"/>
        </w:rPr>
      </w:pPr>
      <w:r>
        <w:rPr>
          <w:rFonts w:hint="eastAsia"/>
        </w:rPr>
        <w:t>| Diaho | 1 600 EUR | 1 600 parts |</w:t>
      </w:r>
    </w:p>
    <w:p w14:paraId="6FAD6DFC">
      <w:pPr>
        <w:pStyle w:val="2"/>
        <w:rPr>
          <w:rFonts w:hint="eastAsia"/>
        </w:rPr>
      </w:pPr>
      <w:r>
        <w:rPr>
          <w:rFonts w:hint="eastAsia"/>
        </w:rPr>
        <w:t>| **Total** | **4 000 EUR** | **4 000 parts** |</w:t>
      </w:r>
    </w:p>
    <w:p w14:paraId="34AE6509">
      <w:pPr>
        <w:pStyle w:val="2"/>
        <w:rPr>
          <w:rFonts w:hint="eastAsia"/>
        </w:rPr>
      </w:pPr>
    </w:p>
    <w:p w14:paraId="3937CD85">
      <w:pPr>
        <w:pStyle w:val="2"/>
        <w:rPr>
          <w:rFonts w:hint="eastAsia"/>
        </w:rPr>
      </w:pPr>
      <w:r>
        <w:rPr>
          <w:rFonts w:hint="eastAsia"/>
        </w:rPr>
        <w:t>| 发起人 | 现金出资 | 分配股份 |</w:t>
      </w:r>
    </w:p>
    <w:p w14:paraId="5EF1ACA7">
      <w:pPr>
        <w:pStyle w:val="2"/>
        <w:rPr>
          <w:rFonts w:hint="eastAsia"/>
        </w:rPr>
      </w:pPr>
      <w:r>
        <w:rPr>
          <w:rFonts w:hint="eastAsia"/>
        </w:rPr>
        <w:t>|---|---|---|</w:t>
      </w:r>
    </w:p>
    <w:p w14:paraId="4D1C25AD">
      <w:pPr>
        <w:pStyle w:val="2"/>
        <w:rPr>
          <w:rFonts w:hint="eastAsia"/>
        </w:rPr>
      </w:pPr>
      <w:r>
        <w:rPr>
          <w:rFonts w:hint="eastAsia"/>
        </w:rPr>
        <w:t>| AB Advices（Alain Bosseloir） | 600 EUR | 600 股 |</w:t>
      </w:r>
    </w:p>
    <w:p w14:paraId="47697AA2">
      <w:pPr>
        <w:pStyle w:val="2"/>
        <w:rPr>
          <w:rFonts w:hint="eastAsia"/>
        </w:rPr>
      </w:pPr>
      <w:r>
        <w:rPr>
          <w:rFonts w:hint="eastAsia"/>
        </w:rPr>
        <w:t>| Jean-Claude HAVAUX | 600 EUR | 600 股 |</w:t>
      </w:r>
    </w:p>
    <w:p w14:paraId="30B8341C">
      <w:pPr>
        <w:pStyle w:val="2"/>
        <w:rPr>
          <w:rFonts w:hint="eastAsia"/>
        </w:rPr>
      </w:pPr>
      <w:r>
        <w:rPr>
          <w:rFonts w:hint="eastAsia"/>
        </w:rPr>
        <w:t>| Peiwen QI | 600 EUR | 600 股 |</w:t>
      </w:r>
    </w:p>
    <w:p w14:paraId="3D35D4D5">
      <w:pPr>
        <w:pStyle w:val="2"/>
        <w:rPr>
          <w:rFonts w:hint="eastAsia"/>
        </w:rPr>
      </w:pPr>
      <w:r>
        <w:rPr>
          <w:rFonts w:hint="eastAsia"/>
        </w:rPr>
        <w:t>| Jacques NOURY | 600 EUR | 600 股 |</w:t>
      </w:r>
    </w:p>
    <w:p w14:paraId="5018B8BD">
      <w:pPr>
        <w:pStyle w:val="2"/>
        <w:rPr>
          <w:rFonts w:hint="eastAsia"/>
        </w:rPr>
      </w:pPr>
      <w:r>
        <w:rPr>
          <w:rFonts w:hint="eastAsia"/>
        </w:rPr>
        <w:t>| 迪亚霍（Diaho） | 1 600 EUR | 1 600 股 |</w:t>
      </w:r>
    </w:p>
    <w:p w14:paraId="16D3B6FC">
      <w:pPr>
        <w:pStyle w:val="2"/>
        <w:rPr>
          <w:rFonts w:hint="eastAsia"/>
        </w:rPr>
      </w:pPr>
      <w:r>
        <w:rPr>
          <w:rFonts w:hint="eastAsia"/>
        </w:rPr>
        <w:t>| **合计** | **4 000 EUR** | **4 000 股** |</w:t>
      </w:r>
    </w:p>
    <w:p w14:paraId="79E2AEFC">
      <w:pPr>
        <w:pStyle w:val="2"/>
        <w:rPr>
          <w:rFonts w:hint="eastAsia"/>
        </w:rPr>
      </w:pPr>
    </w:p>
    <w:p w14:paraId="4E806637">
      <w:pPr>
        <w:pStyle w:val="2"/>
        <w:rPr>
          <w:rFonts w:hint="eastAsia"/>
        </w:rPr>
      </w:pPr>
      <w:r>
        <w:rPr>
          <w:rFonts w:hint="eastAsia"/>
        </w:rPr>
        <w:t>Ces sommes ont été déposées au crédit d'un compte ouvert au nom de la société en formation à la banque [X].</w:t>
      </w:r>
    </w:p>
    <w:p w14:paraId="3456E3A7">
      <w:pPr>
        <w:pStyle w:val="2"/>
        <w:rPr>
          <w:rFonts w:hint="eastAsia"/>
        </w:rPr>
      </w:pPr>
    </w:p>
    <w:p w14:paraId="7511B9AF">
      <w:pPr>
        <w:pStyle w:val="2"/>
        <w:rPr>
          <w:rFonts w:hint="eastAsia"/>
        </w:rPr>
      </w:pPr>
      <w:r>
        <w:rPr>
          <w:rFonts w:hint="eastAsia"/>
        </w:rPr>
        <w:t>上述款项已存入以设立中公司名义在 [X] 银行开立的账户。</w:t>
      </w:r>
    </w:p>
    <w:p w14:paraId="1BDF47DA">
      <w:pPr>
        <w:pStyle w:val="2"/>
        <w:rPr>
          <w:rFonts w:hint="eastAsia"/>
        </w:rPr>
      </w:pPr>
    </w:p>
    <w:p w14:paraId="4794BE28">
      <w:pPr>
        <w:pStyle w:val="2"/>
        <w:rPr>
          <w:rFonts w:hint="eastAsia"/>
        </w:rPr>
      </w:pPr>
      <w:r>
        <w:rPr>
          <w:rFonts w:hint="eastAsia"/>
        </w:rPr>
        <w:t>&gt; **NOTE :** En fonction des obligations d'enregistrement de la société dans les activités de biotechnologie, il est préférable que le capital déclaré soit de 10 000 euros avec un premier port de 4 000 et 6 000 euros à libérer en fonction d'appel par le conseil d'administration.</w:t>
      </w:r>
    </w:p>
    <w:p w14:paraId="145C513E">
      <w:pPr>
        <w:pStyle w:val="2"/>
        <w:rPr>
          <w:rFonts w:hint="eastAsia"/>
        </w:rPr>
      </w:pPr>
    </w:p>
    <w:p w14:paraId="0A8F542E">
      <w:pPr>
        <w:pStyle w:val="2"/>
        <w:rPr>
          <w:rFonts w:hint="eastAsia"/>
        </w:rPr>
      </w:pPr>
      <w:r>
        <w:rPr>
          <w:rFonts w:hint="eastAsia"/>
        </w:rPr>
        <w:t>&gt; **注：** 鉴于公司在生物技术领域的注册义务，</w:t>
      </w:r>
      <w:r>
        <w:rPr>
          <w:rFonts w:hint="eastAsia"/>
          <w:highlight w:val="none"/>
        </w:rPr>
        <w:t>宜将申报资本定为 10 000 欧元</w:t>
      </w:r>
      <w:r>
        <w:rPr>
          <w:rFonts w:hint="eastAsia"/>
        </w:rPr>
        <w:t>，其中首期缴付 4 000 欧元，其余 6 000 欧元依董事会催缴另行实缴。</w:t>
      </w:r>
    </w:p>
    <w:p w14:paraId="65A5D181">
      <w:pPr>
        <w:pStyle w:val="2"/>
        <w:rPr>
          <w:rFonts w:hint="eastAsia"/>
        </w:rPr>
      </w:pPr>
    </w:p>
    <w:p w14:paraId="3BD98328">
      <w:pPr>
        <w:pStyle w:val="2"/>
        <w:rPr>
          <w:rFonts w:hint="eastAsia"/>
        </w:rPr>
      </w:pPr>
      <w:r>
        <w:rPr>
          <w:rFonts w:hint="eastAsia"/>
        </w:rPr>
        <w:t>### Article 8 — Capital social | 第8条 — 注册资本</w:t>
      </w:r>
    </w:p>
    <w:p w14:paraId="5FFF34B2">
      <w:pPr>
        <w:pStyle w:val="2"/>
        <w:rPr>
          <w:rFonts w:hint="eastAsia"/>
        </w:rPr>
      </w:pPr>
    </w:p>
    <w:p w14:paraId="5A0E300F">
      <w:pPr>
        <w:pStyle w:val="2"/>
        <w:rPr>
          <w:rFonts w:hint="eastAsia"/>
        </w:rPr>
      </w:pPr>
      <w:r>
        <w:rPr>
          <w:rFonts w:hint="eastAsia"/>
        </w:rPr>
        <w:t>Le capital social est fixé à 4 000 EUR (10 000 euros), représenté par 4 000 parts sociales sans désignation de valeur nominale. Le capital peut être augmenté ou réduit par décision de l'assemblée générale extraordinaire conformément au CSA.</w:t>
      </w:r>
    </w:p>
    <w:p w14:paraId="15A73F6A">
      <w:pPr>
        <w:pStyle w:val="2"/>
        <w:rPr>
          <w:rFonts w:hint="eastAsia"/>
        </w:rPr>
      </w:pPr>
    </w:p>
    <w:p w14:paraId="7248ECD5">
      <w:pPr>
        <w:pStyle w:val="2"/>
        <w:rPr>
          <w:rFonts w:hint="eastAsia"/>
        </w:rPr>
      </w:pPr>
      <w:r>
        <w:rPr>
          <w:rFonts w:hint="eastAsia"/>
        </w:rPr>
        <w:t>注册资本定为 4 000 欧元（10 000 欧元），由 4 000 股不标面值的股份构成。注册资本可依《公司与协会法典》（CSA）经特别股东大会决定增资或减资。</w:t>
      </w:r>
    </w:p>
    <w:p w14:paraId="572E14D3">
      <w:pPr>
        <w:pStyle w:val="2"/>
        <w:rPr>
          <w:rFonts w:hint="eastAsia"/>
        </w:rPr>
      </w:pPr>
    </w:p>
    <w:p w14:paraId="4EBCF02C">
      <w:pPr>
        <w:pStyle w:val="2"/>
        <w:rPr>
          <w:rFonts w:hint="eastAsia"/>
        </w:rPr>
      </w:pPr>
      <w:r>
        <w:rPr>
          <w:rFonts w:hint="eastAsia"/>
        </w:rPr>
        <w:t>### Article 9 — Parts sociales — Droits et obligations | 第9条 — 股份的权利与义务</w:t>
      </w:r>
    </w:p>
    <w:p w14:paraId="24E33002">
      <w:pPr>
        <w:pStyle w:val="2"/>
        <w:rPr>
          <w:rFonts w:hint="eastAsia"/>
        </w:rPr>
      </w:pPr>
    </w:p>
    <w:p w14:paraId="6C16EEBD">
      <w:pPr>
        <w:pStyle w:val="2"/>
        <w:rPr>
          <w:rFonts w:hint="eastAsia"/>
        </w:rPr>
      </w:pPr>
      <w:r>
        <w:rPr>
          <w:rFonts w:hint="eastAsia"/>
        </w:rPr>
        <w:t>Chaque part donne droit à une part proportionnelle dans l'actif social, les bénéfices et une voix dans les assemblées. Les parts sont indivisibles à l'égard de la société. Les copropriétaires indivis sont tenus de se faire représenter par un mandataire unique. En cas d'usufruit, le droit de vote appartient au nu-propriétaire pour toutes les décisions, sauf pour l'affectation des résultats où il appartient à l'usufruitier.</w:t>
      </w:r>
    </w:p>
    <w:p w14:paraId="54F8896E">
      <w:pPr>
        <w:pStyle w:val="2"/>
        <w:rPr>
          <w:rFonts w:hint="eastAsia"/>
        </w:rPr>
      </w:pPr>
    </w:p>
    <w:p w14:paraId="5B023511">
      <w:pPr>
        <w:pStyle w:val="2"/>
        <w:rPr>
          <w:rFonts w:hint="eastAsia"/>
        </w:rPr>
      </w:pPr>
      <w:r>
        <w:rPr>
          <w:rFonts w:hint="eastAsia"/>
        </w:rPr>
        <w:t>每股均享有按比例分配公司资产、利润及在股东大会上表决的权利。股份对公司不可分割。共有股东须委派一名共同代理人。存在用益权时，除利润分配事项由用益权人享有表决权外，其余一切事项的表决权归虚有权人（裸所有权人）。</w:t>
      </w:r>
    </w:p>
    <w:p w14:paraId="5D498E99">
      <w:pPr>
        <w:pStyle w:val="2"/>
        <w:rPr>
          <w:rFonts w:hint="eastAsia"/>
        </w:rPr>
      </w:pPr>
    </w:p>
    <w:p w14:paraId="3025A041">
      <w:pPr>
        <w:pStyle w:val="2"/>
        <w:rPr>
          <w:rFonts w:hint="eastAsia"/>
        </w:rPr>
      </w:pPr>
      <w:r>
        <w:rPr>
          <w:rFonts w:hint="eastAsia"/>
        </w:rPr>
        <w:t>---</w:t>
      </w:r>
    </w:p>
    <w:p w14:paraId="33E59D9B">
      <w:pPr>
        <w:pStyle w:val="2"/>
        <w:rPr>
          <w:rFonts w:hint="eastAsia"/>
        </w:rPr>
      </w:pPr>
    </w:p>
    <w:p w14:paraId="4E848533">
      <w:pPr>
        <w:pStyle w:val="2"/>
        <w:rPr>
          <w:rFonts w:hint="eastAsia"/>
        </w:rPr>
      </w:pPr>
      <w:r>
        <w:rPr>
          <w:rFonts w:hint="eastAsia"/>
        </w:rPr>
        <w:t>## TITRE III — CESSION ET TRANSMISSION DES PARTS | 第三编 — 股份的转让与移转</w:t>
      </w:r>
    </w:p>
    <w:p w14:paraId="0B160F42">
      <w:pPr>
        <w:pStyle w:val="2"/>
        <w:rPr>
          <w:rFonts w:hint="eastAsia"/>
        </w:rPr>
      </w:pPr>
    </w:p>
    <w:p w14:paraId="7ABBC763">
      <w:pPr>
        <w:pStyle w:val="2"/>
        <w:rPr>
          <w:rFonts w:hint="eastAsia"/>
        </w:rPr>
      </w:pPr>
      <w:r>
        <w:rPr>
          <w:rFonts w:hint="eastAsia"/>
        </w:rPr>
        <w:t>### Article 10 — Cession entre associés | 第10条 — 股东之间的转让</w:t>
      </w:r>
    </w:p>
    <w:p w14:paraId="52ED31D9">
      <w:pPr>
        <w:pStyle w:val="2"/>
        <w:rPr>
          <w:rFonts w:hint="eastAsia"/>
        </w:rPr>
      </w:pPr>
    </w:p>
    <w:p w14:paraId="0605145B">
      <w:pPr>
        <w:pStyle w:val="2"/>
        <w:rPr>
          <w:rFonts w:hint="eastAsia"/>
        </w:rPr>
      </w:pPr>
      <w:r>
        <w:rPr>
          <w:rFonts w:hint="eastAsia"/>
        </w:rPr>
        <w:t>Les parts sont librement cessibles entre associés, sous réserve des dispositions du Pacte d'Actionnaires.</w:t>
      </w:r>
    </w:p>
    <w:p w14:paraId="465D9826">
      <w:pPr>
        <w:pStyle w:val="2"/>
        <w:rPr>
          <w:rFonts w:hint="eastAsia"/>
        </w:rPr>
      </w:pPr>
    </w:p>
    <w:p w14:paraId="4ED50B15">
      <w:pPr>
        <w:pStyle w:val="2"/>
        <w:rPr>
          <w:rFonts w:hint="eastAsia"/>
        </w:rPr>
      </w:pPr>
      <w:r>
        <w:rPr>
          <w:rFonts w:hint="eastAsia"/>
        </w:rPr>
        <w:t>在不违反《股东协议》规定的前提下，股份可在股东之间自由转让。</w:t>
      </w:r>
    </w:p>
    <w:p w14:paraId="0FC272DC">
      <w:pPr>
        <w:pStyle w:val="2"/>
        <w:rPr>
          <w:rFonts w:hint="eastAsia"/>
        </w:rPr>
      </w:pPr>
    </w:p>
    <w:p w14:paraId="19D6DA5E">
      <w:pPr>
        <w:pStyle w:val="2"/>
        <w:rPr>
          <w:rFonts w:hint="eastAsia"/>
        </w:rPr>
      </w:pPr>
      <w:r>
        <w:rPr>
          <w:rFonts w:hint="eastAsia"/>
        </w:rPr>
        <w:t>### Article 11 — Cession à des tiers ou à un conjoint | 第11条 — 向第三方或配偶转让</w:t>
      </w:r>
    </w:p>
    <w:p w14:paraId="3E2EDB41">
      <w:pPr>
        <w:pStyle w:val="2"/>
        <w:rPr>
          <w:rFonts w:hint="eastAsia"/>
        </w:rPr>
      </w:pPr>
    </w:p>
    <w:p w14:paraId="54018C06">
      <w:pPr>
        <w:pStyle w:val="2"/>
        <w:rPr>
          <w:rFonts w:hint="eastAsia"/>
        </w:rPr>
      </w:pPr>
      <w:r>
        <w:rPr>
          <w:rFonts w:hint="eastAsia"/>
        </w:rPr>
        <w:t>Toute cession à un tiers, un conjoint, ascendant ou descendant d'un associé est soumise à agrément préalable de l'assemblée générale. La demande est notifiée par lettre recommandée indiquant l'identité du cessionnaire, le nombre de parts, le prix et les conditions.</w:t>
      </w:r>
    </w:p>
    <w:p w14:paraId="6E3EDEAE">
      <w:pPr>
        <w:pStyle w:val="2"/>
        <w:rPr>
          <w:rFonts w:hint="eastAsia"/>
        </w:rPr>
      </w:pPr>
    </w:p>
    <w:p w14:paraId="0BD60FE2">
      <w:pPr>
        <w:pStyle w:val="2"/>
        <w:rPr>
          <w:rFonts w:hint="eastAsia"/>
        </w:rPr>
      </w:pPr>
      <w:r>
        <w:rPr>
          <w:rFonts w:hint="eastAsia"/>
        </w:rPr>
        <w:t>向第三方、股东配偶、直系尊亲属或直系卑亲属的任何转让，均须事先经股东大会认可。申请以挂号信通知，载明受让人身份、股份数量、价格及条件。</w:t>
      </w:r>
    </w:p>
    <w:p w14:paraId="7B39950F">
      <w:pPr>
        <w:pStyle w:val="2"/>
        <w:rPr>
          <w:rFonts w:hint="eastAsia"/>
        </w:rPr>
      </w:pPr>
    </w:p>
    <w:p w14:paraId="75D572B0">
      <w:pPr>
        <w:pStyle w:val="2"/>
        <w:rPr>
          <w:rFonts w:hint="eastAsia"/>
        </w:rPr>
      </w:pPr>
      <w:r>
        <w:rPr>
          <w:rFonts w:hint="eastAsia"/>
        </w:rPr>
        <w:t>L'assemblée statue dans un délai de 30 jours. Décision à la majorité représentant au moins 75 % du capital. Le cédant ne prend pas part au vote. En cas de refus, les associés restants rachètent dans un délai de 3 mois, à défaut l'agrément est réputé accordé.</w:t>
      </w:r>
    </w:p>
    <w:p w14:paraId="788261B7">
      <w:pPr>
        <w:pStyle w:val="2"/>
        <w:rPr>
          <w:rFonts w:hint="eastAsia"/>
        </w:rPr>
      </w:pPr>
    </w:p>
    <w:p w14:paraId="3E76467F">
      <w:pPr>
        <w:pStyle w:val="2"/>
        <w:rPr>
          <w:rFonts w:hint="eastAsia"/>
        </w:rPr>
      </w:pPr>
      <w:r>
        <w:rPr>
          <w:rFonts w:hint="eastAsia"/>
        </w:rPr>
        <w:t>股东大会应在 30 日内作出决定，且须经代表至少 75% 资本的多数通过。转让人不参与表决。如被拒绝，其余股东应在 3 个月内受让；否则视为认可转让。</w:t>
      </w:r>
    </w:p>
    <w:p w14:paraId="4DCD1658">
      <w:pPr>
        <w:pStyle w:val="2"/>
        <w:rPr>
          <w:rFonts w:hint="eastAsia"/>
        </w:rPr>
      </w:pPr>
    </w:p>
    <w:p w14:paraId="72B44662">
      <w:pPr>
        <w:pStyle w:val="2"/>
        <w:rPr>
          <w:rFonts w:hint="eastAsia"/>
        </w:rPr>
      </w:pPr>
      <w:r>
        <w:rPr>
          <w:rFonts w:hint="eastAsia"/>
        </w:rPr>
        <w:t>### Article 12 — Décès, incapacité, divorce | 第12条 — 死亡、丧失能力、离婚</w:t>
      </w:r>
    </w:p>
    <w:p w14:paraId="01E52F21">
      <w:pPr>
        <w:pStyle w:val="2"/>
        <w:rPr>
          <w:rFonts w:hint="eastAsia"/>
        </w:rPr>
      </w:pPr>
    </w:p>
    <w:p w14:paraId="1681BB1A">
      <w:pPr>
        <w:pStyle w:val="2"/>
        <w:rPr>
          <w:rFonts w:hint="eastAsia"/>
        </w:rPr>
      </w:pPr>
      <w:r>
        <w:rPr>
          <w:rFonts w:hint="eastAsia"/>
        </w:rPr>
        <w:t>En cas de décès, la société continue avec les associés survivants et les héritiers, sous réserve d'agrément. En cas de refus, les héritiers conservent les droits pécuniaires mais sans droit de vote jusqu'au rachat conforme au Pacte d'actionnaires.</w:t>
      </w:r>
    </w:p>
    <w:p w14:paraId="62BC7D9A">
      <w:pPr>
        <w:pStyle w:val="2"/>
        <w:rPr>
          <w:rFonts w:hint="eastAsia"/>
        </w:rPr>
      </w:pPr>
    </w:p>
    <w:p w14:paraId="26C31693">
      <w:pPr>
        <w:pStyle w:val="2"/>
        <w:rPr>
          <w:rFonts w:hint="eastAsia"/>
        </w:rPr>
      </w:pPr>
      <w:r>
        <w:rPr>
          <w:rFonts w:hint="eastAsia"/>
        </w:rPr>
        <w:t>股东死亡时，公司在存续股东及继承人参与下继续经营，但继承人须经认可。如被拒绝，继承人在依《股东协议》受让前保留财产性权利，但不享有表决权。</w:t>
      </w:r>
    </w:p>
    <w:p w14:paraId="5C65204E">
      <w:pPr>
        <w:pStyle w:val="2"/>
        <w:rPr>
          <w:rFonts w:hint="eastAsia"/>
        </w:rPr>
      </w:pPr>
    </w:p>
    <w:p w14:paraId="31DB31AD">
      <w:pPr>
        <w:pStyle w:val="2"/>
        <w:rPr>
          <w:rFonts w:hint="eastAsia"/>
        </w:rPr>
      </w:pPr>
      <w:r>
        <w:rPr>
          <w:rFonts w:hint="eastAsia"/>
        </w:rPr>
        <w:t>En cas de divorce ou liquidation de régime matrimonial, les parts attribuées au conjoint sont soumises à agrément dans les mêmes conditions.</w:t>
      </w:r>
    </w:p>
    <w:p w14:paraId="6B3A971C">
      <w:pPr>
        <w:pStyle w:val="2"/>
        <w:rPr>
          <w:rFonts w:hint="eastAsia"/>
        </w:rPr>
      </w:pPr>
    </w:p>
    <w:p w14:paraId="0A9697C6">
      <w:pPr>
        <w:pStyle w:val="2"/>
        <w:rPr>
          <w:rFonts w:hint="eastAsia"/>
        </w:rPr>
      </w:pPr>
      <w:r>
        <w:rPr>
          <w:rFonts w:hint="eastAsia"/>
        </w:rPr>
        <w:t>离婚或夫妻财产制清算时，判归配偶的股份按相同条件须经认可。</w:t>
      </w:r>
    </w:p>
    <w:p w14:paraId="75566BEF">
      <w:pPr>
        <w:pStyle w:val="2"/>
        <w:rPr>
          <w:rFonts w:hint="eastAsia"/>
        </w:rPr>
      </w:pPr>
    </w:p>
    <w:p w14:paraId="4CA770E7">
      <w:pPr>
        <w:pStyle w:val="2"/>
        <w:rPr>
          <w:rFonts w:hint="eastAsia"/>
        </w:rPr>
      </w:pPr>
      <w:r>
        <w:rPr>
          <w:rFonts w:hint="eastAsia"/>
        </w:rPr>
        <w:t>### Article 13 — Opposabilité de la cession | 第13条 — 转让的对抗效力</w:t>
      </w:r>
    </w:p>
    <w:p w14:paraId="7B4F4A31">
      <w:pPr>
        <w:pStyle w:val="2"/>
        <w:rPr>
          <w:rFonts w:hint="eastAsia"/>
        </w:rPr>
      </w:pPr>
    </w:p>
    <w:p w14:paraId="2AFDBB2F">
      <w:pPr>
        <w:pStyle w:val="2"/>
        <w:rPr>
          <w:rFonts w:hint="eastAsia"/>
        </w:rPr>
      </w:pPr>
      <w:r>
        <w:rPr>
          <w:rFonts w:hint="eastAsia"/>
        </w:rPr>
        <w:t>La cession est opposable à la société après notification par lettre recommandée et inscription dans le registre des parts sociales tenu au siège social.</w:t>
      </w:r>
    </w:p>
    <w:p w14:paraId="04FFB322">
      <w:pPr>
        <w:pStyle w:val="2"/>
        <w:rPr>
          <w:rFonts w:hint="eastAsia"/>
        </w:rPr>
      </w:pPr>
    </w:p>
    <w:p w14:paraId="2BAFA64C">
      <w:pPr>
        <w:pStyle w:val="2"/>
        <w:rPr>
          <w:rFonts w:hint="eastAsia"/>
        </w:rPr>
      </w:pPr>
      <w:r>
        <w:rPr>
          <w:rFonts w:hint="eastAsia"/>
        </w:rPr>
        <w:t>转让经挂号信通知并登记于公司住所保存的股份登记簿后，方可对抗公司。</w:t>
      </w:r>
    </w:p>
    <w:p w14:paraId="7EB56574">
      <w:pPr>
        <w:pStyle w:val="2"/>
        <w:rPr>
          <w:rFonts w:hint="eastAsia"/>
        </w:rPr>
      </w:pPr>
    </w:p>
    <w:p w14:paraId="1478B3C8">
      <w:pPr>
        <w:pStyle w:val="2"/>
        <w:rPr>
          <w:rFonts w:hint="eastAsia"/>
        </w:rPr>
      </w:pPr>
      <w:r>
        <w:rPr>
          <w:rFonts w:hint="eastAsia"/>
        </w:rPr>
        <w:t>---</w:t>
      </w:r>
    </w:p>
    <w:p w14:paraId="5FF54FC8">
      <w:pPr>
        <w:pStyle w:val="2"/>
        <w:rPr>
          <w:rFonts w:hint="eastAsia"/>
        </w:rPr>
      </w:pPr>
    </w:p>
    <w:p w14:paraId="3183C3CC">
      <w:pPr>
        <w:pStyle w:val="2"/>
        <w:rPr>
          <w:rFonts w:hint="eastAsia"/>
        </w:rPr>
      </w:pPr>
      <w:r>
        <w:rPr>
          <w:rFonts w:hint="eastAsia"/>
        </w:rPr>
        <w:t>## TITRE IV — ADMINISTRATION | 第四编 — 管理</w:t>
      </w:r>
    </w:p>
    <w:p w14:paraId="1C22873B">
      <w:pPr>
        <w:pStyle w:val="2"/>
        <w:rPr>
          <w:rFonts w:hint="eastAsia"/>
        </w:rPr>
      </w:pPr>
    </w:p>
    <w:p w14:paraId="2298C86B">
      <w:pPr>
        <w:pStyle w:val="2"/>
        <w:rPr>
          <w:rFonts w:hint="eastAsia"/>
        </w:rPr>
      </w:pPr>
      <w:r>
        <w:rPr>
          <w:rFonts w:hint="eastAsia"/>
        </w:rPr>
        <w:t>### Article 14 — Conseil d'administration | 第14条 — 董事会</w:t>
      </w:r>
    </w:p>
    <w:p w14:paraId="0B8210BF">
      <w:pPr>
        <w:pStyle w:val="2"/>
        <w:rPr>
          <w:rFonts w:hint="eastAsia"/>
        </w:rPr>
      </w:pPr>
    </w:p>
    <w:p w14:paraId="20A974FA">
      <w:pPr>
        <w:pStyle w:val="2"/>
        <w:rPr>
          <w:rFonts w:hint="eastAsia"/>
        </w:rPr>
      </w:pPr>
      <w:r>
        <w:rPr>
          <w:rFonts w:hint="eastAsia"/>
        </w:rPr>
        <w:t>La société est administrée par un conseil d'administration d'un ou plusieurs administrateurs, nommés par l'assemblée générale. En cas de pluralité, ils constituent un collège élisant un président. Les parties peuvent remplacer le poste d'administrateur par un poste d'observateur.</w:t>
      </w:r>
    </w:p>
    <w:p w14:paraId="064E7172">
      <w:pPr>
        <w:pStyle w:val="2"/>
        <w:rPr>
          <w:rFonts w:hint="eastAsia"/>
        </w:rPr>
      </w:pPr>
    </w:p>
    <w:p w14:paraId="1FE38D64">
      <w:pPr>
        <w:pStyle w:val="2"/>
        <w:rPr>
          <w:rFonts w:hint="eastAsia"/>
        </w:rPr>
      </w:pPr>
      <w:r>
        <w:rPr>
          <w:rFonts w:hint="eastAsia"/>
        </w:rPr>
        <w:t>公司由一名或多名董事组成的董事会管理，董事由股东大会任命。有多名董事时，董事组成董事会并选举一名主席。各方可将董事席位替换为观察员席位。</w:t>
      </w:r>
    </w:p>
    <w:p w14:paraId="4FC8F1BF">
      <w:pPr>
        <w:pStyle w:val="2"/>
        <w:rPr>
          <w:rFonts w:hint="eastAsia"/>
        </w:rPr>
      </w:pPr>
    </w:p>
    <w:p w14:paraId="467D4385">
      <w:pPr>
        <w:pStyle w:val="2"/>
        <w:rPr>
          <w:rFonts w:hint="eastAsia"/>
        </w:rPr>
      </w:pPr>
      <w:r>
        <w:rPr>
          <w:rFonts w:hint="eastAsia"/>
        </w:rPr>
        <w:t>### Article 15 — Pouvoirs | 第15条 — 权限</w:t>
      </w:r>
    </w:p>
    <w:p w14:paraId="5A7F1150">
      <w:pPr>
        <w:pStyle w:val="2"/>
        <w:rPr>
          <w:rFonts w:hint="eastAsia"/>
        </w:rPr>
      </w:pPr>
    </w:p>
    <w:p w14:paraId="4625A01F">
      <w:pPr>
        <w:pStyle w:val="2"/>
        <w:rPr>
          <w:rFonts w:hint="eastAsia"/>
        </w:rPr>
      </w:pPr>
      <w:r>
        <w:rPr>
          <w:rFonts w:hint="eastAsia"/>
        </w:rPr>
        <w:t>Le conseil dispose de tous les pouvoirs nécessaires à la réalisation de l'objet social, sauf ceux réservés par la loi ou les statuts à l'assemblée générale. La société est engagée par les actes d'un administrateur agissant seul, même au-delà de l'objet social, sauf connaissance du dépassement par le tiers.</w:t>
      </w:r>
    </w:p>
    <w:p w14:paraId="7DA35BA6">
      <w:pPr>
        <w:pStyle w:val="2"/>
        <w:rPr>
          <w:rFonts w:hint="eastAsia"/>
        </w:rPr>
      </w:pPr>
    </w:p>
    <w:p w14:paraId="6C92DD7A">
      <w:pPr>
        <w:pStyle w:val="2"/>
        <w:rPr>
          <w:rFonts w:hint="eastAsia"/>
        </w:rPr>
      </w:pPr>
      <w:r>
        <w:rPr>
          <w:rFonts w:hint="eastAsia"/>
        </w:rPr>
        <w:t>董事会拥有实现公司宗旨所需的一切权限，但法律或章程保留给股东大会的权限除外。即使超出公司宗旨，公司亦受单独行事的董事所作行为的约束，除非第三方明知该等越权。</w:t>
      </w:r>
    </w:p>
    <w:p w14:paraId="2831ED2C">
      <w:pPr>
        <w:pStyle w:val="2"/>
        <w:rPr>
          <w:rFonts w:hint="eastAsia"/>
        </w:rPr>
      </w:pPr>
    </w:p>
    <w:p w14:paraId="4FF04F1F">
      <w:pPr>
        <w:pStyle w:val="2"/>
        <w:rPr>
          <w:rFonts w:hint="eastAsia"/>
        </w:rPr>
      </w:pPr>
      <w:r>
        <w:rPr>
          <w:rFonts w:hint="eastAsia"/>
        </w:rPr>
        <w:t>Pour des dépenses supérieures à 10 000 euros dans le cadre de la gestion journalière et d'investissement, la dépense doit être préalablement autorisée par la signature de 2 administrateurs. En fonction de l'évolution des opérations, ce plafond sera révisé.</w:t>
      </w:r>
    </w:p>
    <w:p w14:paraId="11757DD5">
      <w:pPr>
        <w:pStyle w:val="2"/>
        <w:rPr>
          <w:rFonts w:hint="eastAsia"/>
          <w:highlight w:val="yellow"/>
        </w:rPr>
      </w:pPr>
    </w:p>
    <w:p w14:paraId="76202E6C">
      <w:pPr>
        <w:pStyle w:val="2"/>
        <w:rPr>
          <w:ins w:id="0" w:author="祺" w:date="2026-09-22T17:55:49Z"/>
          <w:rFonts w:hint="eastAsia"/>
          <w:highlight w:val="yellow"/>
        </w:rPr>
      </w:pPr>
      <w:r>
        <w:rPr>
          <w:rFonts w:hint="eastAsia"/>
          <w:highlight w:val="yellow"/>
        </w:rPr>
        <w:t>在日常管理及投资中，超过 10 000 欧元的支出须事先经 2 名董事签字批准</w:t>
      </w:r>
      <w:ins w:id="1" w:author="李y" w:date="2026-09-21T16:46:21Z">
        <w:r>
          <w:rPr>
            <w:rFonts w:hint="eastAsia"/>
            <w:highlight w:val="yellow"/>
            <w:lang w:eastAsia="zh-CN"/>
          </w:rPr>
          <w:t>，</w:t>
        </w:r>
      </w:ins>
      <w:ins w:id="2" w:author="李y" w:date="2026-09-21T16:46:22Z">
        <w:r>
          <w:rPr>
            <w:rFonts w:hint="eastAsia"/>
            <w:highlight w:val="yellow"/>
            <w:lang w:val="en-US" w:eastAsia="zh-CN"/>
          </w:rPr>
          <w:t>超过</w:t>
        </w:r>
      </w:ins>
      <w:ins w:id="3" w:author="李y" w:date="2026-09-22T21:49:10Z">
        <w:r>
          <w:rPr>
            <w:rFonts w:hint="eastAsia"/>
            <w:highlight w:val="yellow"/>
            <w:lang w:val="en-US" w:eastAsia="zh-CN"/>
          </w:rPr>
          <w:t>3</w:t>
        </w:r>
      </w:ins>
      <w:ins w:id="4" w:author="李y" w:date="2026-09-21T16:46:22Z">
        <w:r>
          <w:rPr>
            <w:rFonts w:hint="eastAsia"/>
            <w:highlight w:val="yellow"/>
            <w:lang w:val="en-US" w:eastAsia="zh-CN"/>
          </w:rPr>
          <w:t>0 000欧元需董事会批准</w:t>
        </w:r>
      </w:ins>
      <w:r>
        <w:rPr>
          <w:rFonts w:hint="eastAsia"/>
          <w:highlight w:val="yellow"/>
        </w:rPr>
        <w:t>。该限额将依经营发展情况予以调整。</w:t>
      </w:r>
    </w:p>
    <w:p w14:paraId="6A9BAC0A">
      <w:pPr>
        <w:pStyle w:val="2"/>
        <w:rPr>
          <w:ins w:id="5" w:author="李y" w:date="2026-09-21T16:44:52Z"/>
          <w:rFonts w:hint="eastAsia"/>
          <w:highlight w:val="yellow"/>
        </w:rPr>
      </w:pPr>
      <w:ins w:id="6" w:author="祺" w:date="2026-09-22T17:55:53Z">
        <w:r>
          <w:rPr>
            <w:rFonts w:hint="eastAsia"/>
            <w:highlight w:val="yellow"/>
          </w:rPr>
          <w:t xml:space="preserve">In routine management and investment, expenditures exceeding EUR 10,000 shall be subject to prior approval by the signatures of 2 directors, and expenditures exceeding EUR </w:t>
        </w:r>
      </w:ins>
      <w:ins w:id="7" w:author="李y" w:date="2026-09-22T21:49:16Z">
        <w:r>
          <w:rPr>
            <w:rFonts w:hint="eastAsia"/>
            <w:highlight w:val="yellow"/>
            <w:lang w:val="en-US" w:eastAsia="zh-CN"/>
          </w:rPr>
          <w:t>3</w:t>
        </w:r>
      </w:ins>
      <w:ins w:id="8" w:author="祺" w:date="2026-09-22T17:55:53Z">
        <w:del w:id="9" w:author="李y" w:date="2026-09-22T21:49:15Z">
          <w:bookmarkStart w:id="0" w:name="_GoBack"/>
          <w:bookmarkEnd w:id="0"/>
          <w:r>
            <w:rPr>
              <w:rFonts w:hint="eastAsia"/>
              <w:highlight w:val="yellow"/>
            </w:rPr>
            <w:delText>1</w:delText>
          </w:r>
        </w:del>
      </w:ins>
      <w:ins w:id="10" w:author="祺" w:date="2026-09-22T17:55:53Z">
        <w:del w:id="11" w:author="李y" w:date="2026-09-22T21:49:14Z">
          <w:r>
            <w:rPr>
              <w:rFonts w:hint="eastAsia"/>
              <w:highlight w:val="yellow"/>
            </w:rPr>
            <w:delText>0</w:delText>
          </w:r>
        </w:del>
      </w:ins>
      <w:ins w:id="12" w:author="祺" w:date="2026-09-22T17:55:53Z">
        <w:r>
          <w:rPr>
            <w:rFonts w:hint="eastAsia"/>
            <w:highlight w:val="yellow"/>
          </w:rPr>
          <w:t>0,000 shall be subject to approval by the board of directors. Such thresholds shall be adjusted in light of business development.</w:t>
        </w:r>
      </w:ins>
    </w:p>
    <w:p w14:paraId="111430EB">
      <w:pPr>
        <w:pStyle w:val="2"/>
        <w:rPr>
          <w:ins w:id="13" w:author="李y" w:date="2026-09-21T16:44:53Z"/>
          <w:rFonts w:hint="eastAsia"/>
          <w:highlight w:val="yellow"/>
        </w:rPr>
      </w:pPr>
    </w:p>
    <w:p w14:paraId="0CF0893C">
      <w:pPr>
        <w:pStyle w:val="2"/>
        <w:rPr>
          <w:del w:id="14" w:author="李y" w:date="2026-09-21T16:46:18Z"/>
          <w:rFonts w:hint="default" w:eastAsiaTheme="minorEastAsia"/>
          <w:highlight w:val="yellow"/>
          <w:lang w:val="en-US" w:eastAsia="zh-CN"/>
        </w:rPr>
      </w:pPr>
    </w:p>
    <w:p w14:paraId="1B5663DA">
      <w:pPr>
        <w:pStyle w:val="2"/>
        <w:rPr>
          <w:rFonts w:hint="eastAsia"/>
        </w:rPr>
      </w:pPr>
    </w:p>
    <w:p w14:paraId="2AFA538F">
      <w:pPr>
        <w:pStyle w:val="2"/>
        <w:rPr>
          <w:rFonts w:hint="eastAsia"/>
        </w:rPr>
      </w:pPr>
      <w:r>
        <w:rPr>
          <w:rFonts w:hint="eastAsia"/>
        </w:rPr>
        <w:t>### Article 16 — Gestion journalière | 第16条 — 日常管理</w:t>
      </w:r>
    </w:p>
    <w:p w14:paraId="04BC86B3">
      <w:pPr>
        <w:pStyle w:val="2"/>
        <w:rPr>
          <w:rFonts w:hint="eastAsia"/>
        </w:rPr>
      </w:pPr>
    </w:p>
    <w:p w14:paraId="5DC081C9">
      <w:pPr>
        <w:pStyle w:val="2"/>
        <w:rPr>
          <w:rFonts w:hint="eastAsia"/>
        </w:rPr>
      </w:pPr>
      <w:r>
        <w:rPr>
          <w:rFonts w:hint="eastAsia"/>
        </w:rPr>
        <w:t>Le conseil peut déléguer la gestion journalière à un ou plusieurs administrateurs ou mandataires.</w:t>
      </w:r>
    </w:p>
    <w:p w14:paraId="5FC6E980">
      <w:pPr>
        <w:pStyle w:val="2"/>
        <w:rPr>
          <w:rFonts w:hint="eastAsia"/>
        </w:rPr>
      </w:pPr>
    </w:p>
    <w:p w14:paraId="56C28891">
      <w:pPr>
        <w:pStyle w:val="2"/>
        <w:rPr>
          <w:rFonts w:hint="eastAsia"/>
        </w:rPr>
      </w:pPr>
      <w:r>
        <w:rPr>
          <w:rFonts w:hint="eastAsia"/>
        </w:rPr>
        <w:t>董事会可将日常管理委托给一名或多名董事或受托人。</w:t>
      </w:r>
    </w:p>
    <w:p w14:paraId="29CE778B">
      <w:pPr>
        <w:pStyle w:val="2"/>
        <w:rPr>
          <w:rFonts w:hint="eastAsia"/>
        </w:rPr>
      </w:pPr>
    </w:p>
    <w:p w14:paraId="60D999AB">
      <w:pPr>
        <w:pStyle w:val="2"/>
        <w:rPr>
          <w:rFonts w:hint="eastAsia"/>
        </w:rPr>
      </w:pPr>
      <w:r>
        <w:rPr>
          <w:rFonts w:hint="eastAsia"/>
        </w:rPr>
        <w:t>### Article 17 — Rémunération | 第17条 — 报酬</w:t>
      </w:r>
    </w:p>
    <w:p w14:paraId="242FDC53">
      <w:pPr>
        <w:pStyle w:val="2"/>
        <w:rPr>
          <w:rFonts w:hint="eastAsia"/>
        </w:rPr>
      </w:pPr>
    </w:p>
    <w:p w14:paraId="08C4D3DC">
      <w:pPr>
        <w:pStyle w:val="2"/>
        <w:rPr>
          <w:rFonts w:hint="eastAsia"/>
        </w:rPr>
      </w:pPr>
      <w:r>
        <w:rPr>
          <w:rFonts w:hint="eastAsia"/>
        </w:rPr>
        <w:t>La rémunération des administrateurs est fixée par l'assemblée générale.</w:t>
      </w:r>
    </w:p>
    <w:p w14:paraId="0A7591E7">
      <w:pPr>
        <w:pStyle w:val="2"/>
        <w:rPr>
          <w:rFonts w:hint="eastAsia"/>
        </w:rPr>
      </w:pPr>
    </w:p>
    <w:p w14:paraId="40A55D4C">
      <w:pPr>
        <w:pStyle w:val="2"/>
        <w:rPr>
          <w:rFonts w:hint="eastAsia"/>
        </w:rPr>
      </w:pPr>
      <w:r>
        <w:rPr>
          <w:rFonts w:hint="eastAsia"/>
        </w:rPr>
        <w:t>董事报酬由股东大会确定。</w:t>
      </w:r>
    </w:p>
    <w:p w14:paraId="42D32806">
      <w:pPr>
        <w:pStyle w:val="2"/>
        <w:rPr>
          <w:rFonts w:hint="eastAsia"/>
        </w:rPr>
      </w:pPr>
    </w:p>
    <w:p w14:paraId="65F66A94">
      <w:pPr>
        <w:pStyle w:val="2"/>
        <w:rPr>
          <w:rFonts w:hint="eastAsia"/>
        </w:rPr>
      </w:pPr>
      <w:r>
        <w:rPr>
          <w:rFonts w:hint="eastAsia"/>
        </w:rPr>
        <w:t>### Article 18 — Conventions réglementées | 第18条 — 关联交易（受监管协议）</w:t>
      </w:r>
    </w:p>
    <w:p w14:paraId="18C26C3E">
      <w:pPr>
        <w:pStyle w:val="2"/>
        <w:rPr>
          <w:rFonts w:hint="eastAsia"/>
        </w:rPr>
      </w:pPr>
    </w:p>
    <w:p w14:paraId="0F76BB7D">
      <w:pPr>
        <w:pStyle w:val="2"/>
        <w:rPr>
          <w:rFonts w:hint="eastAsia"/>
        </w:rPr>
      </w:pPr>
      <w:r>
        <w:rPr>
          <w:rFonts w:hint="eastAsia"/>
        </w:rPr>
        <w:t>Toute convention entre la société et un administrateur ayant un intérêt direct ou indirect est soumise à autorisation préalable du conseil, l'administrateur concerné ne prenant pas part au vote. Ces conventions sont portées à la connaissance de l'assemblée générale dans le rapport de gestion.</w:t>
      </w:r>
    </w:p>
    <w:p w14:paraId="542A6CD7">
      <w:pPr>
        <w:pStyle w:val="2"/>
        <w:rPr>
          <w:rFonts w:hint="eastAsia"/>
        </w:rPr>
      </w:pPr>
    </w:p>
    <w:p w14:paraId="30020C5D">
      <w:pPr>
        <w:pStyle w:val="2"/>
        <w:rPr>
          <w:rFonts w:hint="eastAsia"/>
        </w:rPr>
      </w:pPr>
      <w:r>
        <w:rPr>
          <w:rFonts w:hint="eastAsia"/>
        </w:rPr>
        <w:t>公司与存在直接或间接利益的董事之间订立的任何协议，均须事先经董事会批准，相关董事不参与表决。该等协议应在管理报告中向股东大会披露。</w:t>
      </w:r>
    </w:p>
    <w:p w14:paraId="1EAAFB86">
      <w:pPr>
        <w:pStyle w:val="2"/>
        <w:rPr>
          <w:rFonts w:hint="eastAsia"/>
        </w:rPr>
      </w:pPr>
    </w:p>
    <w:p w14:paraId="45480773">
      <w:pPr>
        <w:pStyle w:val="2"/>
        <w:rPr>
          <w:rFonts w:hint="eastAsia"/>
        </w:rPr>
      </w:pPr>
      <w:r>
        <w:rPr>
          <w:rFonts w:hint="eastAsia"/>
        </w:rPr>
        <w:t>---</w:t>
      </w:r>
    </w:p>
    <w:p w14:paraId="557C30AA">
      <w:pPr>
        <w:pStyle w:val="2"/>
        <w:rPr>
          <w:rFonts w:hint="eastAsia"/>
        </w:rPr>
      </w:pPr>
    </w:p>
    <w:p w14:paraId="65719514">
      <w:pPr>
        <w:pStyle w:val="2"/>
        <w:rPr>
          <w:rFonts w:hint="eastAsia"/>
        </w:rPr>
      </w:pPr>
      <w:r>
        <w:rPr>
          <w:rFonts w:hint="eastAsia"/>
        </w:rPr>
        <w:t>## TITRE V — CONTRÔLE | 第五编 — 审计</w:t>
      </w:r>
    </w:p>
    <w:p w14:paraId="781B60D0">
      <w:pPr>
        <w:pStyle w:val="2"/>
        <w:rPr>
          <w:rFonts w:hint="eastAsia"/>
        </w:rPr>
      </w:pPr>
    </w:p>
    <w:p w14:paraId="5C08C801">
      <w:pPr>
        <w:pStyle w:val="2"/>
        <w:rPr>
          <w:rFonts w:hint="eastAsia"/>
        </w:rPr>
      </w:pPr>
      <w:r>
        <w:rPr>
          <w:rFonts w:hint="eastAsia"/>
        </w:rPr>
        <w:t>### Article 19 — Réviseur d'entreprises | 第19条 — 企业审计师</w:t>
      </w:r>
    </w:p>
    <w:p w14:paraId="50908E2C">
      <w:pPr>
        <w:pStyle w:val="2"/>
        <w:rPr>
          <w:rFonts w:hint="eastAsia"/>
        </w:rPr>
      </w:pPr>
    </w:p>
    <w:p w14:paraId="474F29EF">
      <w:pPr>
        <w:pStyle w:val="2"/>
        <w:rPr>
          <w:rFonts w:hint="eastAsia"/>
        </w:rPr>
      </w:pPr>
      <w:r>
        <w:rPr>
          <w:rFonts w:hint="eastAsia"/>
        </w:rPr>
        <w:t>La société peut nommer un réviseur d'entreprises conformément au CSA. La nomination est obligatoire dès lors que les seuils légaux sont dépassés. Mandat de 3 ans renouvelable.</w:t>
      </w:r>
    </w:p>
    <w:p w14:paraId="6BDE022D">
      <w:pPr>
        <w:pStyle w:val="2"/>
        <w:rPr>
          <w:rFonts w:hint="eastAsia"/>
        </w:rPr>
      </w:pPr>
    </w:p>
    <w:p w14:paraId="60D41A57">
      <w:pPr>
        <w:pStyle w:val="2"/>
        <w:rPr>
          <w:rFonts w:hint="eastAsia"/>
        </w:rPr>
      </w:pPr>
      <w:r>
        <w:rPr>
          <w:rFonts w:hint="eastAsia"/>
        </w:rPr>
        <w:t>公司可依《公司与协会法典》（CSA）任命企业审计师。一旦超过法定门槛，即须强制任命。任期 3 年，可连任。</w:t>
      </w:r>
    </w:p>
    <w:p w14:paraId="39CB70E5">
      <w:pPr>
        <w:pStyle w:val="2"/>
        <w:rPr>
          <w:rFonts w:hint="eastAsia"/>
        </w:rPr>
      </w:pPr>
    </w:p>
    <w:p w14:paraId="79AD7470">
      <w:pPr>
        <w:pStyle w:val="2"/>
        <w:rPr>
          <w:rFonts w:hint="eastAsia"/>
        </w:rPr>
      </w:pPr>
      <w:r>
        <w:rPr>
          <w:rFonts w:hint="eastAsia"/>
        </w:rPr>
        <w:t>---</w:t>
      </w:r>
    </w:p>
    <w:p w14:paraId="0D7A65D5">
      <w:pPr>
        <w:pStyle w:val="2"/>
        <w:rPr>
          <w:rFonts w:hint="eastAsia"/>
        </w:rPr>
      </w:pPr>
    </w:p>
    <w:p w14:paraId="051B6BD3">
      <w:pPr>
        <w:pStyle w:val="2"/>
        <w:rPr>
          <w:rFonts w:hint="eastAsia"/>
        </w:rPr>
      </w:pPr>
      <w:r>
        <w:rPr>
          <w:rFonts w:hint="eastAsia"/>
        </w:rPr>
        <w:t>## TITRE VI — ASSEMBLÉES GÉNÉRALES | 第六编 — 股东大会</w:t>
      </w:r>
    </w:p>
    <w:p w14:paraId="606F1F2A">
      <w:pPr>
        <w:pStyle w:val="2"/>
        <w:rPr>
          <w:rFonts w:hint="eastAsia"/>
        </w:rPr>
      </w:pPr>
    </w:p>
    <w:p w14:paraId="0F86D1FB">
      <w:pPr>
        <w:pStyle w:val="2"/>
        <w:rPr>
          <w:rFonts w:hint="eastAsia"/>
        </w:rPr>
      </w:pPr>
      <w:r>
        <w:rPr>
          <w:rFonts w:hint="eastAsia"/>
        </w:rPr>
        <w:t>### Article 20 — Assemblée générale ordinaire | 第20条 — 普通股东大会</w:t>
      </w:r>
    </w:p>
    <w:p w14:paraId="7549A9B2">
      <w:pPr>
        <w:pStyle w:val="2"/>
        <w:rPr>
          <w:rFonts w:hint="eastAsia"/>
        </w:rPr>
      </w:pPr>
    </w:p>
    <w:p w14:paraId="4B4BEBE7">
      <w:pPr>
        <w:pStyle w:val="2"/>
        <w:rPr>
          <w:rFonts w:hint="eastAsia"/>
        </w:rPr>
      </w:pPr>
      <w:r>
        <w:rPr>
          <w:rFonts w:hint="eastAsia"/>
        </w:rPr>
        <w:t>Réunion annuelle dans les 6 mois suivant la clôture de l'exercice. Convocation 15 jours avant. Chaque associé peut se faire représenter. Décisions à la majorité simple.</w:t>
      </w:r>
    </w:p>
    <w:p w14:paraId="44335348">
      <w:pPr>
        <w:pStyle w:val="2"/>
        <w:rPr>
          <w:rFonts w:hint="eastAsia"/>
        </w:rPr>
      </w:pPr>
    </w:p>
    <w:p w14:paraId="5E91A545">
      <w:pPr>
        <w:pStyle w:val="2"/>
        <w:rPr>
          <w:rFonts w:hint="eastAsia"/>
        </w:rPr>
      </w:pPr>
      <w:r>
        <w:rPr>
          <w:rFonts w:hint="eastAsia"/>
        </w:rPr>
        <w:t>每年在会计年度结束后 6 个月内召开一次。提前 15 天通知。每名股东均可委托他人代表出席。决议以简单多数通过。</w:t>
      </w:r>
    </w:p>
    <w:p w14:paraId="4C5F7117">
      <w:pPr>
        <w:pStyle w:val="2"/>
        <w:rPr>
          <w:rFonts w:hint="eastAsia"/>
        </w:rPr>
      </w:pPr>
    </w:p>
    <w:p w14:paraId="4E29A545">
      <w:pPr>
        <w:pStyle w:val="2"/>
        <w:rPr>
          <w:rFonts w:hint="eastAsia"/>
        </w:rPr>
      </w:pPr>
      <w:r>
        <w:rPr>
          <w:rFonts w:hint="eastAsia"/>
        </w:rPr>
        <w:t>### Article 21 — Assemblée générale extraordinaire | 第21条 — 特别股东大会</w:t>
      </w:r>
    </w:p>
    <w:p w14:paraId="54C0E0D2">
      <w:pPr>
        <w:pStyle w:val="2"/>
        <w:rPr>
          <w:rFonts w:hint="eastAsia"/>
        </w:rPr>
      </w:pPr>
    </w:p>
    <w:p w14:paraId="4DD59BC2">
      <w:pPr>
        <w:pStyle w:val="2"/>
        <w:rPr>
          <w:rFonts w:hint="eastAsia"/>
        </w:rPr>
      </w:pPr>
      <w:r>
        <w:rPr>
          <w:rFonts w:hint="eastAsia"/>
        </w:rPr>
        <w:t>Statue sur les modifications des statuts, du capital, la dissolution. Quorum de présence : 50 % du capital. Décisions à la majorité des 3/4, sauf décisions énumérées au Pacte (unanimité).</w:t>
      </w:r>
    </w:p>
    <w:p w14:paraId="5103B76E">
      <w:pPr>
        <w:pStyle w:val="2"/>
        <w:rPr>
          <w:rFonts w:hint="eastAsia"/>
        </w:rPr>
      </w:pPr>
    </w:p>
    <w:p w14:paraId="02A5A85A">
      <w:pPr>
        <w:pStyle w:val="2"/>
        <w:rPr>
          <w:rFonts w:hint="eastAsia"/>
        </w:rPr>
      </w:pPr>
      <w:r>
        <w:rPr>
          <w:rFonts w:hint="eastAsia"/>
        </w:rPr>
        <w:t>就章程修改、资本变更及解散作出决议。出席法定人数：资本的 50%。决议须经 3/4 多数通过，但《股东协议》所列须一致同意的决议除外。</w:t>
      </w:r>
    </w:p>
    <w:p w14:paraId="3B407D07">
      <w:pPr>
        <w:pStyle w:val="2"/>
        <w:rPr>
          <w:rFonts w:hint="eastAsia"/>
        </w:rPr>
      </w:pPr>
    </w:p>
    <w:p w14:paraId="5841AD94">
      <w:pPr>
        <w:pStyle w:val="2"/>
        <w:rPr>
          <w:rFonts w:hint="eastAsia"/>
        </w:rPr>
      </w:pPr>
      <w:r>
        <w:rPr>
          <w:rFonts w:hint="eastAsia"/>
        </w:rPr>
        <w:t>### Article 22 — Procès-verbaux | 第22条 — 会议记录</w:t>
      </w:r>
    </w:p>
    <w:p w14:paraId="1C8B77F3">
      <w:pPr>
        <w:pStyle w:val="2"/>
        <w:rPr>
          <w:rFonts w:hint="eastAsia"/>
        </w:rPr>
      </w:pPr>
    </w:p>
    <w:p w14:paraId="0606FF02">
      <w:pPr>
        <w:pStyle w:val="2"/>
        <w:rPr>
          <w:rFonts w:hint="eastAsia"/>
        </w:rPr>
      </w:pPr>
      <w:r>
        <w:rPr>
          <w:rFonts w:hint="eastAsia"/>
        </w:rPr>
        <w:t>Signés par le président et un associé, conservés au siège social dans un registre des assemblées.</w:t>
      </w:r>
    </w:p>
    <w:p w14:paraId="235CDB0B">
      <w:pPr>
        <w:pStyle w:val="2"/>
        <w:rPr>
          <w:rFonts w:hint="eastAsia"/>
        </w:rPr>
      </w:pPr>
    </w:p>
    <w:p w14:paraId="03E81011">
      <w:pPr>
        <w:pStyle w:val="2"/>
        <w:rPr>
          <w:rFonts w:hint="eastAsia"/>
        </w:rPr>
      </w:pPr>
      <w:r>
        <w:rPr>
          <w:rFonts w:hint="eastAsia"/>
        </w:rPr>
        <w:t>会议记录由主席及一名股东签署，保存于公司住所的股东大会登记簿中。</w:t>
      </w:r>
    </w:p>
    <w:p w14:paraId="1EC8A7CC">
      <w:pPr>
        <w:pStyle w:val="2"/>
        <w:rPr>
          <w:rFonts w:hint="eastAsia"/>
        </w:rPr>
      </w:pPr>
    </w:p>
    <w:p w14:paraId="0F1EA345">
      <w:pPr>
        <w:pStyle w:val="2"/>
        <w:rPr>
          <w:rFonts w:hint="eastAsia"/>
        </w:rPr>
      </w:pPr>
      <w:r>
        <w:rPr>
          <w:rFonts w:hint="eastAsia"/>
        </w:rPr>
        <w:t>---</w:t>
      </w:r>
    </w:p>
    <w:p w14:paraId="2B5A9E1A">
      <w:pPr>
        <w:pStyle w:val="2"/>
        <w:rPr>
          <w:rFonts w:hint="eastAsia"/>
        </w:rPr>
      </w:pPr>
    </w:p>
    <w:p w14:paraId="2EB0FED7">
      <w:pPr>
        <w:pStyle w:val="2"/>
        <w:rPr>
          <w:rFonts w:hint="eastAsia"/>
        </w:rPr>
      </w:pPr>
      <w:r>
        <w:rPr>
          <w:rFonts w:hint="eastAsia"/>
        </w:rPr>
        <w:t>## TITRE VII — EXERCICE, COMPTES, AFFECTATION | 第七编 — 会计年度、账目与利润分配</w:t>
      </w:r>
    </w:p>
    <w:p w14:paraId="0274AED2">
      <w:pPr>
        <w:pStyle w:val="2"/>
        <w:rPr>
          <w:rFonts w:hint="eastAsia"/>
        </w:rPr>
      </w:pPr>
    </w:p>
    <w:p w14:paraId="70CF4ACF">
      <w:pPr>
        <w:pStyle w:val="2"/>
        <w:rPr>
          <w:rFonts w:hint="eastAsia"/>
        </w:rPr>
      </w:pPr>
      <w:r>
        <w:rPr>
          <w:rFonts w:hint="eastAsia"/>
        </w:rPr>
        <w:t>### Article 23 — Exercice social | 第23条 — 会计年度</w:t>
      </w:r>
    </w:p>
    <w:p w14:paraId="2D27A61C">
      <w:pPr>
        <w:pStyle w:val="2"/>
        <w:rPr>
          <w:rFonts w:hint="eastAsia"/>
        </w:rPr>
      </w:pPr>
    </w:p>
    <w:p w14:paraId="498D5CC8">
      <w:pPr>
        <w:pStyle w:val="2"/>
        <w:rPr>
          <w:rFonts w:hint="eastAsia"/>
        </w:rPr>
      </w:pPr>
      <w:r>
        <w:rPr>
          <w:rFonts w:hint="eastAsia"/>
        </w:rPr>
        <w:t>Du 1er janvier au 31 décembre. Premier exercice : constitution au 31/12 de l'année suivante. (On peut aussi établir une date de fin au premier trimestre.)</w:t>
      </w:r>
    </w:p>
    <w:p w14:paraId="72B3CFF6">
      <w:pPr>
        <w:pStyle w:val="2"/>
        <w:rPr>
          <w:rFonts w:hint="eastAsia"/>
        </w:rPr>
      </w:pPr>
    </w:p>
    <w:p w14:paraId="501D18EC">
      <w:pPr>
        <w:pStyle w:val="2"/>
        <w:rPr>
          <w:rFonts w:hint="eastAsia"/>
        </w:rPr>
      </w:pPr>
      <w:r>
        <w:rPr>
          <w:rFonts w:hint="eastAsia"/>
        </w:rPr>
        <w:t>会计年度自 1 月 1 日至 12 月 31 日。首个会计年度：自公司设立至次年 12 月 31 日。（亦可设定第一季度末为截止日期。）</w:t>
      </w:r>
    </w:p>
    <w:p w14:paraId="7046D165">
      <w:pPr>
        <w:pStyle w:val="2"/>
        <w:rPr>
          <w:rFonts w:hint="eastAsia"/>
        </w:rPr>
      </w:pPr>
    </w:p>
    <w:p w14:paraId="56B2C8F1">
      <w:pPr>
        <w:pStyle w:val="2"/>
        <w:rPr>
          <w:rFonts w:hint="eastAsia"/>
        </w:rPr>
      </w:pPr>
      <w:r>
        <w:rPr>
          <w:rFonts w:hint="eastAsia"/>
        </w:rPr>
        <w:t>### Article 24 — Comptes annuels | 第24条 — 年度账目</w:t>
      </w:r>
    </w:p>
    <w:p w14:paraId="2B3D54C9">
      <w:pPr>
        <w:pStyle w:val="2"/>
        <w:rPr>
          <w:rFonts w:hint="eastAsia"/>
        </w:rPr>
      </w:pPr>
    </w:p>
    <w:p w14:paraId="3B14690B">
      <w:pPr>
        <w:pStyle w:val="2"/>
        <w:rPr>
          <w:rFonts w:hint="eastAsia"/>
        </w:rPr>
      </w:pPr>
      <w:r>
        <w:rPr>
          <w:rFonts w:hint="eastAsia"/>
        </w:rPr>
        <w:t>Le conseil d'administration établit l'inventaire, les comptes annuels et le rapport de gestion conformément au CSA. Adressés aux associés avec la convocation.</w:t>
      </w:r>
    </w:p>
    <w:p w14:paraId="4A40DDA5">
      <w:pPr>
        <w:pStyle w:val="2"/>
        <w:rPr>
          <w:rFonts w:hint="eastAsia"/>
        </w:rPr>
      </w:pPr>
    </w:p>
    <w:p w14:paraId="5768485D">
      <w:pPr>
        <w:pStyle w:val="2"/>
        <w:rPr>
          <w:rFonts w:hint="eastAsia"/>
        </w:rPr>
      </w:pPr>
      <w:r>
        <w:rPr>
          <w:rFonts w:hint="eastAsia"/>
        </w:rPr>
        <w:t>董事会依《公司与协会法典》（CSA）编制财产清册、年度账目及管理报告，并与会议通知一并送达股东。</w:t>
      </w:r>
    </w:p>
    <w:p w14:paraId="60BF06F3">
      <w:pPr>
        <w:pStyle w:val="2"/>
        <w:rPr>
          <w:rFonts w:hint="eastAsia"/>
        </w:rPr>
      </w:pPr>
    </w:p>
    <w:p w14:paraId="501F7B2E">
      <w:pPr>
        <w:pStyle w:val="2"/>
        <w:rPr>
          <w:rFonts w:hint="eastAsia"/>
        </w:rPr>
      </w:pPr>
      <w:r>
        <w:rPr>
          <w:rFonts w:hint="eastAsia"/>
        </w:rPr>
        <w:t>### Article 25 — Affectation des résultats | 第25条 — 利润分配</w:t>
      </w:r>
    </w:p>
    <w:p w14:paraId="79F652E5">
      <w:pPr>
        <w:pStyle w:val="2"/>
        <w:rPr>
          <w:rFonts w:hint="eastAsia"/>
        </w:rPr>
      </w:pPr>
    </w:p>
    <w:p w14:paraId="5725B8A8">
      <w:pPr>
        <w:pStyle w:val="2"/>
        <w:rPr>
          <w:rFonts w:hint="eastAsia"/>
        </w:rPr>
      </w:pPr>
      <w:r>
        <w:rPr>
          <w:rFonts w:hint="eastAsia"/>
        </w:rPr>
        <w:t>Prélèvement : 5 % du bénéfice net en réserve légale jusqu'à 10 % du capital social. Le solde est affecté par l'assemblée sur proposition du conseil. Aucune distribution si l'actif net devient inférieur au capital augmenté des réserves indisponibles.</w:t>
      </w:r>
    </w:p>
    <w:p w14:paraId="367BC2A8">
      <w:pPr>
        <w:pStyle w:val="2"/>
        <w:rPr>
          <w:rFonts w:hint="eastAsia"/>
        </w:rPr>
      </w:pPr>
    </w:p>
    <w:p w14:paraId="38951794">
      <w:pPr>
        <w:pStyle w:val="2"/>
        <w:rPr>
          <w:rFonts w:hint="eastAsia"/>
        </w:rPr>
      </w:pPr>
      <w:r>
        <w:rPr>
          <w:rFonts w:hint="eastAsia"/>
        </w:rPr>
        <w:t>提取：将净利润的 5% 提取为法定公积金，直至达到注册资本的 10%。余额由股东大会依董事会提议分配。如净资产低于注册资本加不可分配公积金的总额，不得进行任何分配。</w:t>
      </w:r>
    </w:p>
    <w:p w14:paraId="7C19D096">
      <w:pPr>
        <w:pStyle w:val="2"/>
        <w:rPr>
          <w:rFonts w:hint="eastAsia"/>
        </w:rPr>
      </w:pPr>
    </w:p>
    <w:p w14:paraId="1D5B7FC5">
      <w:pPr>
        <w:pStyle w:val="2"/>
        <w:rPr>
          <w:rFonts w:hint="eastAsia"/>
        </w:rPr>
      </w:pPr>
      <w:r>
        <w:rPr>
          <w:rFonts w:hint="eastAsia"/>
        </w:rPr>
        <w:t>---</w:t>
      </w:r>
    </w:p>
    <w:p w14:paraId="22C922A0">
      <w:pPr>
        <w:pStyle w:val="2"/>
        <w:rPr>
          <w:rFonts w:hint="eastAsia"/>
        </w:rPr>
      </w:pPr>
    </w:p>
    <w:p w14:paraId="17CA6674">
      <w:pPr>
        <w:pStyle w:val="2"/>
        <w:rPr>
          <w:rFonts w:hint="eastAsia"/>
        </w:rPr>
      </w:pPr>
      <w:r>
        <w:rPr>
          <w:rFonts w:hint="eastAsia"/>
        </w:rPr>
        <w:t>## TITRE VIII — DISSOLUTION ET LIQUIDATION | 第八编 — 解散与清算</w:t>
      </w:r>
    </w:p>
    <w:p w14:paraId="0E50FE19">
      <w:pPr>
        <w:pStyle w:val="2"/>
        <w:rPr>
          <w:rFonts w:hint="eastAsia"/>
        </w:rPr>
      </w:pPr>
    </w:p>
    <w:p w14:paraId="4377F1DA">
      <w:pPr>
        <w:pStyle w:val="2"/>
        <w:rPr>
          <w:rFonts w:hint="eastAsia"/>
        </w:rPr>
      </w:pPr>
      <w:r>
        <w:rPr>
          <w:rFonts w:hint="eastAsia"/>
        </w:rPr>
        <w:t>### Article 26 — Dissolution | 第26条 — 解散</w:t>
      </w:r>
    </w:p>
    <w:p w14:paraId="233C601D">
      <w:pPr>
        <w:pStyle w:val="2"/>
        <w:rPr>
          <w:rFonts w:hint="eastAsia"/>
        </w:rPr>
      </w:pPr>
    </w:p>
    <w:p w14:paraId="53AD6306">
      <w:pPr>
        <w:pStyle w:val="2"/>
        <w:rPr>
          <w:rFonts w:hint="eastAsia"/>
        </w:rPr>
      </w:pPr>
      <w:r>
        <w:rPr>
          <w:rFonts w:hint="eastAsia"/>
        </w:rPr>
        <w:t>Prononcée par l'assemblée générale extraordinaire. Liquidateur(s) désigné(s), pouvoirs et rémunération fixés.</w:t>
      </w:r>
    </w:p>
    <w:p w14:paraId="64295281">
      <w:pPr>
        <w:pStyle w:val="2"/>
        <w:rPr>
          <w:rFonts w:hint="eastAsia"/>
        </w:rPr>
      </w:pPr>
    </w:p>
    <w:p w14:paraId="4582187C">
      <w:pPr>
        <w:pStyle w:val="2"/>
        <w:rPr>
          <w:rFonts w:hint="eastAsia"/>
        </w:rPr>
      </w:pPr>
      <w:r>
        <w:rPr>
          <w:rFonts w:hint="eastAsia"/>
        </w:rPr>
        <w:t>解散由特别股东大会决定。指定清算人，并确定其权限与报酬。</w:t>
      </w:r>
    </w:p>
    <w:p w14:paraId="597C8D97">
      <w:pPr>
        <w:pStyle w:val="2"/>
        <w:rPr>
          <w:rFonts w:hint="eastAsia"/>
        </w:rPr>
      </w:pPr>
    </w:p>
    <w:p w14:paraId="7B8C1CC8">
      <w:pPr>
        <w:pStyle w:val="2"/>
        <w:rPr>
          <w:rFonts w:hint="eastAsia"/>
        </w:rPr>
      </w:pPr>
      <w:r>
        <w:rPr>
          <w:rFonts w:hint="eastAsia"/>
        </w:rPr>
        <w:t>### Article 27 — Liquidation | 第27条 — 清算</w:t>
      </w:r>
    </w:p>
    <w:p w14:paraId="17CE0A66">
      <w:pPr>
        <w:pStyle w:val="2"/>
        <w:rPr>
          <w:rFonts w:hint="eastAsia"/>
        </w:rPr>
      </w:pPr>
    </w:p>
    <w:p w14:paraId="358008FF">
      <w:pPr>
        <w:pStyle w:val="2"/>
        <w:rPr>
          <w:rFonts w:hint="eastAsia"/>
        </w:rPr>
      </w:pPr>
      <w:r>
        <w:rPr>
          <w:rFonts w:hint="eastAsia"/>
        </w:rPr>
        <w:t>Après apurement des dettes, l'actif net est réparti proportionnellement aux parts.</w:t>
      </w:r>
    </w:p>
    <w:p w14:paraId="0DD04C1B">
      <w:pPr>
        <w:pStyle w:val="2"/>
        <w:rPr>
          <w:rFonts w:hint="eastAsia"/>
        </w:rPr>
      </w:pPr>
    </w:p>
    <w:p w14:paraId="2FE0B829">
      <w:pPr>
        <w:pStyle w:val="2"/>
        <w:rPr>
          <w:rFonts w:hint="eastAsia"/>
        </w:rPr>
      </w:pPr>
      <w:r>
        <w:rPr>
          <w:rFonts w:hint="eastAsia"/>
        </w:rPr>
        <w:t>清偿债务后，净资产按股份比例分配。</w:t>
      </w:r>
    </w:p>
    <w:p w14:paraId="527BCCD9">
      <w:pPr>
        <w:pStyle w:val="2"/>
        <w:rPr>
          <w:rFonts w:hint="eastAsia"/>
        </w:rPr>
      </w:pPr>
    </w:p>
    <w:p w14:paraId="370CF1D9">
      <w:pPr>
        <w:pStyle w:val="2"/>
        <w:rPr>
          <w:rFonts w:hint="eastAsia"/>
        </w:rPr>
      </w:pPr>
      <w:r>
        <w:rPr>
          <w:rFonts w:hint="eastAsia"/>
        </w:rPr>
        <w:t>---</w:t>
      </w:r>
    </w:p>
    <w:p w14:paraId="2CE03DEA">
      <w:pPr>
        <w:pStyle w:val="2"/>
        <w:rPr>
          <w:rFonts w:hint="eastAsia"/>
        </w:rPr>
      </w:pPr>
    </w:p>
    <w:p w14:paraId="5883B645">
      <w:pPr>
        <w:pStyle w:val="2"/>
        <w:rPr>
          <w:rFonts w:hint="eastAsia"/>
        </w:rPr>
      </w:pPr>
      <w:r>
        <w:rPr>
          <w:rFonts w:hint="eastAsia"/>
        </w:rPr>
        <w:t>## TITRE IX — CONTESTATIONS | 第九编 — 争议</w:t>
      </w:r>
    </w:p>
    <w:p w14:paraId="7D77538F">
      <w:pPr>
        <w:pStyle w:val="2"/>
        <w:rPr>
          <w:rFonts w:hint="eastAsia"/>
        </w:rPr>
      </w:pPr>
    </w:p>
    <w:p w14:paraId="60CCA4DD">
      <w:pPr>
        <w:pStyle w:val="2"/>
        <w:rPr>
          <w:rFonts w:hint="eastAsia"/>
        </w:rPr>
      </w:pPr>
      <w:r>
        <w:rPr>
          <w:rFonts w:hint="eastAsia"/>
        </w:rPr>
        <w:t>### Article 28 — Règlement des contestations | 第28条 — 争议解决</w:t>
      </w:r>
    </w:p>
    <w:p w14:paraId="25B24AF1">
      <w:pPr>
        <w:pStyle w:val="2"/>
        <w:rPr>
          <w:rFonts w:hint="eastAsia"/>
        </w:rPr>
      </w:pPr>
    </w:p>
    <w:p w14:paraId="6E84132F">
      <w:pPr>
        <w:pStyle w:val="2"/>
        <w:rPr>
          <w:rFonts w:hint="eastAsia"/>
        </w:rPr>
      </w:pPr>
      <w:r>
        <w:rPr>
          <w:rFonts w:hint="eastAsia"/>
        </w:rPr>
        <w:t>Tout différend est soumis à la procédure de résolution du Pacte d'Actionnaires. À défaut, compétence exclusive des tribunaux de l'entreprise belges.</w:t>
      </w:r>
    </w:p>
    <w:p w14:paraId="27FD1471">
      <w:pPr>
        <w:pStyle w:val="2"/>
        <w:rPr>
          <w:rFonts w:hint="eastAsia"/>
        </w:rPr>
      </w:pPr>
    </w:p>
    <w:p w14:paraId="7DA496C6">
      <w:pPr>
        <w:pStyle w:val="2"/>
        <w:rPr>
          <w:rFonts w:hint="eastAsia"/>
        </w:rPr>
      </w:pPr>
      <w:r>
        <w:rPr>
          <w:rFonts w:hint="eastAsia"/>
        </w:rPr>
        <w:t>任何争议均提交《股东协议》规定的解决程序。如未能解决，由比利时企业法院专属管辖。</w:t>
      </w:r>
    </w:p>
    <w:p w14:paraId="4FF1C7A0">
      <w:pPr>
        <w:pStyle w:val="2"/>
        <w:rPr>
          <w:rFonts w:hint="eastAsia"/>
        </w:rPr>
      </w:pPr>
    </w:p>
    <w:p w14:paraId="0B6F7584">
      <w:pPr>
        <w:pStyle w:val="2"/>
        <w:rPr>
          <w:rFonts w:hint="eastAsia"/>
        </w:rPr>
      </w:pPr>
      <w:r>
        <w:rPr>
          <w:rFonts w:hint="eastAsia"/>
        </w:rPr>
        <w:t>---</w:t>
      </w:r>
    </w:p>
    <w:p w14:paraId="32CAD1C6">
      <w:pPr>
        <w:pStyle w:val="2"/>
        <w:rPr>
          <w:rFonts w:hint="eastAsia"/>
        </w:rPr>
      </w:pPr>
    </w:p>
    <w:p w14:paraId="0B71898D">
      <w:pPr>
        <w:pStyle w:val="2"/>
        <w:rPr>
          <w:rFonts w:hint="eastAsia"/>
        </w:rPr>
      </w:pPr>
      <w:r>
        <w:rPr>
          <w:rFonts w:hint="eastAsia"/>
        </w:rPr>
        <w:t>## TITRE X — ENGAGEMENTS PRÉALABLES, IMMATRICULATION | 第十编 — 预先承诺与注册登记</w:t>
      </w:r>
    </w:p>
    <w:p w14:paraId="0DBA5EE4">
      <w:pPr>
        <w:pStyle w:val="2"/>
        <w:rPr>
          <w:rFonts w:hint="eastAsia"/>
        </w:rPr>
      </w:pPr>
    </w:p>
    <w:p w14:paraId="5857BF4C">
      <w:pPr>
        <w:pStyle w:val="2"/>
        <w:rPr>
          <w:rFonts w:hint="eastAsia"/>
        </w:rPr>
      </w:pPr>
      <w:r>
        <w:rPr>
          <w:rFonts w:hint="eastAsia"/>
        </w:rPr>
        <w:t>### Article 29 — Engagements préalables | 第29条 — 预先承诺</w:t>
      </w:r>
    </w:p>
    <w:p w14:paraId="6AA39BAF">
      <w:pPr>
        <w:pStyle w:val="2"/>
        <w:rPr>
          <w:rFonts w:hint="eastAsia"/>
        </w:rPr>
      </w:pPr>
    </w:p>
    <w:p w14:paraId="2DE98CAA">
      <w:pPr>
        <w:pStyle w:val="2"/>
        <w:rPr>
          <w:rFonts w:hint="eastAsia"/>
        </w:rPr>
      </w:pPr>
      <w:r>
        <w:rPr>
          <w:rFonts w:hint="eastAsia"/>
        </w:rPr>
        <w:t>Les actes accomplis pour le compte de la société en formation sont énumérés dans un état annexe. L'immatriculation emportera reprise de plein droit de ces actes. Mandat est donné à [NOM] pour conclure les actes nécessaires avant immatriculation.</w:t>
      </w:r>
    </w:p>
    <w:p w14:paraId="32150B11">
      <w:pPr>
        <w:pStyle w:val="2"/>
        <w:rPr>
          <w:rFonts w:hint="eastAsia"/>
        </w:rPr>
      </w:pPr>
    </w:p>
    <w:p w14:paraId="7D8E2B4E">
      <w:pPr>
        <w:pStyle w:val="2"/>
        <w:rPr>
          <w:rFonts w:hint="eastAsia"/>
        </w:rPr>
      </w:pPr>
      <w:r>
        <w:rPr>
          <w:rFonts w:hint="eastAsia"/>
        </w:rPr>
        <w:t>以设立中公司名义实施的行为在附表中列明。公司注册登记后当然承继该等行为。授权 [姓名] 在注册登记前签署必要文书。</w:t>
      </w:r>
    </w:p>
    <w:p w14:paraId="633F912A">
      <w:pPr>
        <w:pStyle w:val="2"/>
        <w:rPr>
          <w:rFonts w:hint="eastAsia"/>
        </w:rPr>
      </w:pPr>
    </w:p>
    <w:p w14:paraId="15021FF3">
      <w:pPr>
        <w:pStyle w:val="2"/>
        <w:rPr>
          <w:rFonts w:hint="eastAsia"/>
        </w:rPr>
      </w:pPr>
      <w:r>
        <w:rPr>
          <w:rFonts w:hint="eastAsia"/>
        </w:rPr>
        <w:t>### Article 30 — Immatriculation et publicité | 第30条 — 注册登记与公示</w:t>
      </w:r>
    </w:p>
    <w:p w14:paraId="6ADE8510">
      <w:pPr>
        <w:pStyle w:val="2"/>
        <w:rPr>
          <w:rFonts w:hint="eastAsia"/>
        </w:rPr>
      </w:pPr>
    </w:p>
    <w:p w14:paraId="2453C173">
      <w:pPr>
        <w:pStyle w:val="2"/>
        <w:rPr>
          <w:rFonts w:hint="eastAsia"/>
        </w:rPr>
      </w:pPr>
      <w:r>
        <w:rPr>
          <w:rFonts w:hint="eastAsia"/>
        </w:rPr>
        <w:t>La personnalité morale n'est acquise qu'à l'immatriculation à la BCE. Les soussignés déposent les documents requis au greffe du Tribunal de l'Entreprise. Le conseil d'administration est chargé des formalités de publicité au Moniteur belge.</w:t>
      </w:r>
    </w:p>
    <w:p w14:paraId="7A044FDB">
      <w:pPr>
        <w:pStyle w:val="2"/>
        <w:rPr>
          <w:rFonts w:hint="eastAsia"/>
        </w:rPr>
      </w:pPr>
    </w:p>
    <w:p w14:paraId="36548223">
      <w:pPr>
        <w:pStyle w:val="2"/>
        <w:rPr>
          <w:rFonts w:hint="eastAsia"/>
        </w:rPr>
      </w:pPr>
      <w:r>
        <w:rPr>
          <w:rFonts w:hint="eastAsia"/>
        </w:rPr>
        <w:t>公司仅经比利时企业数据库（BCE）注册登记后方取得法人资格。签署人向企业法院书记处提交所需文件。董事会负责在《比利时官方公报》办理公示手续。</w:t>
      </w:r>
    </w:p>
    <w:p w14:paraId="4DAD7B0A">
      <w:pPr>
        <w:pStyle w:val="2"/>
        <w:rPr>
          <w:rFonts w:hint="eastAsia"/>
        </w:rPr>
      </w:pPr>
    </w:p>
    <w:p w14:paraId="4BF4C223">
      <w:pPr>
        <w:pStyle w:val="2"/>
        <w:rPr>
          <w:rFonts w:hint="eastAsia"/>
        </w:rPr>
      </w:pPr>
      <w:r>
        <w:rPr>
          <w:rFonts w:hint="eastAsia"/>
        </w:rPr>
        <w:t>### Article 31 — Frais de constitution | 第31条 — 设立费用</w:t>
      </w:r>
    </w:p>
    <w:p w14:paraId="3284C4DA">
      <w:pPr>
        <w:pStyle w:val="2"/>
        <w:rPr>
          <w:rFonts w:hint="eastAsia"/>
        </w:rPr>
      </w:pPr>
    </w:p>
    <w:p w14:paraId="08DB92F0">
      <w:pPr>
        <w:pStyle w:val="2"/>
        <w:rPr>
          <w:rFonts w:hint="eastAsia"/>
        </w:rPr>
      </w:pPr>
      <w:r>
        <w:rPr>
          <w:rFonts w:hint="eastAsia"/>
        </w:rPr>
        <w:t>Les frais, droits et honoraires incombent à la société et sont amortis sur 5 ans maximum.</w:t>
      </w:r>
    </w:p>
    <w:p w14:paraId="49681920">
      <w:pPr>
        <w:pStyle w:val="2"/>
        <w:rPr>
          <w:rFonts w:hint="eastAsia"/>
        </w:rPr>
      </w:pPr>
    </w:p>
    <w:p w14:paraId="529A7A97">
      <w:pPr>
        <w:pStyle w:val="2"/>
        <w:rPr>
          <w:rFonts w:hint="eastAsia"/>
        </w:rPr>
      </w:pPr>
      <w:r>
        <w:rPr>
          <w:rFonts w:hint="eastAsia"/>
        </w:rPr>
        <w:t>设立费用、规费及报酬由公司承担，最长分 5 年摊销。</w:t>
      </w:r>
    </w:p>
    <w:p w14:paraId="5A2B9CDB">
      <w:pPr>
        <w:pStyle w:val="2"/>
        <w:rPr>
          <w:rFonts w:hint="eastAsia"/>
        </w:rPr>
      </w:pPr>
    </w:p>
    <w:p w14:paraId="54AB3D40">
      <w:pPr>
        <w:pStyle w:val="2"/>
        <w:rPr>
          <w:rFonts w:hint="eastAsia"/>
        </w:rPr>
      </w:pPr>
      <w:r>
        <w:rPr>
          <w:rFonts w:hint="eastAsia"/>
        </w:rPr>
        <w:t>---</w:t>
      </w:r>
    </w:p>
    <w:p w14:paraId="42EB6608">
      <w:pPr>
        <w:pStyle w:val="2"/>
        <w:rPr>
          <w:rFonts w:hint="eastAsia"/>
        </w:rPr>
      </w:pPr>
    </w:p>
    <w:p w14:paraId="3BD3BD7C">
      <w:pPr>
        <w:pStyle w:val="2"/>
        <w:rPr>
          <w:rFonts w:hint="eastAsia"/>
        </w:rPr>
      </w:pPr>
      <w:r>
        <w:rPr>
          <w:rFonts w:hint="eastAsia"/>
        </w:rPr>
        <w:t>## TITRE XI — DISPOSITIONS FINALES | 第十一编 — 最终条款</w:t>
      </w:r>
    </w:p>
    <w:p w14:paraId="088AA134">
      <w:pPr>
        <w:pStyle w:val="2"/>
        <w:rPr>
          <w:rFonts w:hint="eastAsia"/>
        </w:rPr>
      </w:pPr>
    </w:p>
    <w:p w14:paraId="0E74B17D">
      <w:pPr>
        <w:pStyle w:val="2"/>
        <w:rPr>
          <w:rFonts w:hint="eastAsia"/>
        </w:rPr>
      </w:pPr>
      <w:r>
        <w:rPr>
          <w:rFonts w:hint="eastAsia"/>
        </w:rPr>
        <w:t>### Article 32 — Droit applicable | 第32条 — 适用法律</w:t>
      </w:r>
    </w:p>
    <w:p w14:paraId="7B2051F8">
      <w:pPr>
        <w:pStyle w:val="2"/>
        <w:rPr>
          <w:rFonts w:hint="eastAsia"/>
        </w:rPr>
      </w:pPr>
    </w:p>
    <w:p w14:paraId="2CE8B40D">
      <w:pPr>
        <w:pStyle w:val="2"/>
        <w:rPr>
          <w:rFonts w:hint="eastAsia"/>
        </w:rPr>
      </w:pPr>
      <w:r>
        <w:rPr>
          <w:rFonts w:hint="eastAsia"/>
        </w:rPr>
        <w:t>Les statuts sont régis par le droit belge (CSA). En cas de contradiction avec le Pacte d'Actionnaires, celui-ci prévaut entre les associés.</w:t>
      </w:r>
    </w:p>
    <w:p w14:paraId="4D15611D">
      <w:pPr>
        <w:pStyle w:val="2"/>
        <w:rPr>
          <w:rFonts w:hint="eastAsia"/>
        </w:rPr>
      </w:pPr>
    </w:p>
    <w:p w14:paraId="2F9764EB">
      <w:pPr>
        <w:pStyle w:val="2"/>
        <w:rPr>
          <w:rFonts w:hint="eastAsia"/>
        </w:rPr>
      </w:pPr>
      <w:r>
        <w:rPr>
          <w:rFonts w:hint="eastAsia"/>
        </w:rPr>
        <w:t>本章程受比利时法律（CSA）管辖。如与《股东协议》相抵触，在股东之间以《股东协议》为准。</w:t>
      </w:r>
    </w:p>
    <w:p w14:paraId="72FC07D6">
      <w:pPr>
        <w:pStyle w:val="2"/>
        <w:rPr>
          <w:rFonts w:hint="eastAsia"/>
        </w:rPr>
      </w:pPr>
    </w:p>
    <w:p w14:paraId="3BABEDE7">
      <w:pPr>
        <w:pStyle w:val="2"/>
        <w:rPr>
          <w:rFonts w:hint="eastAsia"/>
        </w:rPr>
      </w:pPr>
      <w:r>
        <w:rPr>
          <w:rFonts w:hint="eastAsia"/>
        </w:rPr>
        <w:t>### Article 33 — Dispositions transitoires | 第33条 — 过渡条款</w:t>
      </w:r>
    </w:p>
    <w:p w14:paraId="6CA27A0D">
      <w:pPr>
        <w:pStyle w:val="2"/>
        <w:rPr>
          <w:rFonts w:hint="eastAsia"/>
        </w:rPr>
      </w:pPr>
    </w:p>
    <w:p w14:paraId="1A0537FF">
      <w:pPr>
        <w:pStyle w:val="2"/>
        <w:rPr>
          <w:rFonts w:hint="eastAsia"/>
        </w:rPr>
      </w:pPr>
      <w:r>
        <w:rPr>
          <w:rFonts w:hint="eastAsia"/>
        </w:rPr>
        <w:t>Premiers administrateurs : [1. NOM, Prénom, domicilié à…] [2. NOM, Prénom, domicilié à…] [3. NOM, Prénom, domicilié à…] [4. NOM, Prénom, domicilié à…]</w:t>
      </w:r>
    </w:p>
    <w:p w14:paraId="40573E41">
      <w:pPr>
        <w:pStyle w:val="2"/>
        <w:rPr>
          <w:rFonts w:hint="eastAsia"/>
        </w:rPr>
      </w:pPr>
    </w:p>
    <w:p w14:paraId="2DF41077">
      <w:pPr>
        <w:pStyle w:val="2"/>
        <w:rPr>
          <w:rFonts w:hint="eastAsia"/>
        </w:rPr>
      </w:pPr>
      <w:r>
        <w:rPr>
          <w:rFonts w:hint="eastAsia"/>
        </w:rPr>
        <w:t>首届董事：[1. 姓名，住址…] [2. 姓名，住址…] [3. 姓名，住址…] [4. 姓名，住址…]</w:t>
      </w:r>
    </w:p>
    <w:p w14:paraId="121C4353">
      <w:pPr>
        <w:pStyle w:val="2"/>
        <w:rPr>
          <w:rFonts w:hint="eastAsia"/>
        </w:rPr>
      </w:pPr>
    </w:p>
    <w:p w14:paraId="399FE116">
      <w:pPr>
        <w:pStyle w:val="2"/>
        <w:rPr>
          <w:rFonts w:hint="eastAsia"/>
        </w:rPr>
      </w:pPr>
      <w:r>
        <w:rPr>
          <w:rFonts w:hint="eastAsia"/>
        </w:rPr>
        <w:t>---</w:t>
      </w:r>
    </w:p>
    <w:p w14:paraId="54FE561A">
      <w:pPr>
        <w:pStyle w:val="2"/>
        <w:rPr>
          <w:rFonts w:hint="eastAsia"/>
        </w:rPr>
      </w:pPr>
    </w:p>
    <w:p w14:paraId="0087D729">
      <w:pPr>
        <w:pStyle w:val="2"/>
        <w:rPr>
          <w:rFonts w:hint="eastAsia"/>
        </w:rPr>
      </w:pPr>
      <w:r>
        <w:rPr>
          <w:rFonts w:hint="eastAsia"/>
        </w:rPr>
        <w:t>## SIGNATURES | 签署</w:t>
      </w:r>
    </w:p>
    <w:p w14:paraId="63661655">
      <w:pPr>
        <w:pStyle w:val="2"/>
        <w:rPr>
          <w:rFonts w:hint="eastAsia"/>
        </w:rPr>
      </w:pPr>
    </w:p>
    <w:p w14:paraId="30241805">
      <w:pPr>
        <w:pStyle w:val="2"/>
        <w:rPr>
          <w:rFonts w:hint="eastAsia"/>
        </w:rPr>
      </w:pPr>
      <w:r>
        <w:rPr>
          <w:rFonts w:hint="eastAsia"/>
        </w:rPr>
        <w:t>Fait en quatre exemplaires. Mention « Lu et approuvé » précédant chaque signature.</w:t>
      </w:r>
    </w:p>
    <w:p w14:paraId="7CEF2179">
      <w:pPr>
        <w:pStyle w:val="2"/>
        <w:rPr>
          <w:rFonts w:hint="eastAsia"/>
        </w:rPr>
      </w:pPr>
    </w:p>
    <w:p w14:paraId="7DC66208">
      <w:pPr>
        <w:pStyle w:val="2"/>
        <w:rPr>
          <w:rFonts w:hint="eastAsia"/>
        </w:rPr>
      </w:pPr>
      <w:r>
        <w:rPr>
          <w:rFonts w:hint="eastAsia"/>
        </w:rPr>
        <w:t>一式四份。每处签名前均须注明 "已阅并同意"。</w:t>
      </w:r>
    </w:p>
    <w:p w14:paraId="5BADA8CD">
      <w:pPr>
        <w:pStyle w:val="2"/>
        <w:rPr>
          <w:rFonts w:hint="eastAsia"/>
        </w:rPr>
      </w:pPr>
    </w:p>
    <w:p w14:paraId="2AD3F3A2">
      <w:pPr>
        <w:pStyle w:val="2"/>
        <w:rPr>
          <w:rFonts w:hint="eastAsia"/>
        </w:rPr>
      </w:pPr>
      <w:r>
        <w:rPr>
          <w:rFonts w:hint="eastAsia"/>
        </w:rPr>
        <w:t>| Fondateur | Signature |</w:t>
      </w:r>
    </w:p>
    <w:p w14:paraId="78AF15CC">
      <w:pPr>
        <w:pStyle w:val="2"/>
        <w:rPr>
          <w:rFonts w:hint="eastAsia"/>
        </w:rPr>
      </w:pPr>
      <w:r>
        <w:rPr>
          <w:rFonts w:hint="eastAsia"/>
        </w:rPr>
        <w:t>|---|---|</w:t>
      </w:r>
    </w:p>
    <w:p w14:paraId="5905F12C">
      <w:pPr>
        <w:pStyle w:val="2"/>
        <w:rPr>
          <w:rFonts w:hint="eastAsia"/>
        </w:rPr>
      </w:pPr>
      <w:r>
        <w:rPr>
          <w:rFonts w:hint="eastAsia"/>
        </w:rPr>
        <w:t>| Alain BOSSELOIR | |</w:t>
      </w:r>
    </w:p>
    <w:p w14:paraId="254B745C">
      <w:pPr>
        <w:pStyle w:val="2"/>
        <w:rPr>
          <w:rFonts w:hint="eastAsia"/>
        </w:rPr>
      </w:pPr>
      <w:r>
        <w:rPr>
          <w:rFonts w:hint="eastAsia"/>
        </w:rPr>
        <w:t>| Jean-Claude HAVAUX | |</w:t>
      </w:r>
    </w:p>
    <w:p w14:paraId="7A698B2A">
      <w:pPr>
        <w:pStyle w:val="2"/>
        <w:rPr>
          <w:rFonts w:hint="eastAsia"/>
        </w:rPr>
      </w:pPr>
      <w:r>
        <w:rPr>
          <w:rFonts w:hint="eastAsia"/>
        </w:rPr>
        <w:t>| Peiwen QI | |</w:t>
      </w:r>
    </w:p>
    <w:p w14:paraId="236317C1">
      <w:pPr>
        <w:pStyle w:val="2"/>
        <w:rPr>
          <w:rFonts w:hint="eastAsia"/>
        </w:rPr>
      </w:pPr>
      <w:r>
        <w:rPr>
          <w:rFonts w:hint="eastAsia"/>
        </w:rPr>
        <w:t>| Jacques NOURY | |</w:t>
      </w:r>
    </w:p>
    <w:p w14:paraId="39738934">
      <w:pPr>
        <w:pStyle w:val="2"/>
        <w:rPr>
          <w:rFonts w:hint="eastAsia"/>
        </w:rPr>
      </w:pPr>
      <w:r>
        <w:rPr>
          <w:rFonts w:hint="eastAsia"/>
        </w:rPr>
        <w:t>| Diaho | |</w:t>
      </w:r>
    </w:p>
    <w:p w14:paraId="79553A7A">
      <w:pPr>
        <w:pStyle w:val="2"/>
        <w:rPr>
          <w:rFonts w:hint="eastAsia"/>
        </w:rPr>
      </w:pPr>
    </w:p>
    <w:p w14:paraId="729D2C16">
      <w:pPr>
        <w:pStyle w:val="2"/>
        <w:rPr>
          <w:rFonts w:hint="eastAsia"/>
        </w:rPr>
      </w:pPr>
      <w:r>
        <w:rPr>
          <w:rFonts w:hint="eastAsia"/>
        </w:rPr>
        <w:t>| 发起人 | 签名 |</w:t>
      </w:r>
    </w:p>
    <w:p w14:paraId="5A2D6D08">
      <w:pPr>
        <w:pStyle w:val="2"/>
        <w:rPr>
          <w:rFonts w:hint="eastAsia"/>
        </w:rPr>
      </w:pPr>
      <w:r>
        <w:rPr>
          <w:rFonts w:hint="eastAsia"/>
        </w:rPr>
        <w:t>|---|---|</w:t>
      </w:r>
    </w:p>
    <w:p w14:paraId="6525B3B0">
      <w:pPr>
        <w:pStyle w:val="2"/>
        <w:rPr>
          <w:rFonts w:hint="eastAsia"/>
        </w:rPr>
      </w:pPr>
      <w:r>
        <w:rPr>
          <w:rFonts w:hint="eastAsia"/>
        </w:rPr>
        <w:t>| Alain BOSSELOIR | |</w:t>
      </w:r>
    </w:p>
    <w:p w14:paraId="4862620D">
      <w:pPr>
        <w:pStyle w:val="2"/>
        <w:rPr>
          <w:rFonts w:hint="eastAsia"/>
        </w:rPr>
      </w:pPr>
      <w:r>
        <w:rPr>
          <w:rFonts w:hint="eastAsia"/>
        </w:rPr>
        <w:t>| Jean-Claude HAVAUX | |</w:t>
      </w:r>
    </w:p>
    <w:p w14:paraId="747387D5">
      <w:pPr>
        <w:pStyle w:val="2"/>
        <w:rPr>
          <w:rFonts w:hint="eastAsia"/>
        </w:rPr>
      </w:pPr>
      <w:r>
        <w:rPr>
          <w:rFonts w:hint="eastAsia"/>
        </w:rPr>
        <w:t>| Peiwen QI | |</w:t>
      </w:r>
    </w:p>
    <w:p w14:paraId="2DC7DB42">
      <w:pPr>
        <w:pStyle w:val="2"/>
        <w:rPr>
          <w:rFonts w:hint="eastAsia"/>
        </w:rPr>
      </w:pPr>
      <w:r>
        <w:rPr>
          <w:rFonts w:hint="eastAsia"/>
        </w:rPr>
        <w:t>| Jacques NOURY | |</w:t>
      </w:r>
    </w:p>
    <w:p w14:paraId="3E01AD7A">
      <w:pPr>
        <w:pStyle w:val="2"/>
        <w:rPr>
          <w:rFonts w:hint="eastAsia"/>
        </w:rPr>
      </w:pPr>
      <w:r>
        <w:rPr>
          <w:rFonts w:hint="eastAsia"/>
        </w:rPr>
        <w:t>| 迪亚霍（Diaho） | |</w:t>
      </w:r>
    </w:p>
    <w:p w14:paraId="571E237B">
      <w:pPr>
        <w:pStyle w:val="2"/>
        <w:rPr>
          <w:rFonts w:hint="eastAsia"/>
        </w:rPr>
      </w:pPr>
    </w:p>
    <w:p w14:paraId="7E550390">
      <w:pPr>
        <w:pStyle w:val="2"/>
        <w:rPr>
          <w:rFonts w:hint="eastAsia"/>
        </w:rPr>
      </w:pPr>
      <w:r>
        <w:rPr>
          <w:rFonts w:hint="eastAsia"/>
        </w:rPr>
        <w:t>---</w:t>
      </w:r>
    </w:p>
    <w:p w14:paraId="2D166FEF">
      <w:pPr>
        <w:pStyle w:val="2"/>
        <w:rPr>
          <w:rFonts w:hint="eastAsia"/>
        </w:rPr>
      </w:pPr>
    </w:p>
    <w:p w14:paraId="0DCA2D6D">
      <w:pPr>
        <w:pStyle w:val="2"/>
        <w:rPr>
          <w:rFonts w:hint="eastAsia"/>
        </w:rPr>
      </w:pPr>
      <w:r>
        <w:rPr>
          <w:rFonts w:hint="eastAsia"/>
        </w:rPr>
        <w:t>## ANNEXES | 附件</w:t>
      </w:r>
    </w:p>
    <w:p w14:paraId="3F525337">
      <w:pPr>
        <w:pStyle w:val="2"/>
        <w:rPr>
          <w:rFonts w:hint="eastAsia"/>
        </w:rPr>
      </w:pPr>
    </w:p>
    <w:p w14:paraId="3F797D04">
      <w:pPr>
        <w:pStyle w:val="2"/>
        <w:rPr>
          <w:rFonts w:hint="eastAsia"/>
        </w:rPr>
      </w:pPr>
      <w:r>
        <w:rPr>
          <w:rFonts w:hint="eastAsia"/>
        </w:rPr>
        <w:t>- Annexe I : État des engagements pris avant la signature des statuts — à compléter.</w:t>
      </w:r>
    </w:p>
    <w:p w14:paraId="737237E3">
      <w:pPr>
        <w:pStyle w:val="2"/>
        <w:rPr>
          <w:rFonts w:hint="eastAsia"/>
        </w:rPr>
      </w:pPr>
      <w:r>
        <w:rPr>
          <w:rFonts w:hint="eastAsia"/>
        </w:rPr>
        <w:t>- Annexe II : État des engagements à prendre avant immatriculation — à compléter.</w:t>
      </w:r>
    </w:p>
    <w:p w14:paraId="42B2D3EC">
      <w:pPr>
        <w:pStyle w:val="2"/>
        <w:rPr>
          <w:rFonts w:hint="eastAsia"/>
        </w:rPr>
      </w:pPr>
    </w:p>
    <w:p w14:paraId="172EF044">
      <w:pPr>
        <w:pStyle w:val="2"/>
        <w:rPr>
          <w:rFonts w:hint="eastAsia"/>
        </w:rPr>
      </w:pPr>
      <w:r>
        <w:rPr>
          <w:rFonts w:hint="eastAsia"/>
        </w:rPr>
        <w:t>- 附件 I：章程签署前所承担承诺的清单 — 待填写。</w:t>
      </w:r>
    </w:p>
    <w:p w14:paraId="511C7DB0">
      <w:pPr>
        <w:pStyle w:val="2"/>
        <w:rPr>
          <w:rFonts w:hint="eastAsia"/>
        </w:rPr>
      </w:pPr>
      <w:r>
        <w:rPr>
          <w:rFonts w:hint="eastAsia"/>
        </w:rPr>
        <w:t>- 附件 II：注册登记前所需承担承诺的清单 — 待填写。</w:t>
      </w:r>
    </w:p>
    <w:p w14:paraId="11CF6F67">
      <w:pPr>
        <w:pStyle w:val="2"/>
        <w:rPr>
          <w:rFonts w:hint="eastAsia"/>
        </w:rPr>
      </w:pPr>
    </w:p>
    <w:p w14:paraId="2F4A3AB5">
      <w:pPr>
        <w:pStyle w:val="2"/>
        <w:rPr>
          <w:rFonts w:hint="eastAsia"/>
        </w:rPr>
      </w:pPr>
      <w:r>
        <w:rPr>
          <w:rFonts w:hint="eastAsia"/>
        </w:rPr>
        <w:t>---</w:t>
      </w:r>
    </w:p>
    <w:p w14:paraId="566FE796">
      <w:pPr>
        <w:pStyle w:val="2"/>
        <w:rPr>
          <w:rFonts w:hint="eastAsia"/>
        </w:rPr>
      </w:pPr>
    </w:p>
    <w:p w14:paraId="5BF07F9F">
      <w:pPr>
        <w:pStyle w:val="2"/>
        <w:rPr>
          <w:rFonts w:hint="eastAsia"/>
        </w:rPr>
      </w:pPr>
      <w:r>
        <w:rPr>
          <w:rFonts w:hint="eastAsia"/>
        </w:rPr>
        <w:t>*Traduction FR→ZH fidèle au document source. Le texte français fait foi pour le contenu statutaire ; la version chinoise est une traduction de travail à valider par un conseil juridique avant transmission à DIAHO.*</w:t>
      </w:r>
    </w:p>
    <w:p w14:paraId="7D8B8D44">
      <w:pPr>
        <w:pStyle w:val="2"/>
        <w:rPr>
          <w:rFonts w:hint="eastAsia"/>
        </w:rPr>
      </w:pPr>
      <w:r>
        <w:rPr>
          <w:rFonts w:hint="eastAsia"/>
        </w:rPr>
        <w:t>*本译文忠实于源文件（法文）。章程内容以法文文本为准；中文版本为工作译文，须经法律顾问确认后方可发送迪亚霍。*</w:t>
      </w:r>
    </w:p>
    <w:sectPr>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Emoji">
    <w:panose1 w:val="020B0502040204020203"/>
    <w:charset w:val="00"/>
    <w:family w:val="auto"/>
    <w:pitch w:val="default"/>
    <w:sig w:usb0="00000001" w:usb1="02000000" w:usb2="08000000" w:usb3="00000000" w:csb0="00000001" w:csb1="00000000"/>
  </w:font>
  <w:font w:name="微软雅黑">
    <w:panose1 w:val="020B0503020204020204"/>
    <w:charset w:val="86"/>
    <w:family w:val="auto"/>
    <w:pitch w:val="default"/>
    <w:sig w:usb0="80000287" w:usb1="2ACF3C50" w:usb2="00000016" w:usb3="00000000" w:csb0="0004001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祺">
    <w15:presenceInfo w15:providerId="WPS Office" w15:userId="2758552929"/>
  </w15:person>
  <w15:person w15:author="李y">
    <w15:presenceInfo w15:providerId="WPS Office" w15:userId="282824919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doNotDisplayPageBoundaries w:val="1"/>
  <w:bordersDoNotSurroundHeader w:val="0"/>
  <w:bordersDoNotSurroundFooter w:val="0"/>
  <w:trackRevisions w:val="1"/>
  <w:documentProtection w:enforcement="0"/>
  <w:displayHorizontalDrawingGridEvery w:val="1"/>
  <w:displayVerticalDrawingGridEvery w:val="1"/>
  <w:noPunctuationKerning w:val="1"/>
  <w:characterSpacingControl w:val="compressPunctuation"/>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2F4EC1"/>
    <w:rsid w:val="147570F5"/>
    <w:rsid w:val="28EA49FD"/>
    <w:rsid w:val="2C8D5F4E"/>
    <w:rsid w:val="46ED646A"/>
    <w:rsid w:val="64175CC0"/>
    <w:rsid w:val="6E6C60D3"/>
    <w:rsid w:val="7FA53E6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Plain Text"/>
    <w:basedOn w:val="1"/>
    <w:qFormat/>
    <w:uiPriority w:val="0"/>
    <w:rPr>
      <w:rFonts w:ascii="宋体" w:hAnsi="Courier New"/>
    </w:rPr>
  </w:style>
</w:styles>
</file>

<file path=word/_rels/document.xml.rels><?xml version="1.0" encoding="UTF-8" standalone="yes"?>
<Relationships xmlns="http://schemas.openxmlformats.org/package/2006/relationships"><Relationship Id="rId5" Type="http://schemas.microsoft.com/office/2011/relationships/people" Target="people.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11</Pages>
  <Words>4788</Words>
  <Characters>13331</Characters>
  <TotalTime>171</TotalTime>
  <ScaleCrop>false</ScaleCrop>
  <LinksUpToDate>false</LinksUpToDate>
  <CharactersWithSpaces>15448</CharactersWithSpaces>
  <Application>WPS Office_12.1.0.28792_F1E327BC-269C-435d-A152-05C5408002CA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2026-08-27T08:27:00Z</dcterms:created>
  <dc:creator>22133</dc:creator>
  <cp:lastModifiedBy>李y</cp:lastModifiedBy>
  <dcterms:modified xsi:type="dcterms:W3CDTF">2026-09-22T13:50:40Z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eyJoZGlkIjoiZTczYTJlYjIyN2U5ZWNhN2VlMGUwNjIyYTljZWMwZDgiLCJ1c2VySWQiOiIyNzY2MDQ5MTYifQ==</vt:lpwstr>
  </property>
  <property fmtid="{D5CDD505-2E9C-101B-9397-08002B2CF9AE}" pid="3" name="KSOProductBuildVer">
    <vt:lpwstr>2052-12.1.0.28792</vt:lpwstr>
  </property>
  <property fmtid="{D5CDD505-2E9C-101B-9397-08002B2CF9AE}" pid="4" name="ICV">
    <vt:lpwstr>EDDA484F966F42FBB596F68A7425A3CA_13</vt:lpwstr>
  </property>
</Properties>
</file>