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8A64BD">
      <w:pPr>
        <w:pStyle w:val="2"/>
        <w:rPr>
          <w:rFonts w:hint="eastAsia"/>
        </w:rPr>
      </w:pPr>
      <w:r>
        <w:rPr>
          <w:rFonts w:hint="eastAsia"/>
        </w:rPr>
        <w:t># CONTRAT-CADRE DE DISTRIBUTION EXCLUSIVE, REPRÉSENTATION RÉGLEMENTAIRE ET LOCALISATION INDUSTRIELLE | 独家分销、法规代表与本地化生产的框架协议</w:t>
      </w:r>
    </w:p>
    <w:p w14:paraId="02C4EBD6">
      <w:pPr>
        <w:pStyle w:val="2"/>
        <w:rPr>
          <w:rFonts w:hint="eastAsia"/>
        </w:rPr>
      </w:pPr>
    </w:p>
    <w:p w14:paraId="3A3E9705">
      <w:pPr>
        <w:pStyle w:val="2"/>
        <w:rPr>
          <w:rFonts w:hint="eastAsia"/>
        </w:rPr>
      </w:pPr>
      <w:r>
        <w:rPr>
          <w:rFonts w:hint="eastAsia"/>
        </w:rPr>
        <w:t>&gt; **PREMIER DRAFT — Version de travail, à revoir par conseil juridique avant signature**</w:t>
      </w:r>
    </w:p>
    <w:p w14:paraId="77514CC0">
      <w:pPr>
        <w:pStyle w:val="2"/>
        <w:rPr>
          <w:rFonts w:hint="eastAsia"/>
        </w:rPr>
      </w:pPr>
      <w:r>
        <w:rPr>
          <w:rFonts w:hint="eastAsia"/>
        </w:rPr>
        <w:t>&gt; **初稿 — 工作版本，签署前须经法律顾问审阅**</w:t>
      </w:r>
    </w:p>
    <w:p w14:paraId="722CD523">
      <w:pPr>
        <w:pStyle w:val="2"/>
        <w:rPr>
          <w:rFonts w:hint="eastAsia"/>
        </w:rPr>
      </w:pPr>
    </w:p>
    <w:p w14:paraId="5670BE12">
      <w:pPr>
        <w:pStyle w:val="2"/>
        <w:rPr>
          <w:rFonts w:hint="eastAsia"/>
        </w:rPr>
      </w:pPr>
      <w:r>
        <w:rPr>
          <w:rFonts w:hint="eastAsia"/>
        </w:rPr>
        <w:t>**Date :** 2026-08-21 | **日期：** 2026年8月21日</w:t>
      </w:r>
    </w:p>
    <w:p w14:paraId="0952430E">
      <w:pPr>
        <w:pStyle w:val="2"/>
        <w:rPr>
          <w:rFonts w:hint="eastAsia"/>
        </w:rPr>
      </w:pPr>
      <w:r>
        <w:rPr>
          <w:rFonts w:hint="eastAsia"/>
        </w:rPr>
        <w:t>**Source :** `Contrat_VetalyX_Diaho_V1.docx` (version consolidée)</w:t>
      </w:r>
    </w:p>
    <w:p w14:paraId="5BDCE4AB">
      <w:pPr>
        <w:pStyle w:val="2"/>
        <w:rPr>
          <w:rFonts w:hint="eastAsia"/>
        </w:rPr>
      </w:pPr>
      <w:r>
        <w:rPr>
          <w:rFonts w:hint="eastAsia"/>
        </w:rPr>
        <w:t>**Traduit par :** [[Jade]] 🦩 — Traductrice juridique FR↔ZH | **译者：** [[Jade]] 🦩 — 法中法律翻译</w:t>
      </w:r>
    </w:p>
    <w:p w14:paraId="5D2B9E0C">
      <w:pPr>
        <w:pStyle w:val="2"/>
        <w:rPr>
          <w:rFonts w:hint="eastAsia"/>
        </w:rPr>
      </w:pPr>
      <w:r>
        <w:rPr>
          <w:rFonts w:hint="eastAsia"/>
        </w:rPr>
        <w:t>**Orchestré par :** [[Dobby]] 🦉 — Orchestrateur PKA | **协调：** [[Dobby]] 🦉 — PKA协调员</w:t>
      </w:r>
    </w:p>
    <w:p w14:paraId="3BB4A3EF">
      <w:pPr>
        <w:pStyle w:val="2"/>
        <w:rPr>
          <w:rFonts w:hint="eastAsia"/>
        </w:rPr>
      </w:pPr>
      <w:r>
        <w:rPr>
          <w:rFonts w:hint="eastAsia"/>
        </w:rPr>
        <w:t>**Sens :** Français → Chinois simplifié | **翻译方向：** 法文 → 简体中文</w:t>
      </w:r>
    </w:p>
    <w:p w14:paraId="2D40A2BC">
      <w:pPr>
        <w:pStyle w:val="2"/>
        <w:rPr>
          <w:rFonts w:hint="eastAsia"/>
        </w:rPr>
      </w:pPr>
      <w:r>
        <w:rPr>
          <w:rFonts w:hint="eastAsia"/>
        </w:rPr>
        <w:t>**Terminologie :** Diaho → **迪亚霍** · Zheda Dixun → 浙大迪迅 · Contrat-cadre → 框架协议 · Quality Agreement → 质量协议 · Savoir-Faire → 专有技术 · Dossiers Réglementaires → 监管档案</w:t>
      </w:r>
    </w:p>
    <w:p w14:paraId="353F7859">
      <w:pPr>
        <w:pStyle w:val="2"/>
        <w:rPr>
          <w:rFonts w:hint="eastAsia"/>
        </w:rPr>
      </w:pPr>
    </w:p>
    <w:p w14:paraId="2C4B9ED1">
      <w:pPr>
        <w:pStyle w:val="2"/>
        <w:rPr>
          <w:rFonts w:hint="eastAsia"/>
        </w:rPr>
      </w:pPr>
      <w:r>
        <w:rPr>
          <w:rFonts w:hint="eastAsia"/>
        </w:rPr>
        <w:t>---</w:t>
      </w:r>
    </w:p>
    <w:p w14:paraId="57DBB919">
      <w:pPr>
        <w:pStyle w:val="2"/>
        <w:rPr>
          <w:rFonts w:hint="eastAsia"/>
        </w:rPr>
      </w:pPr>
    </w:p>
    <w:p w14:paraId="5FFA41DD">
      <w:pPr>
        <w:pStyle w:val="2"/>
        <w:rPr>
          <w:rFonts w:hint="eastAsia"/>
        </w:rPr>
      </w:pPr>
      <w:r>
        <w:rPr>
          <w:rFonts w:hint="eastAsia"/>
        </w:rPr>
        <w:t>## Entre les soussignées | 缔约双方</w:t>
      </w:r>
    </w:p>
    <w:p w14:paraId="0640012F">
      <w:pPr>
        <w:pStyle w:val="2"/>
        <w:rPr>
          <w:rFonts w:hint="eastAsia"/>
        </w:rPr>
      </w:pPr>
    </w:p>
    <w:p w14:paraId="5198681B">
      <w:pPr>
        <w:pStyle w:val="2"/>
        <w:rPr>
          <w:rFonts w:hint="eastAsia"/>
        </w:rPr>
      </w:pPr>
      <w:r>
        <w:rPr>
          <w:rFonts w:hint="eastAsia"/>
        </w:rPr>
        <w:t>**VetalyX**, société constituée selon le droit ~~français~~ belge, dont le siège social est situé à [adresse complète], immatriculée sous le numéro [numéro d'immatriculation], représentée par [nom, fonction], dûment habilité aux fins des présentes, ci-après désignée **« VetalyX »** ou le **« Distributeur »**, d'une part,</w:t>
      </w:r>
    </w:p>
    <w:p w14:paraId="17AF7D52">
      <w:pPr>
        <w:pStyle w:val="2"/>
        <w:rPr>
          <w:rFonts w:hint="eastAsia"/>
        </w:rPr>
      </w:pPr>
    </w:p>
    <w:p w14:paraId="45297E00">
      <w:pPr>
        <w:pStyle w:val="2"/>
        <w:rPr>
          <w:rFonts w:hint="eastAsia"/>
        </w:rPr>
      </w:pPr>
      <w:r>
        <w:rPr>
          <w:rFonts w:hint="eastAsia"/>
        </w:rPr>
        <w:t>**VetalyX**，依 ~~法国~~ 比利时法律设立的公司，注册地址位于 [完整地址]，注册号 [注册号]，由 [姓名、职务] 代表（经正式授权签署本协议），下称 **"VetalyX"** 或 **"经销商"**，为一方；</w:t>
      </w:r>
    </w:p>
    <w:p w14:paraId="7E2667AE">
      <w:pPr>
        <w:pStyle w:val="2"/>
        <w:rPr>
          <w:rFonts w:hint="eastAsia"/>
        </w:rPr>
      </w:pPr>
    </w:p>
    <w:p w14:paraId="50766550">
      <w:pPr>
        <w:pStyle w:val="2"/>
        <w:rPr>
          <w:rFonts w:hint="eastAsia"/>
        </w:rPr>
      </w:pPr>
      <w:r>
        <w:rPr>
          <w:rFonts w:hint="eastAsia"/>
        </w:rPr>
        <w:t>Et :</w:t>
      </w:r>
    </w:p>
    <w:p w14:paraId="0698D64F">
      <w:pPr>
        <w:pStyle w:val="2"/>
        <w:rPr>
          <w:rFonts w:hint="eastAsia"/>
        </w:rPr>
      </w:pPr>
    </w:p>
    <w:p w14:paraId="7A8CC0C6">
      <w:pPr>
        <w:pStyle w:val="2"/>
        <w:rPr>
          <w:rFonts w:hint="eastAsia"/>
        </w:rPr>
      </w:pPr>
      <w:r>
        <w:rPr>
          <w:rFonts w:hint="eastAsia"/>
        </w:rPr>
        <w:t>**Diaho**, société constituée selon le droit de la République populaire de Chine, dont le siège social est situé à [adresse complète], immatriculée sous le numéro [numéro d'immatriculation], représentée par [nom, fonction], dûment habilité aux fins des présentes, ci-après désignée **« Diaho »** ou le **« Fournisseur »**, d'autre part.</w:t>
      </w:r>
    </w:p>
    <w:p w14:paraId="58ACEAD5">
      <w:pPr>
        <w:pStyle w:val="2"/>
        <w:rPr>
          <w:rFonts w:hint="eastAsia"/>
        </w:rPr>
      </w:pPr>
    </w:p>
    <w:p w14:paraId="4D5C4B17">
      <w:pPr>
        <w:pStyle w:val="2"/>
        <w:rPr>
          <w:rFonts w:hint="eastAsia"/>
        </w:rPr>
      </w:pPr>
      <w:r>
        <w:rPr>
          <w:rFonts w:hint="eastAsia"/>
        </w:rPr>
        <w:t>与：</w:t>
      </w:r>
    </w:p>
    <w:p w14:paraId="39BC1EAE">
      <w:pPr>
        <w:pStyle w:val="2"/>
        <w:rPr>
          <w:rFonts w:hint="eastAsia"/>
        </w:rPr>
      </w:pPr>
    </w:p>
    <w:p w14:paraId="310076BC">
      <w:pPr>
        <w:pStyle w:val="2"/>
        <w:rPr>
          <w:rFonts w:hint="eastAsia"/>
        </w:rPr>
      </w:pPr>
      <w:r>
        <w:rPr>
          <w:rFonts w:hint="eastAsia"/>
        </w:rPr>
        <w:t>**迪亚霍（Diaho）**，依中华人民共和国法律设立的公司，注册地址位于 [完整地址]，注册号 [注册号]，由 [姓名、职务] 代表（经正式授权签署本协议），下称 **"迪亚霍（Diaho）"** 或 **"供应商"**，为另一方。</w:t>
      </w:r>
    </w:p>
    <w:p w14:paraId="4E030DD4">
      <w:pPr>
        <w:pStyle w:val="2"/>
        <w:rPr>
          <w:rFonts w:hint="eastAsia"/>
        </w:rPr>
      </w:pPr>
    </w:p>
    <w:p w14:paraId="0BBBC506">
      <w:pPr>
        <w:pStyle w:val="2"/>
        <w:rPr>
          <w:rFonts w:hint="eastAsia"/>
        </w:rPr>
      </w:pPr>
      <w:r>
        <w:rPr>
          <w:rFonts w:hint="eastAsia"/>
        </w:rPr>
        <w:t>VetalyX et Diaho étant ci-après désignées individuellement une **« Partie »** et collectivement les **« Parties »**.</w:t>
      </w:r>
    </w:p>
    <w:p w14:paraId="658E3937">
      <w:pPr>
        <w:pStyle w:val="2"/>
        <w:rPr>
          <w:rFonts w:hint="eastAsia"/>
        </w:rPr>
      </w:pPr>
    </w:p>
    <w:p w14:paraId="4EE5D7DC">
      <w:pPr>
        <w:pStyle w:val="2"/>
        <w:rPr>
          <w:rFonts w:hint="eastAsia"/>
        </w:rPr>
      </w:pPr>
      <w:r>
        <w:rPr>
          <w:rFonts w:hint="eastAsia"/>
        </w:rPr>
        <w:t>VetalyX 与迪亚霍以下各自称为 **"一方"**，合称为 **"双方"**。</w:t>
      </w:r>
    </w:p>
    <w:p w14:paraId="0E2F2821">
      <w:pPr>
        <w:pStyle w:val="2"/>
        <w:rPr>
          <w:rFonts w:hint="eastAsia"/>
        </w:rPr>
      </w:pPr>
    </w:p>
    <w:p w14:paraId="39B91062">
      <w:pPr>
        <w:pStyle w:val="2"/>
        <w:rPr>
          <w:rFonts w:hint="eastAsia"/>
        </w:rPr>
      </w:pPr>
      <w:r>
        <w:rPr>
          <w:rFonts w:hint="eastAsia"/>
        </w:rPr>
        <w:t>---</w:t>
      </w:r>
    </w:p>
    <w:p w14:paraId="695E4C2E">
      <w:pPr>
        <w:pStyle w:val="2"/>
        <w:rPr>
          <w:rFonts w:hint="eastAsia"/>
        </w:rPr>
      </w:pPr>
    </w:p>
    <w:p w14:paraId="14A0E75B">
      <w:pPr>
        <w:pStyle w:val="2"/>
        <w:rPr>
          <w:rFonts w:hint="eastAsia"/>
        </w:rPr>
      </w:pPr>
      <w:r>
        <w:rPr>
          <w:rFonts w:hint="eastAsia"/>
        </w:rPr>
        <w:t>## Préambule | 序言</w:t>
      </w:r>
    </w:p>
    <w:p w14:paraId="72C337AC">
      <w:pPr>
        <w:pStyle w:val="2"/>
        <w:rPr>
          <w:rFonts w:hint="eastAsia"/>
        </w:rPr>
      </w:pPr>
    </w:p>
    <w:p w14:paraId="4CF8A2FA">
      <w:pPr>
        <w:pStyle w:val="2"/>
        <w:rPr>
          <w:rFonts w:hint="eastAsia"/>
        </w:rPr>
      </w:pPr>
      <w:r>
        <w:rPr>
          <w:rFonts w:hint="eastAsia"/>
        </w:rPr>
        <w:t>Diaho développe, fabrique, commercialise ou coordonne la fourniture de produits de diagnostic vétérinaire, notamment des tests rapides destinés à la détection des allergies chez les chiens et les chats.</w:t>
      </w:r>
    </w:p>
    <w:p w14:paraId="1FB696B2">
      <w:pPr>
        <w:pStyle w:val="2"/>
        <w:rPr>
          <w:rFonts w:hint="eastAsia"/>
        </w:rPr>
      </w:pPr>
    </w:p>
    <w:p w14:paraId="6ECCBCB8">
      <w:pPr>
        <w:pStyle w:val="2"/>
        <w:rPr>
          <w:rFonts w:hint="eastAsia"/>
          <w:highlight w:val="yellow"/>
        </w:rPr>
      </w:pPr>
      <w:r>
        <w:rPr>
          <w:rFonts w:hint="eastAsia"/>
          <w:highlight w:val="yellow"/>
        </w:rPr>
        <w:t>迪</w:t>
      </w:r>
      <w:ins w:id="0" w:author="李y" w:date="2026-09-20T17:42:21Z">
        <w:r>
          <w:rPr>
            <w:rFonts w:hint="eastAsia"/>
            <w:highlight w:val="yellow"/>
            <w:lang w:val="en-US" w:eastAsia="zh-CN"/>
          </w:rPr>
          <w:t>鸿</w:t>
        </w:r>
      </w:ins>
      <w:del w:id="1" w:author="李y" w:date="2026-09-20T17:42:16Z">
        <w:r>
          <w:rPr>
            <w:rFonts w:hint="eastAsia"/>
            <w:highlight w:val="yellow"/>
          </w:rPr>
          <w:delText>亚霍</w:delText>
        </w:r>
      </w:del>
      <w:r>
        <w:rPr>
          <w:rFonts w:hint="eastAsia"/>
          <w:highlight w:val="yellow"/>
        </w:rPr>
        <w:t>开发</w:t>
      </w:r>
      <w:ins w:id="2" w:author="李y" w:date="2026-09-20T17:42:57Z">
        <w:r>
          <w:rPr>
            <w:rFonts w:hint="eastAsia"/>
            <w:highlight w:val="yellow"/>
            <w:lang w:val="en-US" w:eastAsia="zh-CN"/>
          </w:rPr>
          <w:t>或</w:t>
        </w:r>
      </w:ins>
      <w:ins w:id="3" w:author="李y" w:date="2026-09-20T17:43:00Z">
        <w:r>
          <w:rPr>
            <w:rFonts w:hint="eastAsia"/>
            <w:highlight w:val="yellow"/>
            <w:lang w:val="en-US" w:eastAsia="zh-CN"/>
          </w:rPr>
          <w:t>委托</w:t>
        </w:r>
      </w:ins>
      <w:ins w:id="4" w:author="李y" w:date="2026-09-20T17:43:01Z">
        <w:r>
          <w:rPr>
            <w:rFonts w:hint="eastAsia"/>
            <w:highlight w:val="yellow"/>
            <w:lang w:val="en-US" w:eastAsia="zh-CN"/>
          </w:rPr>
          <w:t>开发</w:t>
        </w:r>
      </w:ins>
      <w:r>
        <w:rPr>
          <w:rFonts w:hint="eastAsia"/>
          <w:highlight w:val="yellow"/>
        </w:rPr>
        <w:t>、制造</w:t>
      </w:r>
      <w:ins w:id="5" w:author="李y" w:date="2026-09-20T17:43:05Z">
        <w:r>
          <w:rPr>
            <w:rFonts w:hint="eastAsia"/>
            <w:highlight w:val="yellow"/>
            <w:lang w:val="en-US" w:eastAsia="zh-CN"/>
          </w:rPr>
          <w:t>或</w:t>
        </w:r>
      </w:ins>
      <w:ins w:id="6" w:author="李y" w:date="2026-09-20T17:43:06Z">
        <w:r>
          <w:rPr>
            <w:rFonts w:hint="eastAsia"/>
            <w:highlight w:val="yellow"/>
            <w:lang w:val="en-US" w:eastAsia="zh-CN"/>
          </w:rPr>
          <w:t>委托</w:t>
        </w:r>
      </w:ins>
      <w:ins w:id="7" w:author="李y" w:date="2026-09-20T17:43:08Z">
        <w:r>
          <w:rPr>
            <w:rFonts w:hint="eastAsia"/>
            <w:highlight w:val="yellow"/>
            <w:lang w:val="en-US" w:eastAsia="zh-CN"/>
          </w:rPr>
          <w:t>制造</w:t>
        </w:r>
      </w:ins>
      <w:r>
        <w:rPr>
          <w:rFonts w:hint="eastAsia"/>
          <w:highlight w:val="yellow"/>
        </w:rPr>
        <w:t>、销售或协调兽用诊断产品的供应，尤其是用于犬猫过敏检测的快速检测试剂。</w:t>
      </w:r>
    </w:p>
    <w:p w14:paraId="02877366">
      <w:pPr>
        <w:pStyle w:val="2"/>
        <w:rPr>
          <w:rFonts w:hint="eastAsia"/>
          <w:highlight w:val="yellow"/>
        </w:rPr>
      </w:pPr>
    </w:p>
    <w:p w14:paraId="5FBE4086">
      <w:pPr>
        <w:pStyle w:val="2"/>
        <w:rPr>
          <w:rFonts w:hint="default" w:eastAsia="宋体"/>
          <w:color w:val="0000FF"/>
          <w:highlight w:val="none"/>
          <w:lang w:val="en-US" w:eastAsia="zh-CN"/>
        </w:rPr>
      </w:pPr>
    </w:p>
    <w:p w14:paraId="1B69A310">
      <w:pPr>
        <w:pStyle w:val="2"/>
        <w:rPr>
          <w:rFonts w:hint="eastAsia"/>
          <w:highlight w:val="yellow"/>
        </w:rPr>
      </w:pPr>
    </w:p>
    <w:p w14:paraId="34AD9964">
      <w:pPr>
        <w:pStyle w:val="2"/>
        <w:rPr>
          <w:rFonts w:hint="eastAsia"/>
        </w:rPr>
      </w:pPr>
      <w:r>
        <w:rPr>
          <w:rFonts w:hint="eastAsia"/>
        </w:rPr>
        <w:t>VetalyX dispose d'une expertise commerciale, scientifique, réglementaire et stratégique dans le domaine du diagnostic vétérinaire et souhaite développer sur le continent européen un réseau de distribution, de représentation réglementaire, d'enregistrement, de promotion et, le cas échéant, de localisation industrielle des produits Diaho.</w:t>
      </w:r>
    </w:p>
    <w:p w14:paraId="57A421E4">
      <w:pPr>
        <w:pStyle w:val="2"/>
        <w:rPr>
          <w:rFonts w:hint="eastAsia"/>
        </w:rPr>
      </w:pPr>
    </w:p>
    <w:p w14:paraId="7EFE3842">
      <w:pPr>
        <w:pStyle w:val="2"/>
        <w:rPr>
          <w:rFonts w:hint="eastAsia"/>
        </w:rPr>
      </w:pPr>
      <w:r>
        <w:rPr>
          <w:rFonts w:hint="eastAsia"/>
        </w:rPr>
        <w:t>VetalyX 在兽用诊断领域具备商业、科学、法规及战略专长，希望在欧洲大陆建立迪亚霍产品的分销、法规代表、注册、推广网络，并在适当情况下实现本地化生产。</w:t>
      </w:r>
    </w:p>
    <w:p w14:paraId="6B6DCC1A">
      <w:pPr>
        <w:pStyle w:val="2"/>
        <w:rPr>
          <w:rFonts w:hint="eastAsia"/>
        </w:rPr>
      </w:pPr>
    </w:p>
    <w:p w14:paraId="3029A393">
      <w:pPr>
        <w:pStyle w:val="2"/>
        <w:rPr>
          <w:rFonts w:hint="eastAsia"/>
        </w:rPr>
      </w:pPr>
      <w:r>
        <w:rPr>
          <w:rFonts w:hint="eastAsia"/>
        </w:rPr>
        <w:t>Les Parties souhaitent établir un partenariat stratégique à long terme portant non seulement sur la distribution exclusive des Produits sur le Territoire, mais également sur leur enregistrement réglementaire, leur adaptation au marché européen, leur représentation autorisée européenne, ainsi que sur la possibilité d'un transfert progressif de connaissances et de savoir-faire permettant une production, un assemblage, un conditionnement ou une finalisation des Produits en Europe.</w:t>
      </w:r>
    </w:p>
    <w:p w14:paraId="6C464C7C">
      <w:pPr>
        <w:pStyle w:val="2"/>
        <w:rPr>
          <w:rFonts w:hint="eastAsia"/>
        </w:rPr>
      </w:pPr>
    </w:p>
    <w:p w14:paraId="167FFC7B">
      <w:pPr>
        <w:pStyle w:val="2"/>
        <w:rPr>
          <w:rFonts w:hint="eastAsia"/>
        </w:rPr>
      </w:pPr>
      <w:r>
        <w:rPr>
          <w:rFonts w:hint="eastAsia"/>
        </w:rPr>
        <w:t>双方希望建立长期战略伙伴关系，不仅涵盖产品在区域内的独家分销，还包括其法规注册、面向欧洲市场的适应性调整、欧盟授权代表，以及逐步转让知识与专有技术、从而在欧洲实现产品生产、组装、包装或成品化的可能性。</w:t>
      </w:r>
    </w:p>
    <w:p w14:paraId="504A7ABC">
      <w:pPr>
        <w:pStyle w:val="2"/>
        <w:rPr>
          <w:rFonts w:hint="eastAsia"/>
        </w:rPr>
      </w:pPr>
    </w:p>
    <w:p w14:paraId="2339DC19">
      <w:pPr>
        <w:pStyle w:val="2"/>
        <w:rPr>
          <w:rFonts w:hint="eastAsia"/>
        </w:rPr>
      </w:pPr>
      <w:r>
        <w:rPr>
          <w:rFonts w:hint="eastAsia"/>
        </w:rPr>
        <w:t>Les Parties reconnaissent que VetalyX devra engager des ressources financières, commerciales, scientifiques, réglementaires et organisationnelles importantes afin de créer et développer le marché européen des Produits. En conséquence, les Parties entendent protéger les droits de VetalyX sur le Territoire, notamment par une exclusivité contractuelle, des clauses de non-contournement, la reconnaissance de ses droits sur les dossiers réglementaires constitués par elle, ainsi qu'un droit de premier refus sur les produits futurs proposés par Diaho ou par ses sociétés liées ou partenaires.</w:t>
      </w:r>
    </w:p>
    <w:p w14:paraId="0DF19C9D">
      <w:pPr>
        <w:pStyle w:val="2"/>
        <w:rPr>
          <w:rFonts w:hint="eastAsia"/>
        </w:rPr>
      </w:pPr>
    </w:p>
    <w:p w14:paraId="7E264F0F">
      <w:pPr>
        <w:pStyle w:val="2"/>
        <w:rPr>
          <w:rFonts w:hint="eastAsia"/>
        </w:rPr>
      </w:pPr>
      <w:r>
        <w:rPr>
          <w:rFonts w:hint="eastAsia"/>
        </w:rPr>
        <w:t>双方确认，VetalyX 须投入大量财务、商业、科学、法规及组织资源以创建并发展产品的欧洲市场。因此，双方意在保护 VetalyX 在区域内的权利，尤其通过合同独家权、不规避条款、对其所建监管档案权利的确认，以及对迪亚霍或其关联公司/合作伙伴拟议未来产品的优先购买权予以保障。</w:t>
      </w:r>
    </w:p>
    <w:p w14:paraId="7F0228E2">
      <w:pPr>
        <w:pStyle w:val="2"/>
        <w:rPr>
          <w:rFonts w:hint="eastAsia"/>
        </w:rPr>
      </w:pPr>
    </w:p>
    <w:p w14:paraId="7877F1B3">
      <w:pPr>
        <w:pStyle w:val="2"/>
        <w:rPr>
          <w:rFonts w:hint="eastAsia"/>
        </w:rPr>
      </w:pPr>
      <w:r>
        <w:rPr>
          <w:rFonts w:hint="eastAsia"/>
        </w:rPr>
        <w:t>Il est convenu ce qui suit.</w:t>
      </w:r>
    </w:p>
    <w:p w14:paraId="0727C34E">
      <w:pPr>
        <w:pStyle w:val="2"/>
        <w:rPr>
          <w:rFonts w:hint="eastAsia"/>
        </w:rPr>
      </w:pPr>
    </w:p>
    <w:p w14:paraId="7F574387">
      <w:pPr>
        <w:pStyle w:val="2"/>
        <w:rPr>
          <w:rFonts w:hint="eastAsia"/>
        </w:rPr>
      </w:pPr>
      <w:r>
        <w:rPr>
          <w:rFonts w:hint="eastAsia"/>
        </w:rPr>
        <w:t>双方约定如下。</w:t>
      </w:r>
    </w:p>
    <w:p w14:paraId="6AFFE934">
      <w:pPr>
        <w:pStyle w:val="2"/>
        <w:rPr>
          <w:rFonts w:hint="eastAsia"/>
        </w:rPr>
      </w:pPr>
    </w:p>
    <w:p w14:paraId="7C2AA5FC">
      <w:pPr>
        <w:pStyle w:val="2"/>
        <w:rPr>
          <w:rFonts w:hint="eastAsia"/>
        </w:rPr>
      </w:pPr>
      <w:r>
        <w:rPr>
          <w:rFonts w:hint="eastAsia"/>
        </w:rPr>
        <w:t>---</w:t>
      </w:r>
    </w:p>
    <w:p w14:paraId="440D5321">
      <w:pPr>
        <w:pStyle w:val="2"/>
        <w:rPr>
          <w:rFonts w:hint="eastAsia"/>
        </w:rPr>
      </w:pPr>
    </w:p>
    <w:p w14:paraId="7D9B770E">
      <w:pPr>
        <w:pStyle w:val="2"/>
        <w:rPr>
          <w:rFonts w:hint="eastAsia"/>
        </w:rPr>
      </w:pPr>
      <w:r>
        <w:rPr>
          <w:rFonts w:hint="eastAsia"/>
        </w:rPr>
        <w:t>## Article 1 — Définitions | 第1条 — 定义</w:t>
      </w:r>
    </w:p>
    <w:p w14:paraId="68224278">
      <w:pPr>
        <w:pStyle w:val="2"/>
        <w:rPr>
          <w:rFonts w:hint="eastAsia"/>
        </w:rPr>
      </w:pPr>
    </w:p>
    <w:p w14:paraId="714C0975">
      <w:pPr>
        <w:pStyle w:val="2"/>
        <w:rPr>
          <w:rFonts w:hint="eastAsia"/>
        </w:rPr>
      </w:pPr>
      <w:r>
        <w:rPr>
          <w:rFonts w:hint="eastAsia"/>
        </w:rPr>
        <w:t>Aux fins du présent contrat, les termes suivants auront la signification indiquée ci-dessous.</w:t>
      </w:r>
    </w:p>
    <w:p w14:paraId="590BA332">
      <w:pPr>
        <w:pStyle w:val="2"/>
        <w:rPr>
          <w:rFonts w:hint="eastAsia"/>
        </w:rPr>
      </w:pPr>
    </w:p>
    <w:p w14:paraId="4E1EEAC1">
      <w:pPr>
        <w:pStyle w:val="2"/>
        <w:rPr>
          <w:rFonts w:hint="eastAsia"/>
        </w:rPr>
      </w:pPr>
      <w:r>
        <w:rPr>
          <w:rFonts w:hint="eastAsia"/>
        </w:rPr>
        <w:t>为本合同之目的，下列术语具有以下含义：</w:t>
      </w:r>
    </w:p>
    <w:p w14:paraId="37C5E01F">
      <w:pPr>
        <w:pStyle w:val="2"/>
        <w:rPr>
          <w:rFonts w:hint="eastAsia"/>
        </w:rPr>
      </w:pPr>
    </w:p>
    <w:p w14:paraId="09F0131C">
      <w:pPr>
        <w:pStyle w:val="2"/>
        <w:rPr>
          <w:rFonts w:hint="eastAsia"/>
        </w:rPr>
      </w:pPr>
      <w:r>
        <w:rPr>
          <w:rFonts w:hint="eastAsia"/>
        </w:rPr>
        <w:t>**« Contrat » | "合同"**</w:t>
      </w:r>
    </w:p>
    <w:p w14:paraId="30998D6F">
      <w:pPr>
        <w:pStyle w:val="2"/>
        <w:rPr>
          <w:rFonts w:hint="eastAsia"/>
        </w:rPr>
      </w:pPr>
    </w:p>
    <w:p w14:paraId="17EF357E">
      <w:pPr>
        <w:pStyle w:val="2"/>
        <w:rPr>
          <w:rFonts w:hint="eastAsia"/>
        </w:rPr>
      </w:pPr>
      <w:r>
        <w:rPr>
          <w:rFonts w:hint="eastAsia"/>
        </w:rPr>
        <w:t>désigne le présent contrat-cadre, ses annexes, avenants et tout document contractuel signé par les Parties en relation avec son objet.</w:t>
      </w:r>
    </w:p>
    <w:p w14:paraId="53A00E34">
      <w:pPr>
        <w:pStyle w:val="2"/>
        <w:rPr>
          <w:rFonts w:hint="eastAsia"/>
        </w:rPr>
      </w:pPr>
    </w:p>
    <w:p w14:paraId="7EE44987">
      <w:pPr>
        <w:pStyle w:val="2"/>
        <w:rPr>
          <w:rFonts w:hint="eastAsia"/>
        </w:rPr>
      </w:pPr>
      <w:r>
        <w:rPr>
          <w:rFonts w:hint="eastAsia"/>
        </w:rPr>
        <w:t>指本框架协议、其附件、补充协议及双方就其标的签署的任何合同文件。</w:t>
      </w:r>
    </w:p>
    <w:p w14:paraId="3BC75D7C">
      <w:pPr>
        <w:pStyle w:val="2"/>
        <w:rPr>
          <w:rFonts w:hint="eastAsia"/>
        </w:rPr>
      </w:pPr>
    </w:p>
    <w:p w14:paraId="5036CEDE">
      <w:pPr>
        <w:pStyle w:val="2"/>
        <w:rPr>
          <w:rFonts w:hint="eastAsia"/>
        </w:rPr>
      </w:pPr>
      <w:r>
        <w:rPr>
          <w:rFonts w:hint="eastAsia"/>
        </w:rPr>
        <w:t>**« Produits » | "产品"**</w:t>
      </w:r>
    </w:p>
    <w:p w14:paraId="79B78C1D">
      <w:pPr>
        <w:pStyle w:val="2"/>
        <w:rPr>
          <w:rFonts w:hint="eastAsia"/>
        </w:rPr>
      </w:pPr>
    </w:p>
    <w:p w14:paraId="62479B5E">
      <w:pPr>
        <w:pStyle w:val="2"/>
        <w:rPr>
          <w:rFonts w:hint="eastAsia"/>
        </w:rPr>
      </w:pPr>
      <w:r>
        <w:rPr>
          <w:rFonts w:hint="eastAsia"/>
        </w:rPr>
        <w:t>désigne les produits de diagnostic vétérinaire développés, fabriqués, commercialisés, représentés ou proposés par Diaho, incluant notamment les tests rapides destinés à la détection des allergies chez les chiens et les chats, tels que décrits en Annexe 1, ainsi que tout produit futur intégré au Contrat conformément aux présentes.</w:t>
      </w:r>
    </w:p>
    <w:p w14:paraId="267019A0">
      <w:pPr>
        <w:pStyle w:val="2"/>
        <w:rPr>
          <w:rFonts w:hint="eastAsia"/>
        </w:rPr>
      </w:pPr>
    </w:p>
    <w:p w14:paraId="39AFE78F">
      <w:pPr>
        <w:pStyle w:val="2"/>
        <w:rPr>
          <w:rFonts w:hint="eastAsia"/>
        </w:rPr>
      </w:pPr>
      <w:r>
        <w:rPr>
          <w:rFonts w:hint="eastAsia"/>
        </w:rPr>
        <w:t>指迪亚霍开发、制造、销售、代表或供应的兽用诊断产品，尤其包括附件 1 所述的犬猫过敏快速检测试剂，以及依本合同规定纳入的任何未来产品。</w:t>
      </w:r>
    </w:p>
    <w:p w14:paraId="26778AC2">
      <w:pPr>
        <w:pStyle w:val="2"/>
        <w:rPr>
          <w:rFonts w:hint="eastAsia"/>
        </w:rPr>
      </w:pPr>
    </w:p>
    <w:p w14:paraId="24514761">
      <w:pPr>
        <w:pStyle w:val="2"/>
        <w:rPr>
          <w:rFonts w:hint="eastAsia"/>
        </w:rPr>
      </w:pPr>
      <w:r>
        <w:rPr>
          <w:rFonts w:hint="eastAsia"/>
        </w:rPr>
        <w:t>**« Produits Initiaux » | "初始产品"**</w:t>
      </w:r>
    </w:p>
    <w:p w14:paraId="71C71A61">
      <w:pPr>
        <w:pStyle w:val="2"/>
        <w:rPr>
          <w:rFonts w:hint="eastAsia"/>
        </w:rPr>
      </w:pPr>
    </w:p>
    <w:p w14:paraId="68B77C88">
      <w:pPr>
        <w:pStyle w:val="2"/>
        <w:rPr>
          <w:rFonts w:hint="eastAsia"/>
        </w:rPr>
      </w:pPr>
      <w:r>
        <w:rPr>
          <w:rFonts w:hint="eastAsia"/>
        </w:rPr>
        <w:t>désigne les premiers produits couverts par le Contrat, décrits en Annexe 1.</w:t>
      </w:r>
    </w:p>
    <w:p w14:paraId="260B96BD">
      <w:pPr>
        <w:pStyle w:val="2"/>
        <w:rPr>
          <w:rFonts w:hint="eastAsia"/>
        </w:rPr>
      </w:pPr>
    </w:p>
    <w:p w14:paraId="20FDB30A">
      <w:pPr>
        <w:pStyle w:val="2"/>
        <w:rPr>
          <w:rFonts w:hint="eastAsia"/>
        </w:rPr>
      </w:pPr>
      <w:r>
        <w:rPr>
          <w:rFonts w:hint="eastAsia"/>
        </w:rPr>
        <w:t>指本合同覆盖的首批产品，详见附件 1。</w:t>
      </w:r>
    </w:p>
    <w:p w14:paraId="067C3EE7">
      <w:pPr>
        <w:pStyle w:val="2"/>
        <w:rPr>
          <w:rFonts w:hint="eastAsia"/>
        </w:rPr>
      </w:pPr>
    </w:p>
    <w:p w14:paraId="3A95FF4A">
      <w:pPr>
        <w:pStyle w:val="2"/>
        <w:rPr>
          <w:rFonts w:hint="eastAsia"/>
        </w:rPr>
      </w:pPr>
      <w:r>
        <w:rPr>
          <w:rFonts w:hint="eastAsia"/>
        </w:rPr>
        <w:t>**« Produits Futurs » | "未来产品"**</w:t>
      </w:r>
    </w:p>
    <w:p w14:paraId="2280734D">
      <w:pPr>
        <w:pStyle w:val="2"/>
        <w:rPr>
          <w:rFonts w:hint="eastAsia"/>
        </w:rPr>
      </w:pPr>
    </w:p>
    <w:p w14:paraId="32FF9640">
      <w:pPr>
        <w:pStyle w:val="2"/>
        <w:rPr>
          <w:rFonts w:hint="eastAsia"/>
          <w:highlight w:val="yellow"/>
        </w:rPr>
      </w:pPr>
      <w:r>
        <w:rPr>
          <w:rFonts w:hint="eastAsia"/>
          <w:highlight w:val="yellow"/>
        </w:rPr>
        <w:t>désigne tout produit vétérinaire, produit de diagnostic, test rapide, réactif, consommable, instrument, accessoire, logiciel ou produit associé que Diaho, ses sociétés mères, filiales, affiliées, partenaires industriels, partenaires commerciaux ou fabricants associés pourraient développer, fabriquer, représenter, distribuer ou proposer pendant la durée du Contrat.</w:t>
      </w:r>
    </w:p>
    <w:p w14:paraId="2B518793">
      <w:pPr>
        <w:pStyle w:val="2"/>
        <w:rPr>
          <w:rFonts w:hint="eastAsia"/>
          <w:highlight w:val="yellow"/>
        </w:rPr>
      </w:pPr>
    </w:p>
    <w:p w14:paraId="6248547C">
      <w:pPr>
        <w:pStyle w:val="2"/>
        <w:jc w:val="left"/>
        <w:rPr>
          <w:ins w:id="8" w:author="祺" w:date="2026-09-22T14:53:12Z"/>
          <w:rFonts w:hint="eastAsia"/>
          <w:highlight w:val="yellow"/>
        </w:rPr>
      </w:pPr>
      <w:r>
        <w:rPr>
          <w:rFonts w:hint="eastAsia"/>
          <w:highlight w:val="yellow"/>
        </w:rPr>
        <w:t>指迪亚霍及</w:t>
      </w:r>
      <w:ins w:id="9" w:author="李y" w:date="2026-09-20T17:43:59Z">
        <w:r>
          <w:rPr>
            <w:rFonts w:hint="eastAsia"/>
            <w:highlight w:val="yellow"/>
            <w:lang w:val="en-US" w:eastAsia="zh-CN"/>
          </w:rPr>
          <w:t>浙大</w:t>
        </w:r>
      </w:ins>
      <w:ins w:id="10" w:author="李y" w:date="2026-09-20T17:44:00Z">
        <w:r>
          <w:rPr>
            <w:rFonts w:hint="eastAsia"/>
            <w:highlight w:val="yellow"/>
            <w:lang w:val="en-US" w:eastAsia="zh-CN"/>
          </w:rPr>
          <w:t>迪迅</w:t>
        </w:r>
      </w:ins>
      <w:del w:id="11" w:author="李y" w:date="2026-09-20T17:44:07Z">
        <w:r>
          <w:rPr>
            <w:rFonts w:hint="eastAsia"/>
            <w:highlight w:val="yellow"/>
          </w:rPr>
          <w:delText>其母公司、子公司、关联公司、工业伙伴、商业伙伴或合作制造商</w:delText>
        </w:r>
      </w:del>
      <w:r>
        <w:rPr>
          <w:rFonts w:hint="eastAsia"/>
          <w:highlight w:val="yellow"/>
        </w:rPr>
        <w:t>在本合同期限内可能开发、制造、代表、分销或供应的任何兽用产品、诊断产品、快速检测试剂、试剂、耗材、仪器、附件、软件或相关产品。</w:t>
      </w:r>
    </w:p>
    <w:p w14:paraId="01B4427C">
      <w:pPr>
        <w:pStyle w:val="2"/>
        <w:jc w:val="left"/>
        <w:rPr>
          <w:rFonts w:hint="default" w:eastAsia="宋体"/>
          <w:color w:val="C00000"/>
          <w:highlight w:val="yellow"/>
          <w:lang w:val="en-US" w:eastAsia="zh-CN"/>
        </w:rPr>
      </w:pPr>
      <w:ins w:id="12" w:author="祺" w:date="2026-09-22T14:53:14Z">
        <w:r>
          <w:rPr>
            <w:rFonts w:hint="eastAsia"/>
            <w:highlight w:val="yellow"/>
          </w:rPr>
          <w:t>Any veterinary products, diagnostic products, rapid test reagents, reagents, consumables, instruments, accessories, software, or related products that Dia</w:t>
        </w:r>
      </w:ins>
      <w:ins w:id="13" w:author="祺" w:date="2026-09-22T14:53:14Z">
        <w:r>
          <w:rPr>
            <w:rFonts w:hint="eastAsia"/>
            <w:highlight w:val="yellow"/>
            <w:lang w:val="en-US" w:eastAsia="zh-CN"/>
          </w:rPr>
          <w:t>Ho</w:t>
        </w:r>
      </w:ins>
      <w:ins w:id="14" w:author="祺" w:date="2026-09-22T14:53:14Z">
        <w:r>
          <w:rPr>
            <w:rFonts w:hint="eastAsia"/>
            <w:highlight w:val="yellow"/>
          </w:rPr>
          <w:t xml:space="preserve"> and Zheda Dixun may develop, manufacture, represent, distribute, or supply during the term of this Contract.</w:t>
        </w:r>
      </w:ins>
      <w:r>
        <w:rPr>
          <w:rFonts w:hint="eastAsia"/>
          <w:highlight w:val="yellow"/>
        </w:rPr>
        <w:br w:type="textWrapping"/>
      </w:r>
      <w:r>
        <w:rPr>
          <w:rFonts w:hint="eastAsia"/>
          <w:highlight w:val="yellow"/>
        </w:rPr>
        <w:br w:type="textWrapping"/>
      </w:r>
      <w:del w:id="15" w:author="李y" w:date="2026-09-20T17:44:14Z">
        <w:r>
          <w:rPr>
            <w:rFonts w:hint="eastAsia"/>
            <w:color w:val="C00000"/>
            <w:highlight w:val="yellow"/>
            <w:lang w:val="en-US" w:eastAsia="zh-CN"/>
          </w:rPr>
          <w:delText>我们已经在开发国内用的宠物检测的相关产品。</w:delText>
        </w:r>
      </w:del>
    </w:p>
    <w:p w14:paraId="6C0CB0D5">
      <w:pPr>
        <w:pStyle w:val="2"/>
        <w:rPr>
          <w:rFonts w:hint="eastAsia"/>
        </w:rPr>
      </w:pPr>
    </w:p>
    <w:p w14:paraId="220C29B6">
      <w:pPr>
        <w:pStyle w:val="2"/>
        <w:rPr>
          <w:rFonts w:hint="eastAsia"/>
        </w:rPr>
      </w:pPr>
      <w:r>
        <w:rPr>
          <w:rFonts w:hint="eastAsia"/>
        </w:rPr>
        <w:t>**« Territoire » | "区域"**</w:t>
      </w:r>
    </w:p>
    <w:p w14:paraId="789E7066">
      <w:pPr>
        <w:pStyle w:val="2"/>
        <w:rPr>
          <w:rFonts w:hint="eastAsia"/>
        </w:rPr>
      </w:pPr>
    </w:p>
    <w:p w14:paraId="5B383B67">
      <w:pPr>
        <w:pStyle w:val="2"/>
        <w:rPr>
          <w:rFonts w:hint="eastAsia"/>
        </w:rPr>
      </w:pPr>
      <w:r>
        <w:rPr>
          <w:rFonts w:hint="eastAsia"/>
        </w:rPr>
        <w:t>désigne le continent européen, incluant notamment les États membres de l'Union européenne, ainsi que les autres pays européens dans lesquels VetalyX déciderait d'enregistrer, promouvoir, distribuer ou commercialiser les Produits. La liste indicative ou exhaustive des pays concernés pourra être précisée en Annexe 5.</w:t>
      </w:r>
    </w:p>
    <w:p w14:paraId="1230A0AA">
      <w:pPr>
        <w:pStyle w:val="2"/>
        <w:rPr>
          <w:rFonts w:hint="eastAsia"/>
        </w:rPr>
      </w:pPr>
    </w:p>
    <w:p w14:paraId="6BEBD259">
      <w:pPr>
        <w:pStyle w:val="2"/>
        <w:rPr>
          <w:rFonts w:hint="eastAsia"/>
        </w:rPr>
      </w:pPr>
      <w:r>
        <w:rPr>
          <w:rFonts w:hint="eastAsia"/>
        </w:rPr>
        <w:t>指欧洲大陆，尤其包括欧盟成员国，以及 VetalyX 决定注册、推广、分销或销售产品的其他欧洲国家。所涉国家的指示性或穷尽性清单</w:t>
      </w:r>
      <w:r>
        <w:rPr>
          <w:rFonts w:hint="eastAsia"/>
          <w:highlight w:val="none"/>
          <w:rPrChange w:id="16" w:author="李y" w:date="2026-09-22T21:58:18Z">
            <w:rPr>
              <w:rFonts w:hint="eastAsia"/>
            </w:rPr>
          </w:rPrChange>
        </w:rPr>
        <w:t>可在</w:t>
      </w:r>
      <w:r>
        <w:rPr>
          <w:rFonts w:hint="eastAsia"/>
          <w:highlight w:val="none"/>
          <w:rPrChange w:id="17" w:author="李y" w:date="2026-09-22T21:58:18Z">
            <w:rPr>
              <w:rFonts w:hint="eastAsia"/>
              <w:highlight w:val="yellow"/>
            </w:rPr>
          </w:rPrChange>
        </w:rPr>
        <w:t xml:space="preserve">附件 5 </w:t>
      </w:r>
      <w:r>
        <w:rPr>
          <w:rFonts w:hint="eastAsia"/>
        </w:rPr>
        <w:t>中列明。</w:t>
      </w:r>
    </w:p>
    <w:p w14:paraId="1017B0A7">
      <w:pPr>
        <w:pStyle w:val="2"/>
        <w:rPr>
          <w:rFonts w:hint="eastAsia"/>
        </w:rPr>
      </w:pPr>
    </w:p>
    <w:p w14:paraId="2081C33D">
      <w:pPr>
        <w:pStyle w:val="2"/>
        <w:rPr>
          <w:rFonts w:hint="eastAsia"/>
        </w:rPr>
      </w:pPr>
      <w:r>
        <w:rPr>
          <w:rFonts w:hint="eastAsia"/>
        </w:rPr>
        <w:t>**« Clientèle B2B » | "B2B客户"**</w:t>
      </w:r>
    </w:p>
    <w:p w14:paraId="300115F9">
      <w:pPr>
        <w:pStyle w:val="2"/>
        <w:rPr>
          <w:rFonts w:hint="eastAsia"/>
        </w:rPr>
      </w:pPr>
    </w:p>
    <w:p w14:paraId="6A043BF9">
      <w:pPr>
        <w:pStyle w:val="2"/>
        <w:rPr>
          <w:rFonts w:hint="eastAsia"/>
        </w:rPr>
      </w:pPr>
      <w:r>
        <w:rPr>
          <w:rFonts w:hint="eastAsia"/>
        </w:rPr>
        <w:t>désigne les clients professionnels, notamment les cliniques vétérinaires, vétérinaires indépendants, groupes vétérinaires, laboratoires vétérinaires, distributeurs spécialisés, centrales d'achat, plateformes professionnelles et sociétés de services vétérinaires.</w:t>
      </w:r>
    </w:p>
    <w:p w14:paraId="778331D5">
      <w:pPr>
        <w:pStyle w:val="2"/>
        <w:rPr>
          <w:rFonts w:hint="eastAsia"/>
        </w:rPr>
      </w:pPr>
    </w:p>
    <w:p w14:paraId="3BD45BDC">
      <w:pPr>
        <w:pStyle w:val="2"/>
        <w:rPr>
          <w:rFonts w:hint="eastAsia"/>
        </w:rPr>
      </w:pPr>
      <w:r>
        <w:rPr>
          <w:rFonts w:hint="eastAsia"/>
        </w:rPr>
        <w:t>指专业客户，尤其包括兽医诊所、独立兽医、兽医集团、兽医实验室、专业经销商、采购中心、专业平台及兽医服务公司。</w:t>
      </w:r>
    </w:p>
    <w:p w14:paraId="1099B36B">
      <w:pPr>
        <w:pStyle w:val="2"/>
        <w:rPr>
          <w:rFonts w:hint="eastAsia"/>
        </w:rPr>
      </w:pPr>
    </w:p>
    <w:p w14:paraId="6AD67690">
      <w:pPr>
        <w:pStyle w:val="2"/>
        <w:rPr>
          <w:rFonts w:hint="eastAsia"/>
        </w:rPr>
      </w:pPr>
      <w:r>
        <w:rPr>
          <w:rFonts w:hint="eastAsia"/>
        </w:rPr>
        <w:t>**« Dossiers Réglementaires » | "监管档案"**</w:t>
      </w:r>
    </w:p>
    <w:p w14:paraId="4786251F">
      <w:pPr>
        <w:pStyle w:val="2"/>
        <w:rPr>
          <w:rFonts w:hint="eastAsia"/>
        </w:rPr>
      </w:pPr>
    </w:p>
    <w:p w14:paraId="770C1748">
      <w:pPr>
        <w:pStyle w:val="2"/>
        <w:rPr>
          <w:rFonts w:hint="eastAsia"/>
        </w:rPr>
      </w:pPr>
      <w:r>
        <w:rPr>
          <w:rFonts w:hint="eastAsia"/>
        </w:rPr>
        <w:t>désigne l'ensemble des dossiers, demandes, documents, traductions, adaptations, enregistrements, autorisations, notifications, correspondances, données, procédures et éléments administratifs ou techniques nécessaires ou utiles à l'enregistrement, à la commercialisation ou à la conformité des Produits sur le Territoire.</w:t>
      </w:r>
    </w:p>
    <w:p w14:paraId="16D44E87">
      <w:pPr>
        <w:pStyle w:val="2"/>
        <w:rPr>
          <w:rFonts w:hint="eastAsia"/>
        </w:rPr>
      </w:pPr>
    </w:p>
    <w:p w14:paraId="29A02FD9">
      <w:pPr>
        <w:pStyle w:val="2"/>
        <w:rPr>
          <w:rFonts w:hint="eastAsia"/>
        </w:rPr>
      </w:pPr>
      <w:r>
        <w:rPr>
          <w:rFonts w:hint="eastAsia"/>
        </w:rPr>
        <w:t>指产品在区域内注册、销售或合规所需或有益的所有档案、申请、文件、翻译、适应性调整、注册、授权、通报、通信、数据、程序及行政或技术要素。</w:t>
      </w:r>
    </w:p>
    <w:p w14:paraId="1AA901DC">
      <w:pPr>
        <w:pStyle w:val="2"/>
        <w:rPr>
          <w:rFonts w:hint="eastAsia"/>
        </w:rPr>
      </w:pPr>
    </w:p>
    <w:p w14:paraId="7751C112">
      <w:pPr>
        <w:pStyle w:val="2"/>
        <w:rPr>
          <w:rFonts w:hint="eastAsia"/>
        </w:rPr>
      </w:pPr>
      <w:r>
        <w:rPr>
          <w:rFonts w:hint="eastAsia"/>
        </w:rPr>
        <w:t>**« Représentant Autorisé Européen » | "欧盟授权代表"**</w:t>
      </w:r>
    </w:p>
    <w:p w14:paraId="501620B8">
      <w:pPr>
        <w:pStyle w:val="2"/>
        <w:rPr>
          <w:rFonts w:hint="eastAsia"/>
        </w:rPr>
      </w:pPr>
    </w:p>
    <w:p w14:paraId="50A7ACB7">
      <w:pPr>
        <w:pStyle w:val="2"/>
        <w:rPr>
          <w:rFonts w:hint="eastAsia"/>
        </w:rPr>
      </w:pPr>
      <w:r>
        <w:rPr>
          <w:rFonts w:hint="eastAsia"/>
        </w:rPr>
        <w:t>désigne la personne morale établie en Europe mandatée par un fabricant non européen pour agir en son nom auprès des autorités compétentes, organismes notifiés ou toute autre entité concernée par la conformité réglementaire des Produits.</w:t>
      </w:r>
    </w:p>
    <w:p w14:paraId="59FCEC9E">
      <w:pPr>
        <w:pStyle w:val="2"/>
        <w:rPr>
          <w:rFonts w:hint="eastAsia"/>
        </w:rPr>
      </w:pPr>
    </w:p>
    <w:p w14:paraId="28D18D28">
      <w:pPr>
        <w:pStyle w:val="2"/>
        <w:rPr>
          <w:rFonts w:hint="eastAsia"/>
        </w:rPr>
      </w:pPr>
      <w:r>
        <w:rPr>
          <w:rFonts w:hint="eastAsia"/>
        </w:rPr>
        <w:t>指由非欧洲制造商委托、在欧洲设立的法人，代表其与主管机关、公告机构或任何涉及产品法规合规的实体接洽。</w:t>
      </w:r>
    </w:p>
    <w:p w14:paraId="124F5696">
      <w:pPr>
        <w:pStyle w:val="2"/>
        <w:rPr>
          <w:rFonts w:hint="eastAsia"/>
        </w:rPr>
      </w:pPr>
    </w:p>
    <w:p w14:paraId="3078F5F7">
      <w:pPr>
        <w:pStyle w:val="2"/>
        <w:rPr>
          <w:rFonts w:hint="eastAsia"/>
        </w:rPr>
      </w:pPr>
      <w:r>
        <w:rPr>
          <w:rFonts w:hint="eastAsia"/>
        </w:rPr>
        <w:t>**« Savoir-Faire » | "专有技术"**</w:t>
      </w:r>
    </w:p>
    <w:p w14:paraId="154153BC">
      <w:pPr>
        <w:pStyle w:val="2"/>
        <w:rPr>
          <w:rFonts w:hint="eastAsia"/>
        </w:rPr>
      </w:pPr>
    </w:p>
    <w:p w14:paraId="7AABB220">
      <w:pPr>
        <w:pStyle w:val="2"/>
        <w:rPr>
          <w:rFonts w:hint="eastAsia"/>
        </w:rPr>
      </w:pPr>
      <w:r>
        <w:rPr>
          <w:rFonts w:hint="eastAsia"/>
        </w:rPr>
        <w:t>désigne l'ensemble des connaissances techniques, scientifiques, industrielles, commerciales, réglementaires, documentaires et pratiques nécessaires ou utiles à la compréhension, l'enregistrement, l'adaptation, l'assemblage, le conditionnement, le contrôle qualité, la production partielle ou la production complète des Produits.</w:t>
      </w:r>
    </w:p>
    <w:p w14:paraId="3F61830E">
      <w:pPr>
        <w:pStyle w:val="2"/>
        <w:rPr>
          <w:rFonts w:hint="eastAsia"/>
        </w:rPr>
      </w:pPr>
    </w:p>
    <w:p w14:paraId="1D4AA98B">
      <w:pPr>
        <w:pStyle w:val="2"/>
        <w:rPr>
          <w:rFonts w:hint="eastAsia"/>
        </w:rPr>
      </w:pPr>
      <w:r>
        <w:rPr>
          <w:rFonts w:hint="eastAsia"/>
        </w:rPr>
        <w:t>指理解、注册、适应性调整、组装、包装、质量控制、部分生产或完整生产产品所需或有益的所有技术、科学、工业、商业、法规、文件及实践知识。</w:t>
      </w:r>
    </w:p>
    <w:p w14:paraId="1E97A830">
      <w:pPr>
        <w:pStyle w:val="2"/>
        <w:rPr>
          <w:rFonts w:hint="eastAsia"/>
        </w:rPr>
      </w:pPr>
    </w:p>
    <w:p w14:paraId="57E57A0E">
      <w:pPr>
        <w:pStyle w:val="2"/>
        <w:rPr>
          <w:rFonts w:hint="eastAsia"/>
        </w:rPr>
      </w:pPr>
      <w:r>
        <w:rPr>
          <w:rFonts w:hint="eastAsia"/>
        </w:rPr>
        <w:t>**« Sociétés Liées » | "关联公司"**</w:t>
      </w:r>
    </w:p>
    <w:p w14:paraId="63C4FB30">
      <w:pPr>
        <w:pStyle w:val="2"/>
        <w:rPr>
          <w:rFonts w:hint="eastAsia"/>
        </w:rPr>
      </w:pPr>
    </w:p>
    <w:p w14:paraId="28ADB45A">
      <w:pPr>
        <w:pStyle w:val="2"/>
        <w:rPr>
          <w:rFonts w:hint="eastAsia"/>
        </w:rPr>
      </w:pPr>
      <w:r>
        <w:rPr>
          <w:rFonts w:hint="eastAsia"/>
        </w:rPr>
        <w:t>désigne toute société mère, filiale, société affiliée, société contrôlée, société contrôlante, partenaire industriel, fabricant associé, distributeur, agent, représentant ou partenaire commercial de Diaho intervenant directement ou indirectement dans le développement, la fabrication, la commercialisation ou la fourniture des Produits.</w:t>
      </w:r>
    </w:p>
    <w:p w14:paraId="166683E6">
      <w:pPr>
        <w:pStyle w:val="2"/>
        <w:rPr>
          <w:rFonts w:hint="eastAsia"/>
        </w:rPr>
      </w:pPr>
    </w:p>
    <w:p w14:paraId="58A8EB16">
      <w:pPr>
        <w:pStyle w:val="2"/>
        <w:rPr>
          <w:ins w:id="18" w:author="祺" w:date="2026-09-22T14:56:08Z"/>
          <w:rFonts w:hint="eastAsia"/>
          <w:highlight w:val="yellow"/>
        </w:rPr>
      </w:pPr>
      <w:ins w:id="19" w:author="李y" w:date="2026-09-22T13:40:36Z">
        <w:r>
          <w:rPr>
            <w:rFonts w:hint="eastAsia"/>
            <w:highlight w:val="yellow"/>
            <w:rPrChange w:id="20" w:author="祺" w:date="2026-09-22T14:56:38Z">
              <w:rPr>
                <w:rFonts w:hint="eastAsia"/>
              </w:rPr>
            </w:rPrChange>
          </w:rPr>
          <w:t>指</w:t>
        </w:r>
      </w:ins>
      <w:ins w:id="21" w:author="李y" w:date="2026-09-22T13:40:36Z">
        <w:r>
          <w:rPr>
            <w:rFonts w:hint="eastAsia"/>
            <w:highlight w:val="yellow"/>
            <w:lang w:val="en-US" w:eastAsia="zh-CN"/>
            <w:rPrChange w:id="22" w:author="祺" w:date="2026-09-22T14:56:38Z">
              <w:rPr>
                <w:rFonts w:hint="eastAsia"/>
                <w:lang w:val="en-US" w:eastAsia="zh-CN"/>
              </w:rPr>
            </w:rPrChange>
          </w:rPr>
          <w:t>迪鸿委托</w:t>
        </w:r>
      </w:ins>
      <w:ins w:id="23" w:author="李y" w:date="2026-09-22T13:40:36Z">
        <w:r>
          <w:rPr>
            <w:rFonts w:hint="eastAsia"/>
            <w:highlight w:val="yellow"/>
            <w:rPrChange w:id="24" w:author="祺" w:date="2026-09-22T14:56:38Z">
              <w:rPr>
                <w:rFonts w:hint="eastAsia"/>
              </w:rPr>
            </w:rPrChange>
          </w:rPr>
          <w:t>产品开发、制造</w:t>
        </w:r>
      </w:ins>
      <w:ins w:id="25" w:author="李y" w:date="2026-09-22T13:40:36Z">
        <w:r>
          <w:rPr>
            <w:rFonts w:hint="eastAsia"/>
            <w:highlight w:val="yellow"/>
            <w:lang w:val="en-US" w:eastAsia="zh-CN"/>
            <w:rPrChange w:id="26" w:author="祺" w:date="2026-09-22T14:56:38Z">
              <w:rPr>
                <w:rFonts w:hint="eastAsia"/>
                <w:lang w:val="en-US" w:eastAsia="zh-CN"/>
              </w:rPr>
            </w:rPrChange>
          </w:rPr>
          <w:t>的受托方浙大迪迅</w:t>
        </w:r>
      </w:ins>
      <w:ins w:id="27" w:author="李y" w:date="2026-09-22T13:40:36Z">
        <w:r>
          <w:rPr>
            <w:rFonts w:hint="eastAsia"/>
            <w:highlight w:val="yellow"/>
          </w:rPr>
          <w:t>。</w:t>
        </w:r>
      </w:ins>
    </w:p>
    <w:p w14:paraId="461D8FB3">
      <w:pPr>
        <w:pStyle w:val="2"/>
        <w:rPr>
          <w:ins w:id="28" w:author="李y" w:date="2026-09-22T13:40:36Z"/>
          <w:rFonts w:hint="eastAsia"/>
          <w:highlight w:val="yellow"/>
        </w:rPr>
      </w:pPr>
      <w:ins w:id="29" w:author="祺" w:date="2026-09-22T14:56:12Z">
        <w:r>
          <w:rPr>
            <w:rFonts w:hint="eastAsia"/>
            <w:highlight w:val="yellow"/>
          </w:rPr>
          <w:t>The entrusted party commissioned by Di</w:t>
        </w:r>
      </w:ins>
      <w:ins w:id="30" w:author="祺" w:date="2026-09-22T14:56:17Z">
        <w:r>
          <w:rPr>
            <w:rFonts w:hint="eastAsia"/>
            <w:highlight w:val="yellow"/>
            <w:lang w:val="en-US" w:eastAsia="zh-CN"/>
          </w:rPr>
          <w:t>a</w:t>
        </w:r>
      </w:ins>
      <w:ins w:id="31" w:author="祺" w:date="2026-09-22T14:56:19Z">
        <w:r>
          <w:rPr>
            <w:rFonts w:hint="eastAsia"/>
            <w:highlight w:val="yellow"/>
            <w:lang w:val="en-US" w:eastAsia="zh-CN"/>
          </w:rPr>
          <w:t>H</w:t>
        </w:r>
      </w:ins>
      <w:ins w:id="32" w:author="祺" w:date="2026-09-22T14:56:20Z">
        <w:r>
          <w:rPr>
            <w:rFonts w:hint="eastAsia"/>
            <w:highlight w:val="yellow"/>
            <w:lang w:val="en-US" w:eastAsia="zh-CN"/>
          </w:rPr>
          <w:t>o</w:t>
        </w:r>
      </w:ins>
      <w:ins w:id="33" w:author="祺" w:date="2026-09-22T14:56:12Z">
        <w:r>
          <w:rPr>
            <w:rFonts w:hint="eastAsia"/>
            <w:highlight w:val="yellow"/>
          </w:rPr>
          <w:t xml:space="preserve"> for product development and manufacturing is Zhe</w:t>
        </w:r>
      </w:ins>
      <w:ins w:id="34" w:author="祺" w:date="2026-09-22T14:56:27Z">
        <w:r>
          <w:rPr>
            <w:rFonts w:hint="eastAsia"/>
            <w:highlight w:val="yellow"/>
            <w:lang w:val="en-US" w:eastAsia="zh-CN"/>
          </w:rPr>
          <w:t>da</w:t>
        </w:r>
      </w:ins>
      <w:ins w:id="35" w:author="祺" w:date="2026-09-22T14:56:12Z">
        <w:r>
          <w:rPr>
            <w:rFonts w:hint="eastAsia"/>
            <w:highlight w:val="yellow"/>
          </w:rPr>
          <w:t xml:space="preserve"> Dixun.</w:t>
        </w:r>
      </w:ins>
    </w:p>
    <w:p w14:paraId="48FFA31F">
      <w:pPr>
        <w:pStyle w:val="2"/>
        <w:rPr>
          <w:del w:id="36" w:author="李y" w:date="2026-09-22T13:40:36Z"/>
          <w:rFonts w:hint="eastAsia"/>
          <w:highlight w:val="yellow"/>
        </w:rPr>
      </w:pPr>
      <w:del w:id="37" w:author="李y" w:date="2026-09-22T13:40:36Z">
        <w:r>
          <w:rPr>
            <w:rFonts w:hint="eastAsia"/>
          </w:rPr>
          <w:delText>指</w:delText>
        </w:r>
      </w:del>
      <w:del w:id="38" w:author="李y" w:date="2026-09-22T13:40:36Z">
        <w:r>
          <w:rPr>
            <w:rFonts w:hint="default"/>
            <w:lang w:val="en-US"/>
          </w:rPr>
          <w:delText>直接或间接参与</w:delText>
        </w:r>
      </w:del>
      <w:del w:id="39" w:author="李y" w:date="2026-09-22T13:40:36Z">
        <w:r>
          <w:rPr>
            <w:rFonts w:hint="eastAsia"/>
          </w:rPr>
          <w:delText>产品开发、制造、销售或供应的迪亚霍的任何母公司、子公司、关联公司、被控制公司、控制公司、工业伙伴</w:delText>
        </w:r>
      </w:del>
      <w:del w:id="40" w:author="李y" w:date="2026-09-22T13:40:36Z">
        <w:r>
          <w:rPr>
            <w:rFonts w:hint="eastAsia"/>
            <w:highlight w:val="yellow"/>
          </w:rPr>
          <w:delText>、合作制造商、经销商、代理商、代表或商业伙伴。</w:delText>
        </w:r>
      </w:del>
    </w:p>
    <w:p w14:paraId="4155680E">
      <w:pPr>
        <w:pStyle w:val="2"/>
        <w:rPr>
          <w:rFonts w:hint="eastAsia"/>
          <w:highlight w:val="yellow"/>
        </w:rPr>
      </w:pPr>
    </w:p>
    <w:p w14:paraId="135F7415">
      <w:pPr>
        <w:pStyle w:val="2"/>
        <w:rPr>
          <w:rFonts w:hint="eastAsia"/>
        </w:rPr>
      </w:pPr>
      <w:r>
        <w:rPr>
          <w:rFonts w:hint="eastAsia"/>
        </w:rPr>
        <w:t>---</w:t>
      </w:r>
    </w:p>
    <w:p w14:paraId="251BE959">
      <w:pPr>
        <w:pStyle w:val="2"/>
        <w:rPr>
          <w:rFonts w:hint="eastAsia"/>
        </w:rPr>
      </w:pPr>
    </w:p>
    <w:p w14:paraId="71C8B4AD">
      <w:pPr>
        <w:pStyle w:val="2"/>
        <w:rPr>
          <w:rFonts w:hint="eastAsia"/>
        </w:rPr>
      </w:pPr>
      <w:r>
        <w:rPr>
          <w:rFonts w:hint="eastAsia"/>
        </w:rPr>
        <w:t>## Article 2 — Objet | 第2条 — 标的</w:t>
      </w:r>
    </w:p>
    <w:p w14:paraId="20F76A2E">
      <w:pPr>
        <w:pStyle w:val="2"/>
        <w:rPr>
          <w:rFonts w:hint="eastAsia"/>
        </w:rPr>
      </w:pPr>
    </w:p>
    <w:p w14:paraId="7AEAFE61">
      <w:pPr>
        <w:pStyle w:val="2"/>
        <w:rPr>
          <w:rFonts w:hint="eastAsia"/>
        </w:rPr>
      </w:pPr>
      <w:r>
        <w:rPr>
          <w:rFonts w:hint="eastAsia"/>
        </w:rPr>
        <w:t>Le présent Contrat a pour objet de définir les conditions dans lesquelles Diaho accorde à VetalyX, qui accepte, les droits suivants sur le Territoire :</w:t>
      </w:r>
    </w:p>
    <w:p w14:paraId="6DA09A43">
      <w:pPr>
        <w:pStyle w:val="2"/>
        <w:rPr>
          <w:rFonts w:hint="eastAsia"/>
        </w:rPr>
      </w:pPr>
    </w:p>
    <w:p w14:paraId="3BA2B78E">
      <w:pPr>
        <w:pStyle w:val="2"/>
        <w:rPr>
          <w:rFonts w:hint="eastAsia"/>
        </w:rPr>
      </w:pPr>
      <w:r>
        <w:rPr>
          <w:rFonts w:hint="eastAsia"/>
        </w:rPr>
        <w:t>本合同旨在界定迪亚霍在区域内授予 VetalyX（VetalyX 接受）下列权利的条件：</w:t>
      </w:r>
    </w:p>
    <w:p w14:paraId="0AB9F1A6">
      <w:pPr>
        <w:pStyle w:val="2"/>
        <w:rPr>
          <w:rFonts w:hint="eastAsia"/>
        </w:rPr>
      </w:pPr>
    </w:p>
    <w:p w14:paraId="751F4811">
      <w:pPr>
        <w:pStyle w:val="2"/>
        <w:rPr>
          <w:rFonts w:hint="eastAsia"/>
        </w:rPr>
      </w:pPr>
      <w:r>
        <w:rPr>
          <w:rFonts w:hint="eastAsia"/>
        </w:rPr>
        <w:t>1. un droit exclusif de distribution des Produits ;</w:t>
      </w:r>
    </w:p>
    <w:p w14:paraId="277085A2">
      <w:pPr>
        <w:pStyle w:val="2"/>
        <w:rPr>
          <w:rFonts w:hint="eastAsia"/>
        </w:rPr>
      </w:pPr>
      <w:r>
        <w:rPr>
          <w:rFonts w:hint="eastAsia"/>
        </w:rPr>
        <w:t>2. un droit exclusif de promotion et de développement commercial des Produits ;</w:t>
      </w:r>
    </w:p>
    <w:p w14:paraId="133CBA2C">
      <w:pPr>
        <w:pStyle w:val="2"/>
        <w:rPr>
          <w:rFonts w:hint="eastAsia"/>
        </w:rPr>
      </w:pPr>
      <w:r>
        <w:rPr>
          <w:rFonts w:hint="eastAsia"/>
        </w:rPr>
        <w:t>3. un droit exclusif de procéder ou faire procéder aux enregistrements réglementaires nécessaires ;</w:t>
      </w:r>
    </w:p>
    <w:p w14:paraId="008A9C22">
      <w:pPr>
        <w:pStyle w:val="2"/>
        <w:rPr>
          <w:rFonts w:hint="eastAsia"/>
        </w:rPr>
      </w:pPr>
      <w:r>
        <w:rPr>
          <w:rFonts w:hint="eastAsia"/>
        </w:rPr>
        <w:t>4. un mandat de Représentant Autorisé Européen ;</w:t>
      </w:r>
    </w:p>
    <w:p w14:paraId="349AD570">
      <w:pPr>
        <w:pStyle w:val="2"/>
        <w:rPr>
          <w:rFonts w:hint="eastAsia"/>
        </w:rPr>
      </w:pPr>
      <w:r>
        <w:rPr>
          <w:rFonts w:hint="eastAsia"/>
        </w:rPr>
        <w:t>5. un droit de coordination avec les autorités, organismes, clients professionnels et partenaires réglementaires ;</w:t>
      </w:r>
    </w:p>
    <w:p w14:paraId="0FD76275">
      <w:pPr>
        <w:pStyle w:val="2"/>
        <w:rPr>
          <w:rFonts w:hint="eastAsia"/>
        </w:rPr>
      </w:pPr>
      <w:r>
        <w:rPr>
          <w:rFonts w:hint="eastAsia"/>
        </w:rPr>
        <w:t>6. une option de localisation européenne de tout ou partie de la chaîne de valeur des Produits ;</w:t>
      </w:r>
    </w:p>
    <w:p w14:paraId="625B2D43">
      <w:pPr>
        <w:pStyle w:val="2"/>
        <w:rPr>
          <w:rFonts w:hint="eastAsia"/>
        </w:rPr>
      </w:pPr>
      <w:r>
        <w:rPr>
          <w:rFonts w:hint="eastAsia"/>
        </w:rPr>
        <w:t>7. un droit de premier refus sur les Produits Futurs.</w:t>
      </w:r>
    </w:p>
    <w:p w14:paraId="3CD92DB1">
      <w:pPr>
        <w:pStyle w:val="2"/>
        <w:rPr>
          <w:rFonts w:hint="eastAsia"/>
        </w:rPr>
      </w:pPr>
    </w:p>
    <w:p w14:paraId="6BE11A28">
      <w:pPr>
        <w:pStyle w:val="2"/>
        <w:rPr>
          <w:rFonts w:hint="eastAsia"/>
        </w:rPr>
      </w:pPr>
      <w:r>
        <w:rPr>
          <w:rFonts w:hint="eastAsia"/>
        </w:rPr>
        <w:t>1. 产品的独家分销权；</w:t>
      </w:r>
    </w:p>
    <w:p w14:paraId="65A1C84F">
      <w:pPr>
        <w:pStyle w:val="2"/>
        <w:rPr>
          <w:rFonts w:hint="eastAsia"/>
        </w:rPr>
      </w:pPr>
      <w:r>
        <w:rPr>
          <w:rFonts w:hint="eastAsia"/>
        </w:rPr>
        <w:t>2. 产品推广与商业开发的独家权利；</w:t>
      </w:r>
    </w:p>
    <w:p w14:paraId="41E69EBE">
      <w:pPr>
        <w:pStyle w:val="2"/>
        <w:rPr>
          <w:rFonts w:hint="eastAsia"/>
        </w:rPr>
      </w:pPr>
      <w:r>
        <w:rPr>
          <w:rFonts w:hint="eastAsia"/>
        </w:rPr>
        <w:t>3. 办理或委托办理必要法规注册的独家权利；</w:t>
      </w:r>
    </w:p>
    <w:p w14:paraId="01F4DF19">
      <w:pPr>
        <w:pStyle w:val="2"/>
        <w:rPr>
          <w:rFonts w:hint="eastAsia"/>
        </w:rPr>
      </w:pPr>
      <w:r>
        <w:rPr>
          <w:rFonts w:hint="eastAsia"/>
        </w:rPr>
        <w:t>4. 欧盟授权代表委托；</w:t>
      </w:r>
    </w:p>
    <w:p w14:paraId="25E810D0">
      <w:pPr>
        <w:pStyle w:val="2"/>
        <w:rPr>
          <w:rFonts w:hint="eastAsia"/>
        </w:rPr>
      </w:pPr>
      <w:r>
        <w:rPr>
          <w:rFonts w:hint="eastAsia"/>
        </w:rPr>
        <w:t>5. 与主管机关、机构、专业客户及法规合作伙伴协调的权利；</w:t>
      </w:r>
    </w:p>
    <w:p w14:paraId="28995990">
      <w:pPr>
        <w:pStyle w:val="2"/>
        <w:rPr>
          <w:rFonts w:hint="eastAsia"/>
        </w:rPr>
      </w:pPr>
      <w:r>
        <w:rPr>
          <w:rFonts w:hint="eastAsia"/>
        </w:rPr>
        <w:t>6. 产品价值链全部或部分欧洲本地化的选择权；</w:t>
      </w:r>
    </w:p>
    <w:p w14:paraId="04358F2B">
      <w:pPr>
        <w:pStyle w:val="2"/>
        <w:rPr>
          <w:rFonts w:hint="eastAsia"/>
          <w:highlight w:val="none"/>
        </w:rPr>
      </w:pPr>
      <w:r>
        <w:rPr>
          <w:rFonts w:hint="eastAsia"/>
          <w:highlight w:val="none"/>
        </w:rPr>
        <w:t>7. 未来产品的优先购买权。</w:t>
      </w:r>
    </w:p>
    <w:p w14:paraId="1D73F515">
      <w:pPr>
        <w:pStyle w:val="2"/>
        <w:rPr>
          <w:rFonts w:hint="eastAsia"/>
        </w:rPr>
      </w:pPr>
    </w:p>
    <w:p w14:paraId="59B3A3A5">
      <w:pPr>
        <w:pStyle w:val="2"/>
        <w:rPr>
          <w:rFonts w:hint="eastAsia"/>
        </w:rPr>
      </w:pPr>
      <w:r>
        <w:rPr>
          <w:rFonts w:hint="eastAsia"/>
        </w:rPr>
        <w:t>Le Contrat constitue un contrat-cadre stratégique et ne doit pas être interprété comme un simple contrat de revente ou d'achat-vente.</w:t>
      </w:r>
    </w:p>
    <w:p w14:paraId="2DCB041F">
      <w:pPr>
        <w:pStyle w:val="2"/>
        <w:rPr>
          <w:rFonts w:hint="eastAsia"/>
        </w:rPr>
      </w:pPr>
    </w:p>
    <w:p w14:paraId="532331B7">
      <w:pPr>
        <w:pStyle w:val="2"/>
        <w:rPr>
          <w:rFonts w:hint="eastAsia"/>
        </w:rPr>
      </w:pPr>
      <w:r>
        <w:rPr>
          <w:rFonts w:hint="eastAsia"/>
        </w:rPr>
        <w:t>本合同构成战略框架协议，不得被解释为单纯的转售或买卖协议。</w:t>
      </w:r>
    </w:p>
    <w:p w14:paraId="7925E5B2">
      <w:pPr>
        <w:pStyle w:val="2"/>
        <w:rPr>
          <w:rFonts w:hint="eastAsia"/>
        </w:rPr>
      </w:pPr>
    </w:p>
    <w:p w14:paraId="5BAD16BE">
      <w:pPr>
        <w:pStyle w:val="2"/>
        <w:rPr>
          <w:rFonts w:hint="eastAsia"/>
        </w:rPr>
      </w:pPr>
      <w:r>
        <w:rPr>
          <w:rFonts w:hint="eastAsia"/>
        </w:rPr>
        <w:t>---</w:t>
      </w:r>
    </w:p>
    <w:p w14:paraId="78BCC43E">
      <w:pPr>
        <w:pStyle w:val="2"/>
        <w:rPr>
          <w:rFonts w:hint="eastAsia"/>
        </w:rPr>
      </w:pPr>
    </w:p>
    <w:p w14:paraId="1254F487">
      <w:pPr>
        <w:pStyle w:val="2"/>
        <w:rPr>
          <w:rFonts w:hint="eastAsia"/>
        </w:rPr>
      </w:pPr>
      <w:r>
        <w:rPr>
          <w:rFonts w:hint="eastAsia"/>
        </w:rPr>
        <w:t>## Article 3 — Exclusivité territoriale | 第3条 — 区域独家权</w:t>
      </w:r>
    </w:p>
    <w:p w14:paraId="74D6CDDE">
      <w:pPr>
        <w:pStyle w:val="2"/>
        <w:rPr>
          <w:rFonts w:hint="eastAsia"/>
        </w:rPr>
      </w:pPr>
    </w:p>
    <w:p w14:paraId="7A5E8DB6">
      <w:pPr>
        <w:pStyle w:val="2"/>
        <w:rPr>
          <w:rFonts w:hint="eastAsia"/>
        </w:rPr>
      </w:pPr>
      <w:r>
        <w:rPr>
          <w:rFonts w:hint="eastAsia"/>
        </w:rPr>
        <w:t>Diaho accorde à VetalyX, pour toute la durée du Contrat, une exclusivité totale sur le Territoire pour la distribution, la promotion, la commercialisation, l'enregistrement, la représentation réglementaire et le développement commercial des Produits.</w:t>
      </w:r>
    </w:p>
    <w:p w14:paraId="1D2A68D5">
      <w:pPr>
        <w:pStyle w:val="2"/>
        <w:rPr>
          <w:rFonts w:hint="eastAsia"/>
        </w:rPr>
      </w:pPr>
    </w:p>
    <w:p w14:paraId="7F62384B">
      <w:pPr>
        <w:pStyle w:val="2"/>
        <w:rPr>
          <w:rFonts w:hint="eastAsia"/>
        </w:rPr>
      </w:pPr>
      <w:r>
        <w:rPr>
          <w:rFonts w:hint="eastAsia"/>
        </w:rPr>
        <w:t xml:space="preserve">迪亚霍在本合同整个期限内，就产品的分销、推广、销售、注册、法规代表及商业开发，授予 VetalyX </w:t>
      </w:r>
      <w:r>
        <w:rPr>
          <w:rFonts w:hint="eastAsia"/>
          <w:highlight w:val="none"/>
        </w:rPr>
        <w:t>在区域内的完全独家权。</w:t>
      </w:r>
    </w:p>
    <w:p w14:paraId="6EA8B2AB">
      <w:pPr>
        <w:pStyle w:val="2"/>
        <w:rPr>
          <w:rFonts w:hint="eastAsia"/>
        </w:rPr>
      </w:pPr>
    </w:p>
    <w:p w14:paraId="0720D249">
      <w:pPr>
        <w:pStyle w:val="2"/>
        <w:rPr>
          <w:rFonts w:hint="eastAsia"/>
        </w:rPr>
      </w:pPr>
      <w:r>
        <w:rPr>
          <w:rFonts w:hint="eastAsia"/>
        </w:rPr>
        <w:t>En conséquence, Diaho s'interdit, directement ou indirectement, de vendre, promouvoir, distribuer, enregistrer, faire enregistrer, commercialiser ou proposer les Produits sur le Territoire autrement que par l'intermédiaire de VetalyX, sauf accord écrit préalable de VetalyX.</w:t>
      </w:r>
    </w:p>
    <w:p w14:paraId="7CEA7D2F">
      <w:pPr>
        <w:pStyle w:val="2"/>
        <w:rPr>
          <w:rFonts w:hint="eastAsia"/>
        </w:rPr>
      </w:pPr>
    </w:p>
    <w:p w14:paraId="5BA695F1">
      <w:pPr>
        <w:pStyle w:val="2"/>
        <w:rPr>
          <w:rFonts w:hint="eastAsia"/>
        </w:rPr>
      </w:pPr>
      <w:r>
        <w:rPr>
          <w:rFonts w:hint="eastAsia"/>
        </w:rPr>
        <w:t>因此，未经 VetalyX 事先书面同意，迪亚霍不得直接或间接在区域内通过 VetalyX 以外的渠道销售、推广、分销、注册、委托注册、销售或供应产品。</w:t>
      </w:r>
    </w:p>
    <w:p w14:paraId="51E6ED30">
      <w:pPr>
        <w:pStyle w:val="2"/>
        <w:rPr>
          <w:rFonts w:hint="eastAsia"/>
        </w:rPr>
      </w:pPr>
    </w:p>
    <w:p w14:paraId="0E5E66EE">
      <w:pPr>
        <w:pStyle w:val="2"/>
        <w:rPr>
          <w:rFonts w:hint="eastAsia"/>
        </w:rPr>
      </w:pPr>
      <w:r>
        <w:rPr>
          <w:rFonts w:hint="eastAsia"/>
        </w:rPr>
        <w:t>Cette interdiction s'applique également aux Sociétés Liées de Diaho. Diaho garantit que ses Sociétés Liées respecteront les obligations d'exclusivité, de non-contournement et de non-concurrence prévues au présent Contrat.</w:t>
      </w:r>
    </w:p>
    <w:p w14:paraId="483AB6AA">
      <w:pPr>
        <w:pStyle w:val="2"/>
        <w:rPr>
          <w:rFonts w:hint="eastAsia"/>
        </w:rPr>
      </w:pPr>
    </w:p>
    <w:p w14:paraId="1EB02BAA">
      <w:pPr>
        <w:pStyle w:val="2"/>
        <w:rPr>
          <w:ins w:id="41" w:author="祺" w:date="2026-09-22T14:57:00Z"/>
          <w:rFonts w:hint="eastAsia"/>
        </w:rPr>
      </w:pPr>
      <w:del w:id="42" w:author="李y" w:date="2026-09-23T17:30:06Z">
        <w:r>
          <w:rPr>
            <w:rFonts w:hint="eastAsia"/>
            <w:highlight w:val="yellow"/>
          </w:rPr>
          <w:delText>该禁止同样适用于迪亚霍的关联公司。</w:delText>
        </w:r>
      </w:del>
      <w:r>
        <w:rPr>
          <w:rFonts w:hint="eastAsia"/>
        </w:rPr>
        <w:t>迪亚霍保证</w:t>
      </w:r>
      <w:ins w:id="43" w:author="李y" w:date="2026-09-20T18:21:57Z">
        <w:r>
          <w:rPr>
            <w:rFonts w:hint="eastAsia"/>
            <w:lang w:val="en-US" w:eastAsia="zh-CN"/>
          </w:rPr>
          <w:t>浙大</w:t>
        </w:r>
      </w:ins>
      <w:ins w:id="44" w:author="李y" w:date="2026-09-20T18:21:59Z">
        <w:r>
          <w:rPr>
            <w:rFonts w:hint="eastAsia"/>
            <w:lang w:val="en-US" w:eastAsia="zh-CN"/>
          </w:rPr>
          <w:t>迪迅</w:t>
        </w:r>
      </w:ins>
      <w:del w:id="45" w:author="李y" w:date="2026-09-20T18:21:56Z">
        <w:r>
          <w:rPr>
            <w:rFonts w:hint="eastAsia"/>
          </w:rPr>
          <w:delText>其关联公司</w:delText>
        </w:r>
      </w:del>
      <w:r>
        <w:rPr>
          <w:rFonts w:hint="eastAsia"/>
        </w:rPr>
        <w:t>将遵守本合同规定的独家权、不规避及不竞争义务。</w:t>
      </w:r>
    </w:p>
    <w:p w14:paraId="3986BF8E">
      <w:pPr>
        <w:pStyle w:val="2"/>
        <w:rPr>
          <w:rFonts w:hint="eastAsia"/>
        </w:rPr>
      </w:pPr>
      <w:ins w:id="46" w:author="祺" w:date="2026-09-22T14:57:06Z">
        <w:del w:id="47" w:author="李y" w:date="2026-09-23T17:30:10Z">
          <w:r>
            <w:rPr>
              <w:rFonts w:hint="eastAsia"/>
            </w:rPr>
            <w:delText>The same prohibition also applies to DiaHo's affiliates.</w:delText>
          </w:r>
        </w:del>
      </w:ins>
      <w:ins w:id="48" w:author="祺" w:date="2026-09-22T14:57:06Z">
        <w:r>
          <w:rPr>
            <w:rFonts w:hint="eastAsia"/>
          </w:rPr>
          <w:t xml:space="preserve"> DiaHo guarantees that Zheda Dixun will comply with the exclusivity, non-circumvention, and non-competition obligations stipulated in this Contract.</w:t>
        </w:r>
      </w:ins>
    </w:p>
    <w:p w14:paraId="290D599D">
      <w:pPr>
        <w:pStyle w:val="2"/>
        <w:rPr>
          <w:rFonts w:hint="eastAsia"/>
        </w:rPr>
      </w:pPr>
    </w:p>
    <w:p w14:paraId="593D0B2E">
      <w:pPr>
        <w:pStyle w:val="2"/>
        <w:rPr>
          <w:rFonts w:hint="eastAsia"/>
          <w:color w:val="0000FF"/>
        </w:rPr>
      </w:pPr>
    </w:p>
    <w:p w14:paraId="14FDDEDB">
      <w:pPr>
        <w:pStyle w:val="2"/>
        <w:rPr>
          <w:del w:id="49" w:author="李y" w:date="2026-09-20T18:22:21Z"/>
          <w:rFonts w:hint="eastAsia"/>
          <w:color w:val="0000FF"/>
          <w:highlight w:val="none"/>
          <w:lang w:val="en-US" w:eastAsia="zh-CN"/>
        </w:rPr>
      </w:pPr>
      <w:del w:id="50" w:author="李y" w:date="2026-09-20T18:22:21Z">
        <w:r>
          <w:rPr>
            <w:rFonts w:hint="eastAsia"/>
            <w:color w:val="0000FF"/>
            <w:highlight w:val="none"/>
            <w:lang w:val="en-US" w:eastAsia="zh-CN"/>
          </w:rPr>
          <w:delText>需要明确产品和区域是什么？</w:delText>
        </w:r>
      </w:del>
    </w:p>
    <w:p w14:paraId="1BFA1E66">
      <w:pPr>
        <w:pStyle w:val="2"/>
        <w:rPr>
          <w:rFonts w:hint="default"/>
          <w:color w:val="0000FF"/>
          <w:lang w:val="en-US" w:eastAsia="zh-CN"/>
        </w:rPr>
      </w:pPr>
    </w:p>
    <w:p w14:paraId="14F95E74">
      <w:pPr>
        <w:pStyle w:val="2"/>
        <w:rPr>
          <w:rFonts w:hint="eastAsia"/>
        </w:rPr>
      </w:pPr>
      <w:r>
        <w:rPr>
          <w:rFonts w:hint="eastAsia"/>
        </w:rPr>
        <w:t>Toute demande, sollicitation, contact, commande, opportunité commerciale ou demande réglementaire provenant du Territoire ou relative au Territoire devra être transmise sans délai à VetalyX.</w:t>
      </w:r>
    </w:p>
    <w:p w14:paraId="6DD93675">
      <w:pPr>
        <w:pStyle w:val="2"/>
        <w:rPr>
          <w:rFonts w:hint="eastAsia"/>
        </w:rPr>
      </w:pPr>
    </w:p>
    <w:p w14:paraId="265C4313">
      <w:pPr>
        <w:pStyle w:val="2"/>
        <w:rPr>
          <w:rFonts w:hint="eastAsia"/>
        </w:rPr>
      </w:pPr>
      <w:r>
        <w:rPr>
          <w:rFonts w:hint="eastAsia"/>
        </w:rPr>
        <w:t>来自区域或与区域相关的任何询问、接洽、联系、订单、商业机会或法规请求，均应立即转交 VetalyX。</w:t>
      </w:r>
    </w:p>
    <w:p w14:paraId="3047B641">
      <w:pPr>
        <w:pStyle w:val="2"/>
        <w:rPr>
          <w:rFonts w:hint="eastAsia"/>
        </w:rPr>
      </w:pPr>
    </w:p>
    <w:p w14:paraId="36BA4C3C">
      <w:pPr>
        <w:pStyle w:val="2"/>
        <w:rPr>
          <w:rFonts w:hint="eastAsia"/>
        </w:rPr>
      </w:pPr>
      <w:r>
        <w:rPr>
          <w:rFonts w:hint="eastAsia"/>
        </w:rPr>
        <w:t>---</w:t>
      </w:r>
    </w:p>
    <w:p w14:paraId="6941A11F">
      <w:pPr>
        <w:pStyle w:val="2"/>
        <w:rPr>
          <w:rFonts w:hint="eastAsia"/>
        </w:rPr>
      </w:pPr>
    </w:p>
    <w:p w14:paraId="65AF8347">
      <w:pPr>
        <w:pStyle w:val="2"/>
        <w:rPr>
          <w:rFonts w:hint="eastAsia"/>
        </w:rPr>
      </w:pPr>
      <w:r>
        <w:rPr>
          <w:rFonts w:hint="eastAsia"/>
        </w:rPr>
        <w:t>## Article 4 — Absence d'objectif minimal de vente | 第4条 — 无最低销售目标</w:t>
      </w:r>
    </w:p>
    <w:p w14:paraId="1CA2EDB8">
      <w:pPr>
        <w:pStyle w:val="2"/>
        <w:rPr>
          <w:rFonts w:hint="eastAsia"/>
        </w:rPr>
      </w:pPr>
    </w:p>
    <w:p w14:paraId="357EC258">
      <w:pPr>
        <w:pStyle w:val="2"/>
        <w:rPr>
          <w:rFonts w:hint="eastAsia"/>
        </w:rPr>
      </w:pPr>
      <w:r>
        <w:rPr>
          <w:rFonts w:hint="eastAsia"/>
        </w:rPr>
        <w:t>Les Parties conviennent expressément que l'exclusivité accordée à VetalyX n'est pas conditionnée à la réalisation d'un volume minimal de ventes, d'un chiffre d'affaires minimal, d'un nombre minimal de clients, d'un nombre minimal de pays ouverts ou d'un objectif commercial impératif.</w:t>
      </w:r>
    </w:p>
    <w:p w14:paraId="1BBDA87D">
      <w:pPr>
        <w:pStyle w:val="2"/>
        <w:rPr>
          <w:rFonts w:hint="eastAsia"/>
        </w:rPr>
      </w:pPr>
    </w:p>
    <w:p w14:paraId="1B86CEF1">
      <w:pPr>
        <w:pStyle w:val="2"/>
        <w:rPr>
          <w:rFonts w:hint="eastAsia"/>
        </w:rPr>
      </w:pPr>
      <w:r>
        <w:rPr>
          <w:rFonts w:hint="eastAsia"/>
        </w:rPr>
        <w:t>双方明确约定，授予 VetalyX 的独家权不以实现最低销量、最低营业额、最低客户数、最低开拓国家数或强制性商业目标为条件。</w:t>
      </w:r>
    </w:p>
    <w:p w14:paraId="7EE262BE">
      <w:pPr>
        <w:pStyle w:val="2"/>
        <w:rPr>
          <w:rFonts w:hint="eastAsia"/>
        </w:rPr>
      </w:pPr>
    </w:p>
    <w:p w14:paraId="4F7983DC">
      <w:pPr>
        <w:pStyle w:val="2"/>
        <w:rPr>
          <w:rFonts w:hint="eastAsia"/>
        </w:rPr>
      </w:pPr>
      <w:r>
        <w:rPr>
          <w:rFonts w:hint="eastAsia"/>
        </w:rPr>
        <w:t>VetalyX s'engage à déployer des efforts raisonnables pour développer le marché des Produits sur le Territoire, compte tenu notamment des contraintes réglementaires, scientifiques, économiques, commerciales et logistiques applicables.</w:t>
      </w:r>
    </w:p>
    <w:p w14:paraId="5039CE99">
      <w:pPr>
        <w:pStyle w:val="2"/>
        <w:rPr>
          <w:rFonts w:hint="eastAsia"/>
        </w:rPr>
      </w:pPr>
    </w:p>
    <w:p w14:paraId="7A2FDE7D">
      <w:pPr>
        <w:pStyle w:val="2"/>
        <w:rPr>
          <w:rFonts w:hint="eastAsia"/>
        </w:rPr>
      </w:pPr>
      <w:r>
        <w:rPr>
          <w:rFonts w:hint="eastAsia"/>
        </w:rPr>
        <w:t>VetalyX 承诺尽合理努力在区域内开发产品市场，尤其考虑适用的法规、科学、经济、商业及物流限制。</w:t>
      </w:r>
    </w:p>
    <w:p w14:paraId="7C468333">
      <w:pPr>
        <w:pStyle w:val="2"/>
        <w:rPr>
          <w:rFonts w:hint="eastAsia"/>
        </w:rPr>
      </w:pPr>
    </w:p>
    <w:p w14:paraId="500F37C2">
      <w:pPr>
        <w:pStyle w:val="2"/>
        <w:rPr>
          <w:rFonts w:hint="eastAsia"/>
        </w:rPr>
      </w:pPr>
      <w:r>
        <w:rPr>
          <w:rFonts w:hint="eastAsia"/>
        </w:rPr>
        <w:t>Aucune insuffisance de volume de vente ne pourra, à elle seule, justifier une résiliation, une réduction du Territoire ou une remise en cause de l'exclusivité, sauf manquement grave et démontré de VetalyX à ses obligations essentielles.</w:t>
      </w:r>
    </w:p>
    <w:p w14:paraId="1D2165A3">
      <w:pPr>
        <w:pStyle w:val="2"/>
        <w:rPr>
          <w:rFonts w:hint="eastAsia"/>
        </w:rPr>
      </w:pPr>
    </w:p>
    <w:p w14:paraId="4686EEBB">
      <w:pPr>
        <w:pStyle w:val="2"/>
        <w:rPr>
          <w:rFonts w:hint="eastAsia"/>
        </w:rPr>
      </w:pPr>
      <w:r>
        <w:rPr>
          <w:rFonts w:hint="eastAsia"/>
        </w:rPr>
        <w:t>除 VetalyX 对其基本义务存在严重且经证实的违约外，仅凭销量不足不得单独构成解除合同、缩减区域或质疑独家权的理由。</w:t>
      </w:r>
    </w:p>
    <w:p w14:paraId="23020B94">
      <w:pPr>
        <w:pStyle w:val="2"/>
        <w:rPr>
          <w:rFonts w:hint="eastAsia"/>
        </w:rPr>
      </w:pPr>
    </w:p>
    <w:p w14:paraId="127D3D54">
      <w:pPr>
        <w:pStyle w:val="2"/>
        <w:rPr>
          <w:rFonts w:hint="eastAsia"/>
        </w:rPr>
      </w:pPr>
      <w:r>
        <w:rPr>
          <w:rFonts w:hint="eastAsia"/>
        </w:rPr>
        <w:t>---</w:t>
      </w:r>
    </w:p>
    <w:p w14:paraId="0973B416">
      <w:pPr>
        <w:pStyle w:val="2"/>
        <w:rPr>
          <w:rFonts w:hint="eastAsia"/>
        </w:rPr>
      </w:pPr>
    </w:p>
    <w:p w14:paraId="42923645">
      <w:pPr>
        <w:pStyle w:val="2"/>
        <w:rPr>
          <w:rFonts w:hint="eastAsia"/>
        </w:rPr>
      </w:pPr>
      <w:r>
        <w:rPr>
          <w:rFonts w:hint="eastAsia"/>
        </w:rPr>
        <w:t>## Article 5 — Durée | 第5条 — 期限</w:t>
      </w:r>
    </w:p>
    <w:p w14:paraId="2F360326">
      <w:pPr>
        <w:pStyle w:val="2"/>
        <w:rPr>
          <w:rFonts w:hint="eastAsia"/>
        </w:rPr>
      </w:pPr>
    </w:p>
    <w:p w14:paraId="1A874B98">
      <w:pPr>
        <w:pStyle w:val="2"/>
        <w:rPr>
          <w:rFonts w:hint="eastAsia"/>
        </w:rPr>
      </w:pPr>
      <w:r>
        <w:rPr>
          <w:rFonts w:hint="eastAsia"/>
        </w:rPr>
        <w:t>Le présent Contrat est conclu pour une durée initiale ferme de cinq ans à compter de sa date de signature.</w:t>
      </w:r>
    </w:p>
    <w:p w14:paraId="09B0874E">
      <w:pPr>
        <w:pStyle w:val="2"/>
        <w:rPr>
          <w:rFonts w:hint="eastAsia"/>
        </w:rPr>
      </w:pPr>
    </w:p>
    <w:p w14:paraId="4B81E1C5">
      <w:pPr>
        <w:pStyle w:val="2"/>
        <w:rPr>
          <w:rFonts w:hint="eastAsia"/>
        </w:rPr>
      </w:pPr>
      <w:r>
        <w:rPr>
          <w:rFonts w:hint="eastAsia"/>
        </w:rPr>
        <w:t>本合同自签署之日起约定初始固定期限为五年。</w:t>
      </w:r>
    </w:p>
    <w:p w14:paraId="2935E5DA">
      <w:pPr>
        <w:pStyle w:val="2"/>
        <w:rPr>
          <w:rFonts w:hint="eastAsia"/>
        </w:rPr>
      </w:pPr>
    </w:p>
    <w:p w14:paraId="24A715DF">
      <w:pPr>
        <w:pStyle w:val="2"/>
        <w:rPr>
          <w:rFonts w:hint="eastAsia"/>
        </w:rPr>
      </w:pPr>
      <w:r>
        <w:rPr>
          <w:rFonts w:hint="eastAsia"/>
        </w:rPr>
        <w:t>À l'issue de cette durée initiale, le Contrat pourra être renouvelé par accord écrit des Parties pour des périodes successives de [trois/cinq] ans.</w:t>
      </w:r>
    </w:p>
    <w:p w14:paraId="61099DDF">
      <w:pPr>
        <w:pStyle w:val="2"/>
        <w:rPr>
          <w:rFonts w:hint="eastAsia"/>
        </w:rPr>
      </w:pPr>
    </w:p>
    <w:p w14:paraId="3B8B0F37">
      <w:pPr>
        <w:pStyle w:val="2"/>
        <w:rPr>
          <w:rFonts w:hint="eastAsia"/>
        </w:rPr>
      </w:pPr>
      <w:r>
        <w:rPr>
          <w:rFonts w:hint="eastAsia"/>
        </w:rPr>
        <w:t>初始期限届满后，本合同可经双方书面协议按 [三/五] 年的连续期间续展。</w:t>
      </w:r>
    </w:p>
    <w:p w14:paraId="477C35FE">
      <w:pPr>
        <w:pStyle w:val="2"/>
        <w:rPr>
          <w:rFonts w:hint="eastAsia"/>
        </w:rPr>
      </w:pPr>
    </w:p>
    <w:p w14:paraId="37A3B46F">
      <w:pPr>
        <w:pStyle w:val="2"/>
        <w:rPr>
          <w:rFonts w:hint="eastAsia"/>
        </w:rPr>
      </w:pPr>
      <w:r>
        <w:rPr>
          <w:rFonts w:hint="eastAsia"/>
        </w:rPr>
        <w:t>Toute Partie souhaitant ne pas renouveler le Contrat devra notifier son intention à l'autre Partie par écrit au moins [six/douze] mois avant l'expiration de la période contractuelle en cours.</w:t>
      </w:r>
    </w:p>
    <w:p w14:paraId="2482123F">
      <w:pPr>
        <w:pStyle w:val="2"/>
        <w:rPr>
          <w:rFonts w:hint="eastAsia"/>
        </w:rPr>
      </w:pPr>
    </w:p>
    <w:p w14:paraId="5AD1CA8E">
      <w:pPr>
        <w:pStyle w:val="2"/>
        <w:rPr>
          <w:rFonts w:hint="eastAsia"/>
        </w:rPr>
      </w:pPr>
      <w:r>
        <w:rPr>
          <w:rFonts w:hint="eastAsia"/>
        </w:rPr>
        <w:t>任何不愿续展本合同的一方，应在当前合同期届满前至少 [六/十二] 个月书面通知另一方其意向。</w:t>
      </w:r>
    </w:p>
    <w:p w14:paraId="2C2A387B">
      <w:pPr>
        <w:pStyle w:val="2"/>
        <w:rPr>
          <w:rFonts w:hint="eastAsia"/>
        </w:rPr>
      </w:pPr>
    </w:p>
    <w:p w14:paraId="44CF0EDF">
      <w:pPr>
        <w:pStyle w:val="2"/>
        <w:rPr>
          <w:rFonts w:hint="eastAsia"/>
        </w:rPr>
      </w:pPr>
      <w:r>
        <w:rPr>
          <w:rFonts w:hint="eastAsia"/>
        </w:rPr>
        <w:t>---</w:t>
      </w:r>
    </w:p>
    <w:p w14:paraId="18D82078">
      <w:pPr>
        <w:pStyle w:val="2"/>
        <w:rPr>
          <w:rFonts w:hint="eastAsia"/>
        </w:rPr>
      </w:pPr>
    </w:p>
    <w:p w14:paraId="72FFEB3F">
      <w:pPr>
        <w:pStyle w:val="2"/>
        <w:rPr>
          <w:rFonts w:hint="eastAsia"/>
        </w:rPr>
      </w:pPr>
      <w:r>
        <w:rPr>
          <w:rFonts w:hint="eastAsia"/>
        </w:rPr>
        <w:t>## Article 6 — Produits couverts | 第6条 — 所覆盖产品</w:t>
      </w:r>
    </w:p>
    <w:p w14:paraId="52692A35">
      <w:pPr>
        <w:pStyle w:val="2"/>
        <w:rPr>
          <w:rFonts w:hint="eastAsia"/>
        </w:rPr>
      </w:pPr>
    </w:p>
    <w:p w14:paraId="597D3BA1">
      <w:pPr>
        <w:pStyle w:val="2"/>
        <w:rPr>
          <w:rFonts w:hint="eastAsia"/>
        </w:rPr>
      </w:pPr>
      <w:r>
        <w:rPr>
          <w:rFonts w:hint="eastAsia"/>
        </w:rPr>
        <w:t>Les Produits Initiaux sont décrits en Annexe 1.</w:t>
      </w:r>
    </w:p>
    <w:p w14:paraId="001F3669">
      <w:pPr>
        <w:pStyle w:val="2"/>
        <w:rPr>
          <w:rFonts w:hint="eastAsia"/>
        </w:rPr>
      </w:pPr>
    </w:p>
    <w:p w14:paraId="0C904D1E">
      <w:pPr>
        <w:pStyle w:val="2"/>
        <w:rPr>
          <w:rFonts w:hint="eastAsia"/>
        </w:rPr>
      </w:pPr>
      <w:r>
        <w:rPr>
          <w:rFonts w:hint="eastAsia"/>
        </w:rPr>
        <w:t>初始产品详见附件 1。</w:t>
      </w:r>
    </w:p>
    <w:p w14:paraId="7792428F">
      <w:pPr>
        <w:pStyle w:val="2"/>
        <w:rPr>
          <w:rFonts w:hint="eastAsia"/>
        </w:rPr>
      </w:pPr>
    </w:p>
    <w:p w14:paraId="7A8F83B8">
      <w:pPr>
        <w:pStyle w:val="2"/>
        <w:rPr>
          <w:rFonts w:hint="eastAsia"/>
        </w:rPr>
      </w:pPr>
      <w:r>
        <w:rPr>
          <w:rFonts w:hint="eastAsia"/>
        </w:rPr>
        <w:t>Diaho déclare que les Produits Initiaux sont destinés au diagnostic vétérinaire, notamment à la détection rapide des allergies chez les chiens et les chats.</w:t>
      </w:r>
    </w:p>
    <w:p w14:paraId="5BF72352">
      <w:pPr>
        <w:pStyle w:val="2"/>
        <w:rPr>
          <w:rFonts w:hint="eastAsia"/>
        </w:rPr>
      </w:pPr>
    </w:p>
    <w:p w14:paraId="071076D2">
      <w:pPr>
        <w:pStyle w:val="2"/>
        <w:rPr>
          <w:rFonts w:hint="eastAsia"/>
        </w:rPr>
      </w:pPr>
      <w:r>
        <w:rPr>
          <w:rFonts w:hint="eastAsia"/>
        </w:rPr>
        <w:t>迪亚霍声明，初始产品用于兽用诊断，尤其用于犬猫过敏的快速检测。</w:t>
      </w:r>
    </w:p>
    <w:p w14:paraId="4D2EE8FA">
      <w:pPr>
        <w:pStyle w:val="2"/>
        <w:rPr>
          <w:rFonts w:hint="eastAsia"/>
        </w:rPr>
      </w:pPr>
    </w:p>
    <w:p w14:paraId="64217D2B">
      <w:pPr>
        <w:pStyle w:val="2"/>
        <w:rPr>
          <w:rFonts w:hint="eastAsia"/>
        </w:rPr>
      </w:pPr>
      <w:r>
        <w:rPr>
          <w:rFonts w:hint="eastAsia"/>
        </w:rPr>
        <w:t>Diaho garantit disposer des droits, autorisations, licences, connaissances et capacités nécessaires pour fournir les Produits à VetalyX et pour conclure le présent Contrat.</w:t>
      </w:r>
    </w:p>
    <w:p w14:paraId="766B5A5B">
      <w:pPr>
        <w:pStyle w:val="2"/>
        <w:rPr>
          <w:rFonts w:hint="eastAsia"/>
        </w:rPr>
      </w:pPr>
    </w:p>
    <w:p w14:paraId="0BE74365">
      <w:pPr>
        <w:pStyle w:val="2"/>
        <w:rPr>
          <w:rFonts w:hint="eastAsia"/>
        </w:rPr>
      </w:pPr>
      <w:r>
        <w:rPr>
          <w:rFonts w:hint="eastAsia"/>
        </w:rPr>
        <w:t>迪亚霍保证其拥有向 VetalyX 供应产品及订立本合同所需的权利、授权、许可、知识及能力。</w:t>
      </w:r>
    </w:p>
    <w:p w14:paraId="05D20426">
      <w:pPr>
        <w:pStyle w:val="2"/>
        <w:rPr>
          <w:rFonts w:hint="eastAsia"/>
        </w:rPr>
      </w:pPr>
    </w:p>
    <w:p w14:paraId="0D6AA38D">
      <w:pPr>
        <w:pStyle w:val="2"/>
        <w:rPr>
          <w:rFonts w:hint="eastAsia"/>
        </w:rPr>
      </w:pPr>
      <w:r>
        <w:rPr>
          <w:rFonts w:hint="eastAsia"/>
        </w:rPr>
        <w:t>Les Produits Futurs pourront être intégrés au présent Contrat par accord écrit des Parties, notamment par avenant ou mise à jour de l'Annexe 1.</w:t>
      </w:r>
    </w:p>
    <w:p w14:paraId="4D0C2AD6">
      <w:pPr>
        <w:pStyle w:val="2"/>
        <w:rPr>
          <w:rFonts w:hint="eastAsia"/>
        </w:rPr>
      </w:pPr>
    </w:p>
    <w:p w14:paraId="3A626A62">
      <w:pPr>
        <w:pStyle w:val="2"/>
        <w:rPr>
          <w:rFonts w:hint="eastAsia"/>
        </w:rPr>
      </w:pPr>
      <w:r>
        <w:rPr>
          <w:rFonts w:hint="eastAsia"/>
        </w:rPr>
        <w:t>未来产品可经双方书面协议纳入本合同，尤其通过补充协议或更新附件 1 的方式。</w:t>
      </w:r>
    </w:p>
    <w:p w14:paraId="3E7FB835">
      <w:pPr>
        <w:pStyle w:val="2"/>
        <w:rPr>
          <w:rFonts w:hint="eastAsia"/>
        </w:rPr>
      </w:pPr>
    </w:p>
    <w:p w14:paraId="3F92C8B6">
      <w:pPr>
        <w:pStyle w:val="2"/>
        <w:rPr>
          <w:rFonts w:hint="eastAsia"/>
        </w:rPr>
      </w:pPr>
      <w:r>
        <w:rPr>
          <w:rFonts w:hint="eastAsia"/>
        </w:rPr>
        <w:t>---</w:t>
      </w:r>
    </w:p>
    <w:p w14:paraId="20EBCFDD">
      <w:pPr>
        <w:pStyle w:val="2"/>
        <w:rPr>
          <w:rFonts w:hint="eastAsia"/>
        </w:rPr>
      </w:pPr>
    </w:p>
    <w:p w14:paraId="1F6E9059">
      <w:pPr>
        <w:pStyle w:val="2"/>
        <w:rPr>
          <w:rFonts w:hint="eastAsia"/>
        </w:rPr>
      </w:pPr>
      <w:r>
        <w:rPr>
          <w:rFonts w:hint="eastAsia"/>
        </w:rPr>
        <w:t>## Article 7 — Clientèle visée | 第7条 — 目标客户</w:t>
      </w:r>
    </w:p>
    <w:p w14:paraId="5434F287">
      <w:pPr>
        <w:pStyle w:val="2"/>
        <w:rPr>
          <w:rFonts w:hint="eastAsia"/>
        </w:rPr>
      </w:pPr>
    </w:p>
    <w:p w14:paraId="380FDA7C">
      <w:pPr>
        <w:pStyle w:val="2"/>
        <w:rPr>
          <w:rFonts w:hint="eastAsia"/>
        </w:rPr>
      </w:pPr>
      <w:r>
        <w:rPr>
          <w:rFonts w:hint="eastAsia"/>
        </w:rPr>
        <w:t>Les Produits seront principalement destinés à une Clientèle B2B comprenant notamment les cliniques vétérinaires, vétérinaires indépendants, groupes vétérinaires, laboratoires vétérinaires, distributeurs spécialisés, centrales d'achat, plateformes professionnelles et sociétés de services vétérinaires.</w:t>
      </w:r>
    </w:p>
    <w:p w14:paraId="341D482B">
      <w:pPr>
        <w:pStyle w:val="2"/>
        <w:rPr>
          <w:rFonts w:hint="eastAsia"/>
        </w:rPr>
      </w:pPr>
    </w:p>
    <w:p w14:paraId="4FF914C5">
      <w:pPr>
        <w:pStyle w:val="2"/>
        <w:rPr>
          <w:rFonts w:hint="eastAsia"/>
        </w:rPr>
      </w:pPr>
      <w:r>
        <w:rPr>
          <w:rFonts w:hint="eastAsia"/>
        </w:rPr>
        <w:t>产品将主要面向 B2B 客户，尤其包括兽医诊所、独立兽医、兽医集团、兽医实验室、专业经销商、采购中心、专业平台及兽医服务公司。</w:t>
      </w:r>
    </w:p>
    <w:p w14:paraId="75610417">
      <w:pPr>
        <w:pStyle w:val="2"/>
        <w:rPr>
          <w:rFonts w:hint="eastAsia"/>
        </w:rPr>
      </w:pPr>
    </w:p>
    <w:p w14:paraId="1EE16592">
      <w:pPr>
        <w:pStyle w:val="2"/>
        <w:rPr>
          <w:rFonts w:hint="eastAsia"/>
        </w:rPr>
      </w:pPr>
      <w:r>
        <w:rPr>
          <w:rFonts w:hint="eastAsia"/>
        </w:rPr>
        <w:t>VetalyX déterminera librement sa stratégie commerciale sur le Territoire, y compris le choix des pays prioritaires, des canaux de distribution, des distributeurs secondaires, des partenaires commerciaux, des prix de revente et des supports de promotion, sous réserve du respect des lois applicables et des exigences réglementaires.</w:t>
      </w:r>
    </w:p>
    <w:p w14:paraId="658942F8">
      <w:pPr>
        <w:pStyle w:val="2"/>
        <w:rPr>
          <w:rFonts w:hint="eastAsia"/>
        </w:rPr>
      </w:pPr>
    </w:p>
    <w:p w14:paraId="075FA973">
      <w:pPr>
        <w:pStyle w:val="2"/>
        <w:rPr>
          <w:rFonts w:hint="eastAsia"/>
        </w:rPr>
      </w:pPr>
      <w:r>
        <w:rPr>
          <w:rFonts w:hint="eastAsia"/>
        </w:rPr>
        <w:t>在遵守适用法律与法规要求的前提下，VetalyX 将自由决定其在区域内的商业战略，包括优先国家的选择、分销渠道、二级经销商、商业伙伴、转售价格及推广载体的选择。</w:t>
      </w:r>
    </w:p>
    <w:p w14:paraId="52F768F3">
      <w:pPr>
        <w:pStyle w:val="2"/>
        <w:rPr>
          <w:rFonts w:hint="eastAsia"/>
        </w:rPr>
      </w:pPr>
    </w:p>
    <w:p w14:paraId="04F091C1">
      <w:pPr>
        <w:pStyle w:val="2"/>
        <w:rPr>
          <w:rFonts w:hint="eastAsia"/>
        </w:rPr>
      </w:pPr>
      <w:r>
        <w:rPr>
          <w:rFonts w:hint="eastAsia"/>
        </w:rPr>
        <w:t>---</w:t>
      </w:r>
    </w:p>
    <w:p w14:paraId="361CBD56">
      <w:pPr>
        <w:pStyle w:val="2"/>
        <w:rPr>
          <w:rFonts w:hint="eastAsia"/>
        </w:rPr>
      </w:pPr>
    </w:p>
    <w:p w14:paraId="57F99111">
      <w:pPr>
        <w:pStyle w:val="2"/>
        <w:rPr>
          <w:rFonts w:hint="eastAsia"/>
        </w:rPr>
      </w:pPr>
      <w:r>
        <w:rPr>
          <w:rFonts w:hint="eastAsia"/>
        </w:rPr>
        <w:t>## Article 8 — Enregistrement réglementaire des Produits | 第8条 — 产品的法规注册</w:t>
      </w:r>
    </w:p>
    <w:p w14:paraId="2CC8648F">
      <w:pPr>
        <w:pStyle w:val="2"/>
        <w:rPr>
          <w:rFonts w:hint="eastAsia"/>
        </w:rPr>
      </w:pPr>
    </w:p>
    <w:p w14:paraId="032237AA">
      <w:pPr>
        <w:pStyle w:val="2"/>
        <w:rPr>
          <w:rFonts w:hint="eastAsia"/>
        </w:rPr>
      </w:pPr>
      <w:r>
        <w:rPr>
          <w:rFonts w:hint="eastAsia"/>
        </w:rPr>
        <w:t>VetalyX sera responsable de l'identification et de la coordination des exigences réglementaires applicables aux Produits dans les pays du Territoire dans lesquels elle décidera de les commercialiser.</w:t>
      </w:r>
    </w:p>
    <w:p w14:paraId="5E5538DD">
      <w:pPr>
        <w:pStyle w:val="2"/>
        <w:rPr>
          <w:rFonts w:hint="eastAsia"/>
        </w:rPr>
      </w:pPr>
    </w:p>
    <w:p w14:paraId="553D99D7">
      <w:pPr>
        <w:pStyle w:val="2"/>
        <w:rPr>
          <w:rFonts w:hint="eastAsia"/>
        </w:rPr>
      </w:pPr>
      <w:r>
        <w:rPr>
          <w:rFonts w:hint="eastAsia"/>
        </w:rPr>
        <w:t>VetalyX 负责识别并协调产品在其决定销售的区域国家内所适用的法规要求。</w:t>
      </w:r>
    </w:p>
    <w:p w14:paraId="2AE876C1">
      <w:pPr>
        <w:pStyle w:val="2"/>
        <w:rPr>
          <w:rFonts w:hint="eastAsia"/>
        </w:rPr>
      </w:pPr>
    </w:p>
    <w:p w14:paraId="3ABA1EAE">
      <w:pPr>
        <w:pStyle w:val="2"/>
        <w:rPr>
          <w:rFonts w:hint="eastAsia"/>
        </w:rPr>
      </w:pPr>
      <w:r>
        <w:rPr>
          <w:rFonts w:hint="eastAsia"/>
        </w:rPr>
        <w:t>Lorsque des notifications, enregistrements, autorisations ou autres démarches réglementaires sont nécessaires, VetalyX en assurera la préparation, le dépôt et le suivi, directement ou avec l'assistance de partenaires spécialisés.</w:t>
      </w:r>
    </w:p>
    <w:p w14:paraId="56B2A035">
      <w:pPr>
        <w:pStyle w:val="2"/>
        <w:rPr>
          <w:rFonts w:hint="eastAsia"/>
        </w:rPr>
      </w:pPr>
    </w:p>
    <w:p w14:paraId="6678565F">
      <w:pPr>
        <w:pStyle w:val="2"/>
        <w:rPr>
          <w:rFonts w:hint="eastAsia"/>
        </w:rPr>
      </w:pPr>
      <w:r>
        <w:rPr>
          <w:rFonts w:hint="eastAsia"/>
        </w:rPr>
        <w:t>如需要通报、注册、授权或其他法规手续，VetalyX 将直接或借助专业合作伙伴完成其准备、提交与跟进。</w:t>
      </w:r>
    </w:p>
    <w:p w14:paraId="6622CD65">
      <w:pPr>
        <w:pStyle w:val="2"/>
        <w:rPr>
          <w:rFonts w:hint="eastAsia"/>
        </w:rPr>
      </w:pPr>
    </w:p>
    <w:p w14:paraId="07EAC57C">
      <w:pPr>
        <w:pStyle w:val="2"/>
        <w:rPr>
          <w:rFonts w:hint="eastAsia"/>
        </w:rPr>
      </w:pPr>
      <w:r>
        <w:rPr>
          <w:rFonts w:hint="eastAsia"/>
        </w:rPr>
        <w:t>Diaho s'engage à fournir ou le fabricant concerné, tous les documents, données, certificats et informations nécessaires à ces démarches. Diaho garantit que ces informations sont exactes, complètes et à jour.</w:t>
      </w:r>
    </w:p>
    <w:p w14:paraId="628D6FAC">
      <w:pPr>
        <w:pStyle w:val="2"/>
        <w:rPr>
          <w:rFonts w:hint="eastAsia"/>
        </w:rPr>
      </w:pPr>
    </w:p>
    <w:p w14:paraId="75A2BE78">
      <w:pPr>
        <w:pStyle w:val="2"/>
        <w:rPr>
          <w:rFonts w:hint="eastAsia"/>
        </w:rPr>
      </w:pPr>
      <w:r>
        <w:rPr>
          <w:rFonts w:hint="eastAsia"/>
        </w:rPr>
        <w:t>迪亚霍承诺（或促使其相关制造商）提供该等手续所需的所有文件、数据、证书及信息。迪亚霍保证该等信息准确、完整且为最新。</w:t>
      </w:r>
    </w:p>
    <w:p w14:paraId="1D8D7510">
      <w:pPr>
        <w:pStyle w:val="2"/>
        <w:rPr>
          <w:rFonts w:hint="eastAsia"/>
        </w:rPr>
      </w:pPr>
    </w:p>
    <w:p w14:paraId="4C75AB40">
      <w:pPr>
        <w:pStyle w:val="2"/>
        <w:rPr>
          <w:rFonts w:hint="eastAsia"/>
        </w:rPr>
      </w:pPr>
      <w:r>
        <w:rPr>
          <w:rFonts w:hint="eastAsia"/>
        </w:rPr>
        <w:t>Les exigences relatives aux spécifications des Produits, à la documentation technique et qualité, à la fabrication, à la traçabilité et aux modifications des Produits sont régies par le Quality Agreement conclu entre les Parties.</w:t>
      </w:r>
    </w:p>
    <w:p w14:paraId="34FBAC8F">
      <w:pPr>
        <w:pStyle w:val="2"/>
        <w:rPr>
          <w:rFonts w:hint="eastAsia"/>
        </w:rPr>
      </w:pPr>
    </w:p>
    <w:p w14:paraId="72B793A4">
      <w:pPr>
        <w:pStyle w:val="2"/>
        <w:rPr>
          <w:rFonts w:hint="eastAsia"/>
        </w:rPr>
      </w:pPr>
      <w:r>
        <w:rPr>
          <w:rFonts w:hint="eastAsia"/>
        </w:rPr>
        <w:t>与产品规范、技术及质量文件、制造、可追溯性及产品变更相关的要求，由双方订立的《质量协议》（Quality Agreement）规制。</w:t>
      </w:r>
    </w:p>
    <w:p w14:paraId="4216F003">
      <w:pPr>
        <w:pStyle w:val="2"/>
        <w:rPr>
          <w:rFonts w:hint="eastAsia"/>
        </w:rPr>
      </w:pPr>
    </w:p>
    <w:p w14:paraId="24A46455">
      <w:pPr>
        <w:pStyle w:val="2"/>
        <w:rPr>
          <w:rFonts w:hint="eastAsia"/>
        </w:rPr>
      </w:pPr>
      <w:r>
        <w:rPr>
          <w:rFonts w:hint="eastAsia"/>
        </w:rPr>
        <w:t>Toute modification susceptible d'affecter la qualité, les performances, la documentation ou le statut réglementaire des Produits devra être communiquée et gérée conformément aux dispositions de Change Control prévues dans le Quality Agreement conclu entre les Parties.</w:t>
      </w:r>
    </w:p>
    <w:p w14:paraId="1F61194A">
      <w:pPr>
        <w:pStyle w:val="2"/>
        <w:rPr>
          <w:rFonts w:hint="eastAsia"/>
        </w:rPr>
      </w:pPr>
    </w:p>
    <w:p w14:paraId="5266E536">
      <w:pPr>
        <w:pStyle w:val="2"/>
        <w:rPr>
          <w:rFonts w:hint="eastAsia"/>
        </w:rPr>
      </w:pPr>
      <w:r>
        <w:rPr>
          <w:rFonts w:hint="eastAsia"/>
        </w:rPr>
        <w:t>任何可能影响产品质量、性能、文件或法规状态的变更，均应按双方《质量协议》中规定的变更控制（Change Control）条款予以通报和管理。</w:t>
      </w:r>
    </w:p>
    <w:p w14:paraId="3582003E">
      <w:pPr>
        <w:pStyle w:val="2"/>
        <w:rPr>
          <w:rFonts w:hint="eastAsia"/>
        </w:rPr>
      </w:pPr>
    </w:p>
    <w:p w14:paraId="640EE710">
      <w:pPr>
        <w:pStyle w:val="2"/>
        <w:rPr>
          <w:rFonts w:hint="eastAsia"/>
        </w:rPr>
      </w:pPr>
      <w:r>
        <w:rPr>
          <w:rFonts w:hint="eastAsia"/>
        </w:rPr>
        <w:t>VetalyX reste libre de déterminer les pays dans lesquels les Produits seront commercialisés ainsi que l'ordre de priorité des démarches réglementaires.</w:t>
      </w:r>
    </w:p>
    <w:p w14:paraId="44DF593F">
      <w:pPr>
        <w:pStyle w:val="2"/>
        <w:rPr>
          <w:rFonts w:hint="eastAsia"/>
        </w:rPr>
      </w:pPr>
    </w:p>
    <w:p w14:paraId="53CA6D21">
      <w:pPr>
        <w:pStyle w:val="2"/>
        <w:rPr>
          <w:rFonts w:hint="eastAsia"/>
        </w:rPr>
      </w:pPr>
      <w:r>
        <w:rPr>
          <w:rFonts w:hint="eastAsia"/>
        </w:rPr>
        <w:t>VetalyX 仍有权自由决定产品销售的国家及法规手续的优先顺序。</w:t>
      </w:r>
    </w:p>
    <w:p w14:paraId="5E240283">
      <w:pPr>
        <w:pStyle w:val="2"/>
        <w:rPr>
          <w:rFonts w:hint="eastAsia"/>
        </w:rPr>
      </w:pPr>
    </w:p>
    <w:p w14:paraId="41B197BA">
      <w:pPr>
        <w:pStyle w:val="2"/>
        <w:rPr>
          <w:rFonts w:hint="eastAsia"/>
        </w:rPr>
      </w:pPr>
      <w:r>
        <w:rPr>
          <w:rFonts w:hint="eastAsia"/>
        </w:rPr>
        <w:t>VetalyX sera responsable de la préparation, du dépôt, du suivi et de la gestion des enregistrements réglementaires des Produits dans les pays du Territoire dans lesquels elle décidera de les commercialiser.</w:t>
      </w:r>
    </w:p>
    <w:p w14:paraId="7C31B8EC">
      <w:pPr>
        <w:pStyle w:val="2"/>
        <w:rPr>
          <w:rFonts w:hint="eastAsia"/>
        </w:rPr>
      </w:pPr>
    </w:p>
    <w:p w14:paraId="3FC2B27C">
      <w:pPr>
        <w:pStyle w:val="2"/>
        <w:rPr>
          <w:rFonts w:hint="eastAsia"/>
        </w:rPr>
      </w:pPr>
      <w:r>
        <w:rPr>
          <w:rFonts w:hint="eastAsia"/>
        </w:rPr>
        <w:t>VetalyX 负责其决定销售产品的区域国家内产品法规注册的准备、提交、跟进与管理。</w:t>
      </w:r>
    </w:p>
    <w:p w14:paraId="13CD8435">
      <w:pPr>
        <w:pStyle w:val="2"/>
        <w:rPr>
          <w:rFonts w:hint="eastAsia"/>
        </w:rPr>
      </w:pPr>
    </w:p>
    <w:p w14:paraId="6CAA22A0">
      <w:pPr>
        <w:pStyle w:val="2"/>
        <w:rPr>
          <w:rFonts w:hint="eastAsia"/>
        </w:rPr>
      </w:pPr>
      <w:r>
        <w:rPr>
          <w:rFonts w:hint="eastAsia"/>
        </w:rPr>
        <w:t>Diaho garantit l'exactitude, la sincérité, la cohérence et l'exhaustivité des informations transmises à VetalyX.</w:t>
      </w:r>
    </w:p>
    <w:p w14:paraId="7F10FB00">
      <w:pPr>
        <w:pStyle w:val="2"/>
        <w:rPr>
          <w:rFonts w:hint="eastAsia"/>
        </w:rPr>
      </w:pPr>
    </w:p>
    <w:p w14:paraId="0DA76EE5">
      <w:pPr>
        <w:pStyle w:val="2"/>
        <w:rPr>
          <w:rFonts w:hint="eastAsia"/>
        </w:rPr>
      </w:pPr>
      <w:r>
        <w:rPr>
          <w:rFonts w:hint="eastAsia"/>
        </w:rPr>
        <w:t>迪亚霍保证向 VetalyX 所传信息的准确性、真实性、一致性及完整性。</w:t>
      </w:r>
    </w:p>
    <w:p w14:paraId="162FEB3B">
      <w:pPr>
        <w:pStyle w:val="2"/>
        <w:rPr>
          <w:rFonts w:hint="eastAsia"/>
        </w:rPr>
      </w:pPr>
    </w:p>
    <w:p w14:paraId="7C511971">
      <w:pPr>
        <w:pStyle w:val="2"/>
        <w:rPr>
          <w:rFonts w:hint="eastAsia"/>
        </w:rPr>
      </w:pPr>
      <w:r>
        <w:rPr>
          <w:rFonts w:hint="eastAsia"/>
        </w:rPr>
        <w:t>Diaho devra informer immédiatement VetalyX de toute modification affectant les Produits, leur composition, leur fabrication, leur performance, leur documentation, leur statut réglementaire ou leur conformité.</w:t>
      </w:r>
    </w:p>
    <w:p w14:paraId="693E8377">
      <w:pPr>
        <w:pStyle w:val="2"/>
        <w:rPr>
          <w:rFonts w:hint="eastAsia"/>
        </w:rPr>
      </w:pPr>
    </w:p>
    <w:p w14:paraId="436CA4E0">
      <w:pPr>
        <w:pStyle w:val="2"/>
        <w:rPr>
          <w:rFonts w:hint="eastAsia"/>
        </w:rPr>
      </w:pPr>
      <w:r>
        <w:rPr>
          <w:rFonts w:hint="eastAsia"/>
        </w:rPr>
        <w:t>迪亚霍应立即将影响产品、其成分、制造、性能、文件、法规状态或合规性的任何变更告知 VetalyX。</w:t>
      </w:r>
    </w:p>
    <w:p w14:paraId="7519E0ED">
      <w:pPr>
        <w:pStyle w:val="2"/>
        <w:rPr>
          <w:rFonts w:hint="eastAsia"/>
        </w:rPr>
      </w:pPr>
    </w:p>
    <w:p w14:paraId="1CCACB65">
      <w:pPr>
        <w:pStyle w:val="2"/>
        <w:rPr>
          <w:rFonts w:hint="eastAsia"/>
        </w:rPr>
      </w:pPr>
      <w:r>
        <w:rPr>
          <w:rFonts w:hint="eastAsia"/>
        </w:rPr>
        <w:t>---</w:t>
      </w:r>
    </w:p>
    <w:p w14:paraId="39AC277E">
      <w:pPr>
        <w:pStyle w:val="2"/>
        <w:rPr>
          <w:rFonts w:hint="eastAsia"/>
        </w:rPr>
      </w:pPr>
    </w:p>
    <w:p w14:paraId="398A1DE1">
      <w:pPr>
        <w:pStyle w:val="2"/>
        <w:rPr>
          <w:rFonts w:hint="eastAsia"/>
        </w:rPr>
      </w:pPr>
      <w:r>
        <w:rPr>
          <w:rFonts w:hint="eastAsia"/>
        </w:rPr>
        <w:t>## Article 9 — Propriété et contrôle des Dossiers Réglementaires | 第9条 — 监管档案的所有权与控制</w:t>
      </w:r>
    </w:p>
    <w:p w14:paraId="26DC49BB">
      <w:pPr>
        <w:pStyle w:val="2"/>
        <w:rPr>
          <w:rFonts w:hint="eastAsia"/>
        </w:rPr>
      </w:pPr>
    </w:p>
    <w:p w14:paraId="0B4B9893">
      <w:pPr>
        <w:pStyle w:val="2"/>
        <w:rPr>
          <w:rFonts w:hint="eastAsia"/>
        </w:rPr>
      </w:pPr>
      <w:r>
        <w:rPr>
          <w:rFonts w:hint="eastAsia"/>
        </w:rPr>
        <w:t>Les Dossiers Réglementaires constitués, préparés, traduits, adaptés, déposés, financés ou enrichis par VetalyX dans le cadre du présent Contrat sont et demeureront des actifs propres de VetalyX, sauf stipulation contraire expresse et écrite.</w:t>
      </w:r>
    </w:p>
    <w:p w14:paraId="42F24454">
      <w:pPr>
        <w:pStyle w:val="2"/>
        <w:rPr>
          <w:rFonts w:hint="eastAsia"/>
        </w:rPr>
      </w:pPr>
    </w:p>
    <w:p w14:paraId="09810146">
      <w:pPr>
        <w:pStyle w:val="2"/>
        <w:rPr>
          <w:rFonts w:hint="eastAsia"/>
        </w:rPr>
      </w:pPr>
      <w:r>
        <w:rPr>
          <w:rFonts w:hint="eastAsia"/>
        </w:rPr>
        <w:t>VetalyX 在本合同框架内建立、编制、翻译、适应性调整、提交、出资或丰富的监管档案，是且始终是 VetalyX 的自有资产，除非另有明确书面约定。</w:t>
      </w:r>
    </w:p>
    <w:p w14:paraId="0D0A7451">
      <w:pPr>
        <w:pStyle w:val="2"/>
        <w:rPr>
          <w:rFonts w:hint="eastAsia"/>
        </w:rPr>
      </w:pPr>
    </w:p>
    <w:p w14:paraId="27ACCC32">
      <w:pPr>
        <w:pStyle w:val="2"/>
        <w:rPr>
          <w:rFonts w:hint="eastAsia"/>
        </w:rPr>
      </w:pPr>
      <w:r>
        <w:rPr>
          <w:rFonts w:hint="eastAsia"/>
        </w:rPr>
        <w:t>Cette propriété ou titularité exclusive inclut notamment :</w:t>
      </w:r>
    </w:p>
    <w:p w14:paraId="549DFF9A">
      <w:pPr>
        <w:pStyle w:val="2"/>
        <w:rPr>
          <w:rFonts w:hint="eastAsia"/>
        </w:rPr>
      </w:pPr>
    </w:p>
    <w:p w14:paraId="462B7129">
      <w:pPr>
        <w:pStyle w:val="2"/>
        <w:rPr>
          <w:rFonts w:hint="eastAsia"/>
        </w:rPr>
      </w:pPr>
      <w:r>
        <w:rPr>
          <w:rFonts w:hint="eastAsia"/>
        </w:rPr>
        <w:t>该专有所有权或权属尤其包括：</w:t>
      </w:r>
    </w:p>
    <w:p w14:paraId="332BB56A">
      <w:pPr>
        <w:pStyle w:val="2"/>
        <w:rPr>
          <w:rFonts w:hint="eastAsia"/>
        </w:rPr>
      </w:pPr>
    </w:p>
    <w:p w14:paraId="3CD998F7">
      <w:pPr>
        <w:pStyle w:val="2"/>
        <w:rPr>
          <w:rFonts w:hint="eastAsia"/>
        </w:rPr>
      </w:pPr>
      <w:r>
        <w:rPr>
          <w:rFonts w:hint="eastAsia"/>
        </w:rPr>
        <w:t>1. les demandes d'enregistrement ;</w:t>
      </w:r>
    </w:p>
    <w:p w14:paraId="07094C07">
      <w:pPr>
        <w:pStyle w:val="2"/>
        <w:rPr>
          <w:rFonts w:hint="eastAsia"/>
        </w:rPr>
      </w:pPr>
      <w:r>
        <w:rPr>
          <w:rFonts w:hint="eastAsia"/>
        </w:rPr>
        <w:t>2. les autorisations obtenues ;</w:t>
      </w:r>
    </w:p>
    <w:p w14:paraId="139E1372">
      <w:pPr>
        <w:pStyle w:val="2"/>
        <w:rPr>
          <w:rFonts w:hint="eastAsia"/>
        </w:rPr>
      </w:pPr>
      <w:r>
        <w:rPr>
          <w:rFonts w:hint="eastAsia"/>
        </w:rPr>
        <w:t>3. les traductions ;</w:t>
      </w:r>
    </w:p>
    <w:p w14:paraId="1F959AD9">
      <w:pPr>
        <w:pStyle w:val="2"/>
        <w:rPr>
          <w:rFonts w:hint="eastAsia"/>
        </w:rPr>
      </w:pPr>
      <w:r>
        <w:rPr>
          <w:rFonts w:hint="eastAsia"/>
        </w:rPr>
        <w:t>4. les adaptations réglementaires ;</w:t>
      </w:r>
    </w:p>
    <w:p w14:paraId="4F88802A">
      <w:pPr>
        <w:pStyle w:val="2"/>
        <w:rPr>
          <w:rFonts w:hint="eastAsia"/>
        </w:rPr>
      </w:pPr>
      <w:r>
        <w:rPr>
          <w:rFonts w:hint="eastAsia"/>
        </w:rPr>
        <w:t>5. les échanges avec les autorités compétentes ;</w:t>
      </w:r>
    </w:p>
    <w:p w14:paraId="3E446B1E">
      <w:pPr>
        <w:pStyle w:val="2"/>
        <w:rPr>
          <w:rFonts w:hint="eastAsia"/>
        </w:rPr>
      </w:pPr>
      <w:r>
        <w:rPr>
          <w:rFonts w:hint="eastAsia"/>
        </w:rPr>
        <w:t>6. les documents commerciaux adaptés au Territoire ;</w:t>
      </w:r>
    </w:p>
    <w:p w14:paraId="1271224E">
      <w:pPr>
        <w:pStyle w:val="2"/>
        <w:rPr>
          <w:rFonts w:hint="eastAsia"/>
        </w:rPr>
      </w:pPr>
      <w:r>
        <w:rPr>
          <w:rFonts w:hint="eastAsia"/>
        </w:rPr>
        <w:t>7. les procédures qualité créées pour le Territoire ;</w:t>
      </w:r>
    </w:p>
    <w:p w14:paraId="715CB4AB">
      <w:pPr>
        <w:pStyle w:val="2"/>
        <w:rPr>
          <w:rFonts w:hint="eastAsia"/>
        </w:rPr>
      </w:pPr>
      <w:r>
        <w:rPr>
          <w:rFonts w:hint="eastAsia"/>
        </w:rPr>
        <w:t>8. les bases documentaires constituées par VetalyX ;</w:t>
      </w:r>
    </w:p>
    <w:p w14:paraId="3B83CBC4">
      <w:pPr>
        <w:pStyle w:val="2"/>
        <w:rPr>
          <w:rFonts w:hint="eastAsia"/>
        </w:rPr>
      </w:pPr>
      <w:r>
        <w:rPr>
          <w:rFonts w:hint="eastAsia"/>
        </w:rPr>
        <w:t>9. les dossiers pays ;</w:t>
      </w:r>
    </w:p>
    <w:p w14:paraId="7863EB06">
      <w:pPr>
        <w:pStyle w:val="2"/>
        <w:rPr>
          <w:rFonts w:hint="eastAsia"/>
        </w:rPr>
      </w:pPr>
      <w:r>
        <w:rPr>
          <w:rFonts w:hint="eastAsia"/>
        </w:rPr>
        <w:t>10. les données administratives et réglementaires propres au marché européen.</w:t>
      </w:r>
    </w:p>
    <w:p w14:paraId="3ACB6BFB">
      <w:pPr>
        <w:pStyle w:val="2"/>
        <w:rPr>
          <w:rFonts w:hint="eastAsia"/>
        </w:rPr>
      </w:pPr>
    </w:p>
    <w:p w14:paraId="64FB24AC">
      <w:pPr>
        <w:pStyle w:val="2"/>
        <w:rPr>
          <w:rFonts w:hint="eastAsia"/>
        </w:rPr>
      </w:pPr>
      <w:r>
        <w:rPr>
          <w:rFonts w:hint="eastAsia"/>
        </w:rPr>
        <w:t>1. 注册申请；</w:t>
      </w:r>
    </w:p>
    <w:p w14:paraId="5A29D786">
      <w:pPr>
        <w:pStyle w:val="2"/>
        <w:rPr>
          <w:rFonts w:hint="eastAsia"/>
        </w:rPr>
      </w:pPr>
      <w:r>
        <w:rPr>
          <w:rFonts w:hint="eastAsia"/>
        </w:rPr>
        <w:t>2. 已获得的授权；</w:t>
      </w:r>
    </w:p>
    <w:p w14:paraId="37B3817F">
      <w:pPr>
        <w:pStyle w:val="2"/>
        <w:rPr>
          <w:rFonts w:hint="eastAsia"/>
        </w:rPr>
      </w:pPr>
      <w:r>
        <w:rPr>
          <w:rFonts w:hint="eastAsia"/>
        </w:rPr>
        <w:t>3. 翻译；</w:t>
      </w:r>
    </w:p>
    <w:p w14:paraId="406AF2C3">
      <w:pPr>
        <w:pStyle w:val="2"/>
        <w:rPr>
          <w:rFonts w:hint="eastAsia"/>
        </w:rPr>
      </w:pPr>
      <w:r>
        <w:rPr>
          <w:rFonts w:hint="eastAsia"/>
        </w:rPr>
        <w:t>4. 法规适应性调整；</w:t>
      </w:r>
    </w:p>
    <w:p w14:paraId="148F4E9D">
      <w:pPr>
        <w:pStyle w:val="2"/>
        <w:rPr>
          <w:rFonts w:hint="eastAsia"/>
        </w:rPr>
      </w:pPr>
      <w:r>
        <w:rPr>
          <w:rFonts w:hint="eastAsia"/>
        </w:rPr>
        <w:t>5. 与主管机关的往来；</w:t>
      </w:r>
    </w:p>
    <w:p w14:paraId="3FAD9119">
      <w:pPr>
        <w:pStyle w:val="2"/>
        <w:rPr>
          <w:rFonts w:hint="eastAsia"/>
        </w:rPr>
      </w:pPr>
      <w:r>
        <w:rPr>
          <w:rFonts w:hint="eastAsia"/>
        </w:rPr>
        <w:t>6. 面向区域适应性调整的商业文件；</w:t>
      </w:r>
    </w:p>
    <w:p w14:paraId="21A3B130">
      <w:pPr>
        <w:pStyle w:val="2"/>
        <w:rPr>
          <w:rFonts w:hint="eastAsia"/>
        </w:rPr>
      </w:pPr>
      <w:r>
        <w:rPr>
          <w:rFonts w:hint="eastAsia"/>
        </w:rPr>
        <w:t>7. 为区域创建的质量程序；</w:t>
      </w:r>
    </w:p>
    <w:p w14:paraId="62F60255">
      <w:pPr>
        <w:pStyle w:val="2"/>
        <w:rPr>
          <w:rFonts w:hint="eastAsia"/>
        </w:rPr>
      </w:pPr>
      <w:r>
        <w:rPr>
          <w:rFonts w:hint="eastAsia"/>
        </w:rPr>
        <w:t>8. VetalyX 建立的文件库；</w:t>
      </w:r>
    </w:p>
    <w:p w14:paraId="2CA7F658">
      <w:pPr>
        <w:pStyle w:val="2"/>
        <w:rPr>
          <w:rFonts w:hint="eastAsia"/>
        </w:rPr>
      </w:pPr>
      <w:r>
        <w:rPr>
          <w:rFonts w:hint="eastAsia"/>
        </w:rPr>
        <w:t>9. 各国档案；</w:t>
      </w:r>
    </w:p>
    <w:p w14:paraId="63A5AD4D">
      <w:pPr>
        <w:pStyle w:val="2"/>
        <w:rPr>
          <w:rFonts w:hint="eastAsia"/>
        </w:rPr>
      </w:pPr>
      <w:r>
        <w:rPr>
          <w:rFonts w:hint="eastAsia"/>
        </w:rPr>
        <w:t>10. 欧洲市场特有的行政与法规数据。</w:t>
      </w:r>
    </w:p>
    <w:p w14:paraId="3E47CBA2">
      <w:pPr>
        <w:pStyle w:val="2"/>
        <w:rPr>
          <w:rFonts w:hint="eastAsia"/>
        </w:rPr>
      </w:pPr>
    </w:p>
    <w:p w14:paraId="7A5704CF">
      <w:pPr>
        <w:pStyle w:val="2"/>
        <w:rPr>
          <w:rFonts w:hint="eastAsia"/>
        </w:rPr>
      </w:pPr>
      <w:r>
        <w:rPr>
          <w:rFonts w:hint="eastAsia"/>
        </w:rPr>
        <w:t>Diaho s'interdit d'utiliser, de reproduire, de transmettre ou de faire utiliser ces Dossiers Réglementaires au bénéfice d'un tiers sur le Territoire sans l'accord écrit préalable de VetalyX.</w:t>
      </w:r>
    </w:p>
    <w:p w14:paraId="33377EA3">
      <w:pPr>
        <w:pStyle w:val="2"/>
        <w:rPr>
          <w:rFonts w:hint="eastAsia"/>
        </w:rPr>
      </w:pPr>
    </w:p>
    <w:p w14:paraId="16657232">
      <w:pPr>
        <w:pStyle w:val="2"/>
        <w:rPr>
          <w:rFonts w:hint="eastAsia"/>
        </w:rPr>
      </w:pPr>
      <w:r>
        <w:rPr>
          <w:rFonts w:hint="eastAsia"/>
        </w:rPr>
        <w:t>未经 VetalyX 事先书面同意，迪亚霍不得在区域内为第三方利益使用、复制、传输或让人使用该等监管档案。</w:t>
      </w:r>
    </w:p>
    <w:p w14:paraId="13B1FB04">
      <w:pPr>
        <w:pStyle w:val="2"/>
        <w:rPr>
          <w:rFonts w:hint="eastAsia"/>
        </w:rPr>
      </w:pPr>
    </w:p>
    <w:p w14:paraId="22A2B0EA">
      <w:pPr>
        <w:pStyle w:val="2"/>
        <w:rPr>
          <w:rFonts w:hint="eastAsia"/>
        </w:rPr>
      </w:pPr>
      <w:r>
        <w:rPr>
          <w:rFonts w:hint="eastAsia"/>
        </w:rPr>
        <w:t>En cas de résiliation ou de non-renouvellement du Contrat, les droits de VetalyX sur les Dossiers Réglementaires constitués par elle resteront acquis à VetalyX, sous réserve des obligations légales applicables et des droits préexistants de Diaho sur sa technologie et sa documentation d'origine.</w:t>
      </w:r>
    </w:p>
    <w:p w14:paraId="4B7DD3C7">
      <w:pPr>
        <w:pStyle w:val="2"/>
        <w:rPr>
          <w:rFonts w:hint="eastAsia"/>
        </w:rPr>
      </w:pPr>
    </w:p>
    <w:p w14:paraId="2B8BF576">
      <w:pPr>
        <w:pStyle w:val="2"/>
        <w:rPr>
          <w:rFonts w:hint="eastAsia"/>
        </w:rPr>
      </w:pPr>
      <w:r>
        <w:rPr>
          <w:rFonts w:hint="eastAsia"/>
        </w:rPr>
        <w:t>合同解除或未续展时，VetalyX 对其所建监管档案的权利仍归 VetalyX 所有，但须遵守适用法律义务及迪亚霍对其原始技术与文件的既有权利。</w:t>
      </w:r>
    </w:p>
    <w:p w14:paraId="7CF442EA">
      <w:pPr>
        <w:pStyle w:val="2"/>
        <w:rPr>
          <w:rFonts w:hint="eastAsia"/>
        </w:rPr>
      </w:pPr>
    </w:p>
    <w:p w14:paraId="642D2C80">
      <w:pPr>
        <w:pStyle w:val="2"/>
        <w:rPr>
          <w:rFonts w:hint="eastAsia"/>
        </w:rPr>
      </w:pPr>
      <w:r>
        <w:rPr>
          <w:rFonts w:hint="eastAsia"/>
        </w:rPr>
        <w:t>---</w:t>
      </w:r>
    </w:p>
    <w:p w14:paraId="334446F7">
      <w:pPr>
        <w:pStyle w:val="2"/>
        <w:rPr>
          <w:rFonts w:hint="eastAsia"/>
        </w:rPr>
      </w:pPr>
    </w:p>
    <w:p w14:paraId="435699A3">
      <w:pPr>
        <w:pStyle w:val="2"/>
        <w:rPr>
          <w:rFonts w:hint="eastAsia"/>
        </w:rPr>
      </w:pPr>
      <w:r>
        <w:rPr>
          <w:rFonts w:hint="eastAsia"/>
        </w:rPr>
        <w:t>## Article 10 — Mandat de Représentant Autorisé Européen | 第10条 — 欧盟授权代表委托</w:t>
      </w:r>
    </w:p>
    <w:p w14:paraId="0BD26974">
      <w:pPr>
        <w:pStyle w:val="2"/>
        <w:rPr>
          <w:rFonts w:hint="eastAsia"/>
        </w:rPr>
      </w:pPr>
    </w:p>
    <w:p w14:paraId="081E8464">
      <w:pPr>
        <w:pStyle w:val="2"/>
        <w:rPr>
          <w:rFonts w:hint="eastAsia"/>
        </w:rPr>
      </w:pPr>
      <w:r>
        <w:rPr>
          <w:rFonts w:hint="eastAsia"/>
        </w:rPr>
        <w:t>Diaho mandate VetalyX, qui accepte, pour agir en qualité de Représentant Autorisé Européen pour les Produits sur le Territoire, conformément aux exigences réglementaires applicables.</w:t>
      </w:r>
    </w:p>
    <w:p w14:paraId="7A6572CD">
      <w:pPr>
        <w:pStyle w:val="2"/>
        <w:rPr>
          <w:rFonts w:hint="eastAsia"/>
        </w:rPr>
      </w:pPr>
    </w:p>
    <w:p w14:paraId="299F1260">
      <w:pPr>
        <w:pStyle w:val="2"/>
        <w:rPr>
          <w:rFonts w:hint="eastAsia"/>
        </w:rPr>
      </w:pPr>
      <w:r>
        <w:rPr>
          <w:rFonts w:hint="eastAsia"/>
        </w:rPr>
        <w:t>迪亚霍委托 VetalyX（VetalyX 接受）依适用法规要求，担任产品在区域内的欧盟授权代表。</w:t>
      </w:r>
    </w:p>
    <w:p w14:paraId="5D201AC7">
      <w:pPr>
        <w:pStyle w:val="2"/>
        <w:rPr>
          <w:rFonts w:hint="eastAsia"/>
        </w:rPr>
      </w:pPr>
    </w:p>
    <w:p w14:paraId="7E1F0B9B">
      <w:pPr>
        <w:pStyle w:val="2"/>
        <w:rPr>
          <w:rFonts w:hint="eastAsia"/>
        </w:rPr>
      </w:pPr>
      <w:r>
        <w:rPr>
          <w:rFonts w:hint="eastAsia"/>
        </w:rPr>
        <w:t>Ce mandat couvre notamment :</w:t>
      </w:r>
    </w:p>
    <w:p w14:paraId="320347D8">
      <w:pPr>
        <w:pStyle w:val="2"/>
        <w:rPr>
          <w:rFonts w:hint="eastAsia"/>
        </w:rPr>
      </w:pPr>
    </w:p>
    <w:p w14:paraId="71C41652">
      <w:pPr>
        <w:pStyle w:val="2"/>
        <w:rPr>
          <w:rFonts w:hint="eastAsia"/>
        </w:rPr>
      </w:pPr>
      <w:r>
        <w:rPr>
          <w:rFonts w:hint="eastAsia"/>
        </w:rPr>
        <w:t>该委托尤其涵盖：</w:t>
      </w:r>
    </w:p>
    <w:p w14:paraId="0CD18941">
      <w:pPr>
        <w:pStyle w:val="2"/>
        <w:rPr>
          <w:rFonts w:hint="eastAsia"/>
        </w:rPr>
      </w:pPr>
    </w:p>
    <w:p w14:paraId="3D194BDE">
      <w:pPr>
        <w:pStyle w:val="2"/>
        <w:rPr>
          <w:rFonts w:hint="eastAsia"/>
        </w:rPr>
      </w:pPr>
      <w:r>
        <w:rPr>
          <w:rFonts w:hint="eastAsia"/>
        </w:rPr>
        <w:t>1. les échanges avec les autorités compétentes ;</w:t>
      </w:r>
    </w:p>
    <w:p w14:paraId="344B7087">
      <w:pPr>
        <w:pStyle w:val="2"/>
        <w:rPr>
          <w:rFonts w:hint="eastAsia"/>
        </w:rPr>
      </w:pPr>
      <w:r>
        <w:rPr>
          <w:rFonts w:hint="eastAsia"/>
        </w:rPr>
        <w:t>2. le dépôt ou le suivi des dossiers réglementaires ;</w:t>
      </w:r>
    </w:p>
    <w:p w14:paraId="0C8330F4">
      <w:pPr>
        <w:pStyle w:val="2"/>
        <w:rPr>
          <w:rFonts w:hint="eastAsia"/>
        </w:rPr>
      </w:pPr>
      <w:r>
        <w:rPr>
          <w:rFonts w:hint="eastAsia"/>
        </w:rPr>
        <w:t>3. la conservation des documents requis ;</w:t>
      </w:r>
    </w:p>
    <w:p w14:paraId="7EA29BCA">
      <w:pPr>
        <w:pStyle w:val="2"/>
        <w:rPr>
          <w:rFonts w:hint="eastAsia"/>
        </w:rPr>
      </w:pPr>
      <w:r>
        <w:rPr>
          <w:rFonts w:hint="eastAsia"/>
        </w:rPr>
        <w:t>4. la coordination des réponses aux demandes administratives ;</w:t>
      </w:r>
    </w:p>
    <w:p w14:paraId="6DC99EEA">
      <w:pPr>
        <w:pStyle w:val="2"/>
        <w:rPr>
          <w:rFonts w:hint="eastAsia"/>
        </w:rPr>
      </w:pPr>
      <w:r>
        <w:rPr>
          <w:rFonts w:hint="eastAsia"/>
        </w:rPr>
        <w:t>5. la gestion des réclamations réglementaires ;</w:t>
      </w:r>
    </w:p>
    <w:p w14:paraId="727F53D0">
      <w:pPr>
        <w:pStyle w:val="2"/>
        <w:rPr>
          <w:rFonts w:hint="eastAsia"/>
        </w:rPr>
      </w:pPr>
      <w:r>
        <w:rPr>
          <w:rFonts w:hint="eastAsia"/>
        </w:rPr>
        <w:t>6. la transmission d'informations relatives à la conformité ;</w:t>
      </w:r>
    </w:p>
    <w:p w14:paraId="1DA4FCAC">
      <w:pPr>
        <w:pStyle w:val="2"/>
        <w:rPr>
          <w:rFonts w:hint="eastAsia"/>
        </w:rPr>
      </w:pPr>
      <w:r>
        <w:rPr>
          <w:rFonts w:hint="eastAsia"/>
        </w:rPr>
        <w:t>7. la coordination en cas d'incident, rappel, retrait ou mesure corrective ;</w:t>
      </w:r>
    </w:p>
    <w:p w14:paraId="6DDC73FA">
      <w:pPr>
        <w:pStyle w:val="2"/>
        <w:rPr>
          <w:rFonts w:hint="eastAsia"/>
        </w:rPr>
      </w:pPr>
      <w:r>
        <w:rPr>
          <w:rFonts w:hint="eastAsia"/>
        </w:rPr>
        <w:t>8. toute autre mission imposée à un représentant autorisé par la réglementation applicable.</w:t>
      </w:r>
    </w:p>
    <w:p w14:paraId="47C0529B">
      <w:pPr>
        <w:pStyle w:val="2"/>
        <w:rPr>
          <w:rFonts w:hint="eastAsia"/>
        </w:rPr>
      </w:pPr>
    </w:p>
    <w:p w14:paraId="6F5A552F">
      <w:pPr>
        <w:pStyle w:val="2"/>
        <w:rPr>
          <w:rFonts w:hint="eastAsia"/>
        </w:rPr>
      </w:pPr>
      <w:r>
        <w:rPr>
          <w:rFonts w:hint="eastAsia"/>
        </w:rPr>
        <w:t>1. 与主管机关的往来；</w:t>
      </w:r>
    </w:p>
    <w:p w14:paraId="013BA873">
      <w:pPr>
        <w:pStyle w:val="2"/>
        <w:rPr>
          <w:rFonts w:hint="eastAsia"/>
        </w:rPr>
      </w:pPr>
      <w:r>
        <w:rPr>
          <w:rFonts w:hint="eastAsia"/>
        </w:rPr>
        <w:t>2. 监管档案的提交或跟进；</w:t>
      </w:r>
    </w:p>
    <w:p w14:paraId="508AA1DD">
      <w:pPr>
        <w:pStyle w:val="2"/>
        <w:rPr>
          <w:rFonts w:hint="eastAsia"/>
        </w:rPr>
      </w:pPr>
      <w:r>
        <w:rPr>
          <w:rFonts w:hint="eastAsia"/>
        </w:rPr>
        <w:t>3. 所需文件的保存；</w:t>
      </w:r>
    </w:p>
    <w:p w14:paraId="3FE714E0">
      <w:pPr>
        <w:pStyle w:val="2"/>
        <w:rPr>
          <w:rFonts w:hint="eastAsia"/>
        </w:rPr>
      </w:pPr>
      <w:r>
        <w:rPr>
          <w:rFonts w:hint="eastAsia"/>
        </w:rPr>
        <w:t>4. 对行政请求答复的协调；</w:t>
      </w:r>
    </w:p>
    <w:p w14:paraId="4EFE84A3">
      <w:pPr>
        <w:pStyle w:val="2"/>
        <w:rPr>
          <w:rFonts w:hint="eastAsia"/>
        </w:rPr>
      </w:pPr>
      <w:r>
        <w:rPr>
          <w:rFonts w:hint="eastAsia"/>
        </w:rPr>
        <w:t>5. 法规投诉的处理；</w:t>
      </w:r>
    </w:p>
    <w:p w14:paraId="51FCCDE6">
      <w:pPr>
        <w:pStyle w:val="2"/>
        <w:rPr>
          <w:rFonts w:hint="eastAsia"/>
        </w:rPr>
      </w:pPr>
      <w:r>
        <w:rPr>
          <w:rFonts w:hint="eastAsia"/>
        </w:rPr>
        <w:t>6. 合规相关信息的传递；</w:t>
      </w:r>
    </w:p>
    <w:p w14:paraId="42D825F5">
      <w:pPr>
        <w:pStyle w:val="2"/>
        <w:rPr>
          <w:rFonts w:hint="eastAsia"/>
        </w:rPr>
      </w:pPr>
      <w:r>
        <w:rPr>
          <w:rFonts w:hint="eastAsia"/>
        </w:rPr>
        <w:t>7. 发生事故、召回、撤回或纠正措施时的协调；</w:t>
      </w:r>
    </w:p>
    <w:p w14:paraId="5CB5EBB4">
      <w:pPr>
        <w:pStyle w:val="2"/>
        <w:rPr>
          <w:rFonts w:hint="eastAsia"/>
        </w:rPr>
      </w:pPr>
      <w:r>
        <w:rPr>
          <w:rFonts w:hint="eastAsia"/>
        </w:rPr>
        <w:t>8. 适用法规赋予授权代表的其他任何职责。</w:t>
      </w:r>
    </w:p>
    <w:p w14:paraId="7781B150">
      <w:pPr>
        <w:pStyle w:val="2"/>
        <w:rPr>
          <w:rFonts w:hint="eastAsia"/>
        </w:rPr>
      </w:pPr>
    </w:p>
    <w:p w14:paraId="3636A9B1">
      <w:pPr>
        <w:pStyle w:val="2"/>
        <w:rPr>
          <w:rFonts w:hint="eastAsia"/>
        </w:rPr>
      </w:pPr>
      <w:r>
        <w:rPr>
          <w:rFonts w:hint="eastAsia"/>
        </w:rPr>
        <w:t>Diaho s'engage à fournir à VetalyX toutes les informations, autorisations, signatures, certifications et documents nécessaires à l'exercice de ce mandat.</w:t>
      </w:r>
    </w:p>
    <w:p w14:paraId="6B41CDBD">
      <w:pPr>
        <w:pStyle w:val="2"/>
        <w:rPr>
          <w:rFonts w:hint="eastAsia"/>
        </w:rPr>
      </w:pPr>
    </w:p>
    <w:p w14:paraId="074B7805">
      <w:pPr>
        <w:pStyle w:val="2"/>
        <w:rPr>
          <w:rFonts w:hint="eastAsia"/>
        </w:rPr>
      </w:pPr>
      <w:r>
        <w:rPr>
          <w:rFonts w:hint="eastAsia"/>
        </w:rPr>
        <w:t>迪亚霍承诺向 VetalyX 提供履行该委托所需的所有信息、授权、签署、认证及文件。</w:t>
      </w:r>
    </w:p>
    <w:p w14:paraId="71F43DD9">
      <w:pPr>
        <w:pStyle w:val="2"/>
        <w:rPr>
          <w:rFonts w:hint="eastAsia"/>
        </w:rPr>
      </w:pPr>
    </w:p>
    <w:p w14:paraId="61684F1D">
      <w:pPr>
        <w:pStyle w:val="2"/>
        <w:rPr>
          <w:rFonts w:hint="eastAsia"/>
        </w:rPr>
      </w:pPr>
      <w:r>
        <w:rPr>
          <w:rFonts w:hint="eastAsia"/>
        </w:rPr>
        <w:t>Les modalités détaillées du mandat de Représentant Autorisé Européen figurent en Annexe 7.</w:t>
      </w:r>
    </w:p>
    <w:p w14:paraId="1A3255AC">
      <w:pPr>
        <w:pStyle w:val="2"/>
        <w:rPr>
          <w:rFonts w:hint="eastAsia"/>
        </w:rPr>
      </w:pPr>
    </w:p>
    <w:p w14:paraId="4CBCFF84">
      <w:pPr>
        <w:pStyle w:val="2"/>
        <w:rPr>
          <w:rFonts w:hint="eastAsia"/>
        </w:rPr>
      </w:pPr>
      <w:r>
        <w:rPr>
          <w:rFonts w:hint="eastAsia"/>
        </w:rPr>
        <w:t>欧盟授权代表委托的详细办法见附件 7。</w:t>
      </w:r>
    </w:p>
    <w:p w14:paraId="62F6F2C2">
      <w:pPr>
        <w:pStyle w:val="2"/>
        <w:rPr>
          <w:rFonts w:hint="eastAsia"/>
        </w:rPr>
      </w:pPr>
    </w:p>
    <w:p w14:paraId="10D0AEEE">
      <w:pPr>
        <w:pStyle w:val="2"/>
        <w:rPr>
          <w:rFonts w:hint="eastAsia"/>
        </w:rPr>
      </w:pPr>
      <w:r>
        <w:rPr>
          <w:rFonts w:hint="eastAsia"/>
        </w:rPr>
        <w:t>En cas de contradiction entre le présent Contrat et l'Annexe 7, les dispositions les plus protectrices de VetalyX prévaudront, sauf exigence impérative contraire de la réglementation applicable.</w:t>
      </w:r>
    </w:p>
    <w:p w14:paraId="35D94902">
      <w:pPr>
        <w:pStyle w:val="2"/>
        <w:rPr>
          <w:rFonts w:hint="eastAsia"/>
        </w:rPr>
      </w:pPr>
    </w:p>
    <w:p w14:paraId="6D4B3D8F">
      <w:pPr>
        <w:pStyle w:val="2"/>
        <w:rPr>
          <w:rFonts w:hint="eastAsia"/>
        </w:rPr>
      </w:pPr>
      <w:r>
        <w:rPr>
          <w:rFonts w:hint="eastAsia"/>
        </w:rPr>
        <w:t>如本合同与附件 7 相抵触，以对 VetalyX 更有利的条款为准，除非适用法规有相反的强制性要求。</w:t>
      </w:r>
    </w:p>
    <w:p w14:paraId="406FE9FF">
      <w:pPr>
        <w:pStyle w:val="2"/>
        <w:rPr>
          <w:rFonts w:hint="eastAsia"/>
        </w:rPr>
      </w:pPr>
    </w:p>
    <w:p w14:paraId="7C84777A">
      <w:pPr>
        <w:pStyle w:val="2"/>
        <w:rPr>
          <w:rFonts w:hint="eastAsia"/>
        </w:rPr>
      </w:pPr>
      <w:r>
        <w:rPr>
          <w:rFonts w:hint="eastAsia"/>
        </w:rPr>
        <w:t>---</w:t>
      </w:r>
    </w:p>
    <w:p w14:paraId="2982F497">
      <w:pPr>
        <w:pStyle w:val="2"/>
        <w:rPr>
          <w:rFonts w:hint="eastAsia"/>
        </w:rPr>
      </w:pPr>
    </w:p>
    <w:p w14:paraId="6A3851BD">
      <w:pPr>
        <w:pStyle w:val="2"/>
        <w:rPr>
          <w:rFonts w:hint="eastAsia"/>
        </w:rPr>
      </w:pPr>
      <w:r>
        <w:rPr>
          <w:rFonts w:hint="eastAsia"/>
        </w:rPr>
        <w:t>## Article 11 — Obligations de Diaho | 第11条 — 迪亚霍的义务</w:t>
      </w:r>
    </w:p>
    <w:p w14:paraId="0E7822F9">
      <w:pPr>
        <w:pStyle w:val="2"/>
        <w:rPr>
          <w:rFonts w:hint="eastAsia"/>
        </w:rPr>
      </w:pPr>
    </w:p>
    <w:p w14:paraId="5A982412">
      <w:pPr>
        <w:pStyle w:val="2"/>
        <w:rPr>
          <w:rFonts w:hint="eastAsia"/>
        </w:rPr>
      </w:pPr>
      <w:r>
        <w:rPr>
          <w:rFonts w:hint="eastAsia"/>
        </w:rPr>
        <w:t>Diaho s'engage notamment à :</w:t>
      </w:r>
    </w:p>
    <w:p w14:paraId="3CB8DF98">
      <w:pPr>
        <w:pStyle w:val="2"/>
        <w:rPr>
          <w:rFonts w:hint="eastAsia"/>
        </w:rPr>
      </w:pPr>
    </w:p>
    <w:p w14:paraId="7DA985E2">
      <w:pPr>
        <w:pStyle w:val="2"/>
        <w:rPr>
          <w:rFonts w:hint="eastAsia"/>
        </w:rPr>
      </w:pPr>
      <w:r>
        <w:rPr>
          <w:rFonts w:hint="eastAsia"/>
        </w:rPr>
        <w:t>迪亚霍尤其承诺：</w:t>
      </w:r>
    </w:p>
    <w:p w14:paraId="4C7E84DB">
      <w:pPr>
        <w:pStyle w:val="2"/>
        <w:rPr>
          <w:rFonts w:hint="eastAsia"/>
        </w:rPr>
      </w:pPr>
    </w:p>
    <w:p w14:paraId="511093DF">
      <w:pPr>
        <w:pStyle w:val="2"/>
        <w:rPr>
          <w:rFonts w:hint="eastAsia"/>
        </w:rPr>
      </w:pPr>
      <w:r>
        <w:rPr>
          <w:rFonts w:hint="eastAsia"/>
        </w:rPr>
        <w:t>1. fournir les Produits conformément aux spécifications convenues ;</w:t>
      </w:r>
    </w:p>
    <w:p w14:paraId="1FF4DAEE">
      <w:pPr>
        <w:pStyle w:val="2"/>
        <w:rPr>
          <w:rFonts w:hint="eastAsia"/>
        </w:rPr>
      </w:pPr>
      <w:r>
        <w:rPr>
          <w:rFonts w:hint="eastAsia"/>
        </w:rPr>
        <w:t>2. garantir la conformité des Produits aux documents transmis ;</w:t>
      </w:r>
    </w:p>
    <w:p w14:paraId="0163CB7A">
      <w:pPr>
        <w:pStyle w:val="2"/>
        <w:rPr>
          <w:rFonts w:hint="eastAsia"/>
        </w:rPr>
      </w:pPr>
      <w:r>
        <w:rPr>
          <w:rFonts w:hint="eastAsia"/>
        </w:rPr>
        <w:t>3. fournir les informations techniques, scientifiques, réglementaires et qualité nécessaires ;</w:t>
      </w:r>
    </w:p>
    <w:p w14:paraId="4A1258C1">
      <w:pPr>
        <w:pStyle w:val="2"/>
        <w:rPr>
          <w:rFonts w:hint="eastAsia"/>
        </w:rPr>
      </w:pPr>
      <w:r>
        <w:rPr>
          <w:rFonts w:hint="eastAsia"/>
        </w:rPr>
        <w:t>4. assister VetalyX dans les démarches d'enregistrement ;</w:t>
      </w:r>
    </w:p>
    <w:p w14:paraId="05992FA0">
      <w:pPr>
        <w:pStyle w:val="2"/>
        <w:rPr>
          <w:rFonts w:hint="eastAsia"/>
        </w:rPr>
      </w:pPr>
      <w:r>
        <w:rPr>
          <w:rFonts w:hint="eastAsia"/>
        </w:rPr>
        <w:t>5. respecter l'exclusivité accordée à VetalyX ;</w:t>
      </w:r>
    </w:p>
    <w:p w14:paraId="2AE41857">
      <w:pPr>
        <w:pStyle w:val="2"/>
        <w:rPr>
          <w:rFonts w:hint="eastAsia"/>
        </w:rPr>
      </w:pPr>
      <w:r>
        <w:rPr>
          <w:rFonts w:hint="eastAsia"/>
        </w:rPr>
        <w:t>6. ne pas contourner VetalyX sur le Territoire ;</w:t>
      </w:r>
    </w:p>
    <w:p w14:paraId="66C1FA2A">
      <w:pPr>
        <w:pStyle w:val="2"/>
        <w:rPr>
          <w:rFonts w:hint="eastAsia"/>
        </w:rPr>
      </w:pPr>
      <w:r>
        <w:rPr>
          <w:rFonts w:hint="eastAsia"/>
        </w:rPr>
        <w:t>7. informer VetalyX de toute modification affectant les Produits ;</w:t>
      </w:r>
    </w:p>
    <w:p w14:paraId="18C077D8">
      <w:pPr>
        <w:pStyle w:val="2"/>
        <w:rPr>
          <w:rFonts w:hint="eastAsia"/>
        </w:rPr>
      </w:pPr>
      <w:r>
        <w:rPr>
          <w:rFonts w:hint="eastAsia"/>
        </w:rPr>
        <w:t>8. garantir la traçabilité des lots ;</w:t>
      </w:r>
    </w:p>
    <w:p w14:paraId="06254168">
      <w:pPr>
        <w:pStyle w:val="2"/>
        <w:rPr>
          <w:rFonts w:hint="eastAsia"/>
        </w:rPr>
      </w:pPr>
      <w:r>
        <w:rPr>
          <w:rFonts w:hint="eastAsia"/>
        </w:rPr>
        <w:t>9. assurer un niveau de qualité constant ;</w:t>
      </w:r>
    </w:p>
    <w:p w14:paraId="630DC7D0">
      <w:pPr>
        <w:pStyle w:val="2"/>
        <w:rPr>
          <w:rFonts w:hint="eastAsia"/>
        </w:rPr>
      </w:pPr>
      <w:r>
        <w:rPr>
          <w:rFonts w:hint="eastAsia"/>
        </w:rPr>
        <w:t>10. fournir une assistance technique raisonnable ;</w:t>
      </w:r>
    </w:p>
    <w:p w14:paraId="5ECACDC1">
      <w:pPr>
        <w:pStyle w:val="2"/>
        <w:rPr>
          <w:rFonts w:hint="eastAsia"/>
        </w:rPr>
      </w:pPr>
      <w:r>
        <w:rPr>
          <w:rFonts w:hint="eastAsia"/>
        </w:rPr>
        <w:t>11. former VetalyX lorsque nécessaire ;</w:t>
      </w:r>
    </w:p>
    <w:p w14:paraId="6CA2DAB5">
      <w:pPr>
        <w:pStyle w:val="2"/>
        <w:rPr>
          <w:rFonts w:hint="eastAsia"/>
        </w:rPr>
      </w:pPr>
      <w:r>
        <w:rPr>
          <w:rFonts w:hint="eastAsia"/>
        </w:rPr>
        <w:t>12. coopérer pour toute procédure de réclamation, rappel, retrait ou investigation ;</w:t>
      </w:r>
    </w:p>
    <w:p w14:paraId="30EF2AC8">
      <w:pPr>
        <w:pStyle w:val="2"/>
        <w:rPr>
          <w:rFonts w:hint="eastAsia"/>
        </w:rPr>
      </w:pPr>
      <w:r>
        <w:rPr>
          <w:rFonts w:hint="eastAsia"/>
        </w:rPr>
        <w:t>13. respecter les délais de livraison convenus ;</w:t>
      </w:r>
    </w:p>
    <w:p w14:paraId="65F288B5">
      <w:pPr>
        <w:pStyle w:val="2"/>
        <w:rPr>
          <w:rFonts w:hint="eastAsia"/>
        </w:rPr>
      </w:pPr>
      <w:r>
        <w:rPr>
          <w:rFonts w:hint="eastAsia"/>
        </w:rPr>
        <w:t>14. respecter les obligations de confidentialité ;</w:t>
      </w:r>
    </w:p>
    <w:p w14:paraId="3CC50976">
      <w:pPr>
        <w:pStyle w:val="2"/>
        <w:rPr>
          <w:rFonts w:hint="eastAsia"/>
        </w:rPr>
      </w:pPr>
      <w:r>
        <w:rPr>
          <w:rFonts w:hint="eastAsia"/>
        </w:rPr>
        <w:t>15. faire respecter les obligations contractuelles par ses Sociétés Liées.</w:t>
      </w:r>
    </w:p>
    <w:p w14:paraId="17804E88">
      <w:pPr>
        <w:pStyle w:val="2"/>
        <w:rPr>
          <w:rFonts w:hint="eastAsia"/>
        </w:rPr>
      </w:pPr>
    </w:p>
    <w:p w14:paraId="1E5F39CE">
      <w:pPr>
        <w:pStyle w:val="2"/>
        <w:rPr>
          <w:rFonts w:hint="eastAsia"/>
          <w:highlight w:val="none"/>
        </w:rPr>
      </w:pPr>
      <w:r>
        <w:rPr>
          <w:rFonts w:hint="eastAsia"/>
          <w:highlight w:val="none"/>
        </w:rPr>
        <w:t>1. 按约定规范供应产品；</w:t>
      </w:r>
    </w:p>
    <w:p w14:paraId="64510DE9">
      <w:pPr>
        <w:pStyle w:val="2"/>
        <w:rPr>
          <w:rFonts w:hint="eastAsia"/>
          <w:highlight w:val="none"/>
        </w:rPr>
      </w:pPr>
      <w:r>
        <w:rPr>
          <w:rFonts w:hint="eastAsia"/>
          <w:highlight w:val="none"/>
        </w:rPr>
        <w:t>2. 保证产品与所传文件相符；</w:t>
      </w:r>
    </w:p>
    <w:p w14:paraId="4850D386">
      <w:pPr>
        <w:pStyle w:val="2"/>
        <w:rPr>
          <w:rFonts w:hint="eastAsia"/>
          <w:highlight w:val="none"/>
        </w:rPr>
      </w:pPr>
      <w:r>
        <w:rPr>
          <w:rFonts w:hint="eastAsia"/>
          <w:highlight w:val="none"/>
        </w:rPr>
        <w:t>3. 提供所需的技术、科学、法规及质量信息；</w:t>
      </w:r>
    </w:p>
    <w:p w14:paraId="3D5BF35C">
      <w:pPr>
        <w:pStyle w:val="2"/>
        <w:rPr>
          <w:rFonts w:hint="eastAsia"/>
          <w:highlight w:val="none"/>
        </w:rPr>
      </w:pPr>
      <w:r>
        <w:rPr>
          <w:rFonts w:hint="eastAsia"/>
          <w:highlight w:val="none"/>
        </w:rPr>
        <w:t>4. 协助 VetalyX 办理注册手续；</w:t>
      </w:r>
    </w:p>
    <w:p w14:paraId="0033D00A">
      <w:pPr>
        <w:pStyle w:val="2"/>
        <w:rPr>
          <w:rFonts w:hint="eastAsia"/>
          <w:highlight w:val="none"/>
        </w:rPr>
      </w:pPr>
      <w:r>
        <w:rPr>
          <w:rFonts w:hint="eastAsia"/>
          <w:highlight w:val="none"/>
        </w:rPr>
        <w:t>5. 遵守授予 VetalyX 的独家权；</w:t>
      </w:r>
    </w:p>
    <w:p w14:paraId="66354119">
      <w:pPr>
        <w:pStyle w:val="2"/>
        <w:rPr>
          <w:rFonts w:hint="eastAsia"/>
          <w:highlight w:val="none"/>
        </w:rPr>
      </w:pPr>
      <w:r>
        <w:rPr>
          <w:rFonts w:hint="eastAsia"/>
          <w:highlight w:val="none"/>
        </w:rPr>
        <w:t>6. 不在区域内规避 VetalyX；</w:t>
      </w:r>
    </w:p>
    <w:p w14:paraId="35ACDEF1">
      <w:pPr>
        <w:pStyle w:val="2"/>
        <w:rPr>
          <w:rFonts w:hint="eastAsia"/>
          <w:highlight w:val="none"/>
        </w:rPr>
      </w:pPr>
      <w:r>
        <w:rPr>
          <w:rFonts w:hint="eastAsia"/>
          <w:highlight w:val="none"/>
        </w:rPr>
        <w:t>7. 将影响产品的任何变更告知 VetalyX；</w:t>
      </w:r>
    </w:p>
    <w:p w14:paraId="4F677CCB">
      <w:pPr>
        <w:pStyle w:val="2"/>
        <w:rPr>
          <w:rFonts w:hint="eastAsia"/>
          <w:highlight w:val="none"/>
        </w:rPr>
      </w:pPr>
      <w:r>
        <w:rPr>
          <w:rFonts w:hint="eastAsia"/>
          <w:highlight w:val="none"/>
        </w:rPr>
        <w:t>8. 保证批次可追溯性；</w:t>
      </w:r>
    </w:p>
    <w:p w14:paraId="74E6C736">
      <w:pPr>
        <w:pStyle w:val="2"/>
        <w:rPr>
          <w:rFonts w:hint="eastAsia"/>
          <w:highlight w:val="none"/>
        </w:rPr>
      </w:pPr>
      <w:r>
        <w:rPr>
          <w:rFonts w:hint="eastAsia"/>
          <w:highlight w:val="none"/>
        </w:rPr>
        <w:t>9. 确保质量水平恒定；</w:t>
      </w:r>
    </w:p>
    <w:p w14:paraId="5F9ACB07">
      <w:pPr>
        <w:pStyle w:val="2"/>
        <w:rPr>
          <w:rFonts w:hint="eastAsia"/>
          <w:highlight w:val="none"/>
        </w:rPr>
      </w:pPr>
      <w:r>
        <w:rPr>
          <w:rFonts w:hint="eastAsia"/>
          <w:highlight w:val="none"/>
        </w:rPr>
        <w:t>10. 提供合理的技术支持；</w:t>
      </w:r>
    </w:p>
    <w:p w14:paraId="11BFDF92">
      <w:pPr>
        <w:pStyle w:val="2"/>
        <w:rPr>
          <w:rFonts w:hint="eastAsia"/>
          <w:highlight w:val="none"/>
        </w:rPr>
      </w:pPr>
      <w:r>
        <w:rPr>
          <w:rFonts w:hint="eastAsia"/>
          <w:highlight w:val="none"/>
        </w:rPr>
        <w:t>11. 在必要时培训 VetalyX；</w:t>
      </w:r>
    </w:p>
    <w:p w14:paraId="315CCEF5">
      <w:pPr>
        <w:pStyle w:val="2"/>
        <w:rPr>
          <w:rFonts w:hint="eastAsia"/>
          <w:highlight w:val="none"/>
        </w:rPr>
      </w:pPr>
      <w:r>
        <w:rPr>
          <w:rFonts w:hint="eastAsia"/>
          <w:highlight w:val="none"/>
        </w:rPr>
        <w:t>12. 配合任何投诉、召回、撤回或调查程序；</w:t>
      </w:r>
    </w:p>
    <w:p w14:paraId="15735034">
      <w:pPr>
        <w:pStyle w:val="2"/>
        <w:rPr>
          <w:rFonts w:hint="eastAsia"/>
          <w:highlight w:val="none"/>
        </w:rPr>
      </w:pPr>
      <w:r>
        <w:rPr>
          <w:rFonts w:hint="eastAsia"/>
          <w:highlight w:val="none"/>
        </w:rPr>
        <w:t>13. 遵守约定的交付期限；</w:t>
      </w:r>
    </w:p>
    <w:p w14:paraId="46BF5220">
      <w:pPr>
        <w:pStyle w:val="2"/>
        <w:rPr>
          <w:rFonts w:hint="eastAsia"/>
          <w:highlight w:val="none"/>
        </w:rPr>
      </w:pPr>
      <w:r>
        <w:rPr>
          <w:rFonts w:hint="eastAsia"/>
          <w:highlight w:val="none"/>
        </w:rPr>
        <w:t>14. 遵守保密义务；</w:t>
      </w:r>
    </w:p>
    <w:p w14:paraId="0ED34873">
      <w:pPr>
        <w:pStyle w:val="2"/>
        <w:rPr>
          <w:rFonts w:hint="eastAsia"/>
          <w:highlight w:val="none"/>
        </w:rPr>
      </w:pPr>
      <w:r>
        <w:rPr>
          <w:rFonts w:hint="eastAsia"/>
          <w:highlight w:val="none"/>
        </w:rPr>
        <w:t>15. 促使其关联公司遵守合同义务。</w:t>
      </w:r>
    </w:p>
    <w:p w14:paraId="273DF503">
      <w:pPr>
        <w:pStyle w:val="2"/>
        <w:rPr>
          <w:rFonts w:hint="eastAsia"/>
        </w:rPr>
      </w:pPr>
    </w:p>
    <w:p w14:paraId="7A276622">
      <w:pPr>
        <w:pStyle w:val="2"/>
        <w:rPr>
          <w:rFonts w:hint="eastAsia"/>
        </w:rPr>
      </w:pPr>
      <w:r>
        <w:rPr>
          <w:rFonts w:hint="eastAsia"/>
        </w:rPr>
        <w:t>Diaho ne pourra modifier les Produits, leurs composants, leurs méthodes de fabrication, leur documentation, leur étiquetage, leur performance ou leur système qualité sans en informer préalablement VetalyX par écrit dans un délai raisonnable compatible avec les exigences réglementaires européennes.</w:t>
      </w:r>
    </w:p>
    <w:p w14:paraId="7E2E9ECB">
      <w:pPr>
        <w:pStyle w:val="2"/>
        <w:rPr>
          <w:rFonts w:hint="eastAsia"/>
        </w:rPr>
      </w:pPr>
    </w:p>
    <w:p w14:paraId="61B2AB4C">
      <w:pPr>
        <w:pStyle w:val="2"/>
        <w:rPr>
          <w:rFonts w:hint="eastAsia"/>
        </w:rPr>
      </w:pPr>
      <w:r>
        <w:rPr>
          <w:rFonts w:hint="eastAsia"/>
        </w:rPr>
        <w:t>未经在符合欧洲法规要求的合理期限内事先书面通知 VetalyX，迪亚霍不得变更产品、其组分、制造方法、文件、标签、性能或质量体系。</w:t>
      </w:r>
    </w:p>
    <w:p w14:paraId="6BE79914">
      <w:pPr>
        <w:pStyle w:val="2"/>
        <w:rPr>
          <w:rFonts w:hint="eastAsia"/>
        </w:rPr>
      </w:pPr>
    </w:p>
    <w:p w14:paraId="6EBF1E57">
      <w:pPr>
        <w:pStyle w:val="2"/>
        <w:rPr>
          <w:rFonts w:hint="eastAsia"/>
        </w:rPr>
      </w:pPr>
      <w:r>
        <w:rPr>
          <w:rFonts w:hint="eastAsia"/>
        </w:rPr>
        <w:t>---</w:t>
      </w:r>
    </w:p>
    <w:p w14:paraId="111C965E">
      <w:pPr>
        <w:pStyle w:val="2"/>
        <w:rPr>
          <w:rFonts w:hint="eastAsia"/>
        </w:rPr>
      </w:pPr>
    </w:p>
    <w:p w14:paraId="3EC72EF5">
      <w:pPr>
        <w:pStyle w:val="2"/>
        <w:rPr>
          <w:rFonts w:hint="eastAsia"/>
        </w:rPr>
      </w:pPr>
      <w:r>
        <w:rPr>
          <w:rFonts w:hint="eastAsia"/>
        </w:rPr>
        <w:t>## Article 12 — Obligations de VetalyX | 第12条 — VetalyX 的义务</w:t>
      </w:r>
    </w:p>
    <w:p w14:paraId="4A3AD56A">
      <w:pPr>
        <w:pStyle w:val="2"/>
        <w:rPr>
          <w:rFonts w:hint="eastAsia"/>
        </w:rPr>
      </w:pPr>
    </w:p>
    <w:p w14:paraId="3135E95F">
      <w:pPr>
        <w:pStyle w:val="2"/>
        <w:rPr>
          <w:rFonts w:hint="eastAsia"/>
        </w:rPr>
      </w:pPr>
      <w:r>
        <w:rPr>
          <w:rFonts w:hint="eastAsia"/>
        </w:rPr>
        <w:t>VetalyX s'engage notamment à :</w:t>
      </w:r>
    </w:p>
    <w:p w14:paraId="03F48A14">
      <w:pPr>
        <w:pStyle w:val="2"/>
        <w:rPr>
          <w:rFonts w:hint="eastAsia"/>
        </w:rPr>
      </w:pPr>
    </w:p>
    <w:p w14:paraId="6471F2D9">
      <w:pPr>
        <w:pStyle w:val="2"/>
        <w:rPr>
          <w:rFonts w:hint="eastAsia"/>
        </w:rPr>
      </w:pPr>
      <w:r>
        <w:rPr>
          <w:rFonts w:hint="eastAsia"/>
        </w:rPr>
        <w:t>VetalyX 尤其承诺：</w:t>
      </w:r>
    </w:p>
    <w:p w14:paraId="1CC29867">
      <w:pPr>
        <w:pStyle w:val="2"/>
        <w:rPr>
          <w:rFonts w:hint="eastAsia"/>
        </w:rPr>
      </w:pPr>
    </w:p>
    <w:p w14:paraId="422B89F5">
      <w:pPr>
        <w:pStyle w:val="2"/>
        <w:rPr>
          <w:rFonts w:hint="eastAsia"/>
        </w:rPr>
      </w:pPr>
      <w:r>
        <w:rPr>
          <w:rFonts w:hint="eastAsia"/>
        </w:rPr>
        <w:t>1. développer le marché des Produits sur le Territoire ;</w:t>
      </w:r>
    </w:p>
    <w:p w14:paraId="47E8F28C">
      <w:pPr>
        <w:pStyle w:val="2"/>
        <w:rPr>
          <w:rFonts w:hint="eastAsia"/>
        </w:rPr>
      </w:pPr>
      <w:r>
        <w:rPr>
          <w:rFonts w:hint="eastAsia"/>
        </w:rPr>
        <w:t>2. identifier les pays prioritaires pour l'enregistrement et la commercialisation ;</w:t>
      </w:r>
    </w:p>
    <w:p w14:paraId="1A08D1C4">
      <w:pPr>
        <w:pStyle w:val="2"/>
        <w:rPr>
          <w:rFonts w:hint="eastAsia"/>
        </w:rPr>
      </w:pPr>
      <w:r>
        <w:rPr>
          <w:rFonts w:hint="eastAsia"/>
        </w:rPr>
        <w:t>3. préparer ou coordonner les démarches réglementaires ;</w:t>
      </w:r>
    </w:p>
    <w:p w14:paraId="5863DE4E">
      <w:pPr>
        <w:pStyle w:val="2"/>
        <w:rPr>
          <w:rFonts w:hint="eastAsia"/>
        </w:rPr>
      </w:pPr>
      <w:r>
        <w:rPr>
          <w:rFonts w:hint="eastAsia"/>
        </w:rPr>
        <w:t>4. promouvoir les Produits auprès de la Clientèle B2B ;</w:t>
      </w:r>
    </w:p>
    <w:p w14:paraId="5D995492">
      <w:pPr>
        <w:pStyle w:val="2"/>
        <w:rPr>
          <w:rFonts w:hint="eastAsia"/>
        </w:rPr>
      </w:pPr>
      <w:r>
        <w:rPr>
          <w:rFonts w:hint="eastAsia"/>
        </w:rPr>
        <w:t>5. respecter les réglementations applicables ;</w:t>
      </w:r>
    </w:p>
    <w:p w14:paraId="5C82988C">
      <w:pPr>
        <w:pStyle w:val="2"/>
        <w:rPr>
          <w:rFonts w:hint="eastAsia"/>
        </w:rPr>
      </w:pPr>
      <w:r>
        <w:rPr>
          <w:rFonts w:hint="eastAsia"/>
        </w:rPr>
        <w:t>6. informer Diaho des exigences réglementaires pertinentes ;</w:t>
      </w:r>
    </w:p>
    <w:p w14:paraId="33A7FA88">
      <w:pPr>
        <w:pStyle w:val="2"/>
        <w:rPr>
          <w:rFonts w:hint="eastAsia"/>
        </w:rPr>
      </w:pPr>
      <w:r>
        <w:rPr>
          <w:rFonts w:hint="eastAsia"/>
        </w:rPr>
        <w:t>7. transmettre à Diaho les informations nécessaires relatives aux réclamations produit ;</w:t>
      </w:r>
    </w:p>
    <w:p w14:paraId="70E3DBB1">
      <w:pPr>
        <w:pStyle w:val="2"/>
        <w:rPr>
          <w:rFonts w:hint="eastAsia"/>
        </w:rPr>
      </w:pPr>
      <w:r>
        <w:rPr>
          <w:rFonts w:hint="eastAsia"/>
        </w:rPr>
        <w:t>8. préserver la confidentialité des informations techniques et commerciales de Diaho ;</w:t>
      </w:r>
    </w:p>
    <w:p w14:paraId="017ED3C4">
      <w:pPr>
        <w:pStyle w:val="2"/>
        <w:rPr>
          <w:rFonts w:hint="eastAsia"/>
        </w:rPr>
      </w:pPr>
      <w:r>
        <w:rPr>
          <w:rFonts w:hint="eastAsia"/>
        </w:rPr>
        <w:t>9. ne pas altérer les Produits sans accord ou nécessité réglementaire ;</w:t>
      </w:r>
    </w:p>
    <w:p w14:paraId="5DC3BFF8">
      <w:pPr>
        <w:pStyle w:val="2"/>
        <w:rPr>
          <w:rFonts w:hint="eastAsia"/>
        </w:rPr>
      </w:pPr>
      <w:r>
        <w:rPr>
          <w:rFonts w:hint="eastAsia"/>
        </w:rPr>
        <w:t>10. payer les Produits commandés conformément aux conditions commerciales convenues.</w:t>
      </w:r>
    </w:p>
    <w:p w14:paraId="69019417">
      <w:pPr>
        <w:pStyle w:val="2"/>
        <w:rPr>
          <w:rFonts w:hint="eastAsia"/>
        </w:rPr>
      </w:pPr>
    </w:p>
    <w:p w14:paraId="0E04DEA9">
      <w:pPr>
        <w:pStyle w:val="2"/>
        <w:rPr>
          <w:rFonts w:hint="eastAsia"/>
        </w:rPr>
      </w:pPr>
      <w:r>
        <w:rPr>
          <w:rFonts w:hint="eastAsia"/>
        </w:rPr>
        <w:t>1. 在区域内开发产品市场；</w:t>
      </w:r>
    </w:p>
    <w:p w14:paraId="731A8651">
      <w:pPr>
        <w:pStyle w:val="2"/>
        <w:rPr>
          <w:rFonts w:hint="eastAsia"/>
        </w:rPr>
      </w:pPr>
      <w:r>
        <w:rPr>
          <w:rFonts w:hint="eastAsia"/>
        </w:rPr>
        <w:t>2. 确定注册与销售的优先国家；</w:t>
      </w:r>
    </w:p>
    <w:p w14:paraId="720F9FB6">
      <w:pPr>
        <w:pStyle w:val="2"/>
        <w:rPr>
          <w:rFonts w:hint="eastAsia"/>
        </w:rPr>
      </w:pPr>
      <w:r>
        <w:rPr>
          <w:rFonts w:hint="eastAsia"/>
        </w:rPr>
        <w:t>3. 编制或协调法规手续；</w:t>
      </w:r>
    </w:p>
    <w:p w14:paraId="206BCE65">
      <w:pPr>
        <w:pStyle w:val="2"/>
        <w:rPr>
          <w:rFonts w:hint="eastAsia"/>
        </w:rPr>
      </w:pPr>
      <w:r>
        <w:rPr>
          <w:rFonts w:hint="eastAsia"/>
        </w:rPr>
        <w:t>4. 面向 B2B 客户推广产品；</w:t>
      </w:r>
    </w:p>
    <w:p w14:paraId="3C29FD57">
      <w:pPr>
        <w:pStyle w:val="2"/>
        <w:rPr>
          <w:rFonts w:hint="eastAsia"/>
        </w:rPr>
      </w:pPr>
      <w:r>
        <w:rPr>
          <w:rFonts w:hint="eastAsia"/>
        </w:rPr>
        <w:t>5. 遵守适用法规；</w:t>
      </w:r>
    </w:p>
    <w:p w14:paraId="13493803">
      <w:pPr>
        <w:pStyle w:val="2"/>
        <w:rPr>
          <w:rFonts w:hint="eastAsia"/>
        </w:rPr>
      </w:pPr>
      <w:r>
        <w:rPr>
          <w:rFonts w:hint="eastAsia"/>
        </w:rPr>
        <w:t>6. 将相关法规要求告知迪亚霍；</w:t>
      </w:r>
    </w:p>
    <w:p w14:paraId="4E51B039">
      <w:pPr>
        <w:pStyle w:val="2"/>
        <w:rPr>
          <w:rFonts w:hint="eastAsia"/>
        </w:rPr>
      </w:pPr>
      <w:r>
        <w:rPr>
          <w:rFonts w:hint="eastAsia"/>
        </w:rPr>
        <w:t>7. 向迪亚霍传递与产品投诉相关的必要信息；</w:t>
      </w:r>
    </w:p>
    <w:p w14:paraId="6ABA75A0">
      <w:pPr>
        <w:pStyle w:val="2"/>
        <w:rPr>
          <w:rFonts w:hint="eastAsia"/>
        </w:rPr>
      </w:pPr>
      <w:r>
        <w:rPr>
          <w:rFonts w:hint="eastAsia"/>
        </w:rPr>
        <w:t>8. 对迪亚霍的技术与商业信息保密；</w:t>
      </w:r>
    </w:p>
    <w:p w14:paraId="5CF7AD58">
      <w:pPr>
        <w:pStyle w:val="2"/>
        <w:rPr>
          <w:rFonts w:hint="eastAsia"/>
        </w:rPr>
      </w:pPr>
      <w:r>
        <w:rPr>
          <w:rFonts w:hint="eastAsia"/>
        </w:rPr>
        <w:t>9. 未经同意或非因法规需要，不擅自改动产品；</w:t>
      </w:r>
    </w:p>
    <w:p w14:paraId="78B6826D">
      <w:pPr>
        <w:pStyle w:val="2"/>
        <w:rPr>
          <w:rFonts w:hint="eastAsia"/>
        </w:rPr>
      </w:pPr>
      <w:r>
        <w:rPr>
          <w:rFonts w:hint="eastAsia"/>
        </w:rPr>
        <w:t>10. 按约定商业条件支付所订购产品的货款。</w:t>
      </w:r>
    </w:p>
    <w:p w14:paraId="28D97BDE">
      <w:pPr>
        <w:pStyle w:val="2"/>
        <w:rPr>
          <w:rFonts w:hint="eastAsia"/>
        </w:rPr>
      </w:pPr>
    </w:p>
    <w:p w14:paraId="6FFD4408">
      <w:pPr>
        <w:pStyle w:val="2"/>
        <w:rPr>
          <w:rFonts w:hint="eastAsia"/>
        </w:rPr>
      </w:pPr>
      <w:r>
        <w:rPr>
          <w:rFonts w:hint="eastAsia"/>
        </w:rPr>
        <w:t>VetalyX conservera une liberté stratégique dans la sélection des marchés, clients, distributeurs secondaires, partenaires commerciaux et priorités de lancement.</w:t>
      </w:r>
    </w:p>
    <w:p w14:paraId="4EF4F79B">
      <w:pPr>
        <w:pStyle w:val="2"/>
        <w:rPr>
          <w:rFonts w:hint="eastAsia"/>
        </w:rPr>
      </w:pPr>
    </w:p>
    <w:p w14:paraId="63B90898">
      <w:pPr>
        <w:pStyle w:val="2"/>
        <w:rPr>
          <w:rFonts w:hint="eastAsia"/>
        </w:rPr>
      </w:pPr>
      <w:r>
        <w:rPr>
          <w:rFonts w:hint="eastAsia"/>
        </w:rPr>
        <w:t>VetalyX 在选定市场、客户、二级经销商、商业伙伴及上市优先顺序方面保留战略自主权。</w:t>
      </w:r>
    </w:p>
    <w:p w14:paraId="05C05951">
      <w:pPr>
        <w:pStyle w:val="2"/>
        <w:rPr>
          <w:rFonts w:hint="eastAsia"/>
        </w:rPr>
      </w:pPr>
    </w:p>
    <w:p w14:paraId="52E8D00E">
      <w:pPr>
        <w:pStyle w:val="2"/>
        <w:rPr>
          <w:rFonts w:hint="eastAsia"/>
        </w:rPr>
      </w:pPr>
      <w:r>
        <w:rPr>
          <w:rFonts w:hint="eastAsia"/>
        </w:rPr>
        <w:t>---</w:t>
      </w:r>
    </w:p>
    <w:p w14:paraId="0A340EA8">
      <w:pPr>
        <w:pStyle w:val="2"/>
        <w:rPr>
          <w:rFonts w:hint="eastAsia"/>
        </w:rPr>
      </w:pPr>
    </w:p>
    <w:p w14:paraId="7F8D1E67">
      <w:pPr>
        <w:pStyle w:val="2"/>
        <w:rPr>
          <w:rFonts w:hint="eastAsia"/>
        </w:rPr>
      </w:pPr>
      <w:r>
        <w:rPr>
          <w:rFonts w:hint="eastAsia"/>
        </w:rPr>
        <w:t>## Article 13 — Phase de démarrage, étude de marché, analyse réglementaire et enregistrement initial | 第13条 — 启动阶段、市场调研、法规分析与初始注册</w:t>
      </w:r>
    </w:p>
    <w:p w14:paraId="5FEFD89F">
      <w:pPr>
        <w:pStyle w:val="2"/>
        <w:rPr>
          <w:rFonts w:hint="eastAsia"/>
        </w:rPr>
      </w:pPr>
    </w:p>
    <w:p w14:paraId="47E0705F">
      <w:pPr>
        <w:pStyle w:val="2"/>
        <w:rPr>
          <w:rFonts w:hint="eastAsia"/>
        </w:rPr>
      </w:pPr>
      <w:r>
        <w:rPr>
          <w:rFonts w:hint="eastAsia"/>
        </w:rPr>
        <w:t>Afin d'augmenter les chances de succès de la commercialisation des Produits sur le Territoire, Diaho sollicite expressément VetalyX pour la réalisation d'une phase initiale de démarrage de l'activité en Europe.</w:t>
      </w:r>
    </w:p>
    <w:p w14:paraId="59FA9B73">
      <w:pPr>
        <w:pStyle w:val="2"/>
        <w:rPr>
          <w:rFonts w:hint="eastAsia"/>
        </w:rPr>
      </w:pPr>
    </w:p>
    <w:p w14:paraId="0CDAAB54">
      <w:pPr>
        <w:pStyle w:val="2"/>
        <w:rPr>
          <w:ins w:id="51" w:author="祺" w:date="2026-09-22T14:58:19Z"/>
          <w:rFonts w:hint="eastAsia"/>
          <w:highlight w:val="yellow"/>
          <w:rPrChange w:id="52" w:author="李y" w:date="2026-09-23T17:31:56Z">
            <w:rPr>
              <w:ins w:id="53" w:author="祺" w:date="2026-09-22T14:58:19Z"/>
              <w:rFonts w:hint="eastAsia"/>
            </w:rPr>
          </w:rPrChange>
        </w:rPr>
      </w:pPr>
      <w:r>
        <w:rPr>
          <w:rFonts w:hint="eastAsia"/>
          <w:highlight w:val="yellow"/>
          <w:rPrChange w:id="54" w:author="李y" w:date="2026-09-23T17:31:56Z">
            <w:rPr>
              <w:rFonts w:hint="eastAsia"/>
            </w:rPr>
          </w:rPrChange>
        </w:rPr>
        <w:t>为提高产品在区域内销售成功的可能性，迪亚霍明确</w:t>
      </w:r>
      <w:del w:id="55" w:author="李y" w:date="2026-09-22T13:59:01Z">
        <w:r>
          <w:rPr>
            <w:rFonts w:hint="eastAsia"/>
            <w:highlight w:val="yellow"/>
            <w:rPrChange w:id="56" w:author="李y" w:date="2026-09-23T17:31:56Z">
              <w:rPr>
                <w:rFonts w:hint="eastAsia"/>
              </w:rPr>
            </w:rPrChange>
          </w:rPr>
          <w:delText>委托</w:delText>
        </w:r>
      </w:del>
      <w:r>
        <w:rPr>
          <w:rFonts w:hint="eastAsia"/>
          <w:highlight w:val="yellow"/>
          <w:rPrChange w:id="58" w:author="李y" w:date="2026-09-23T17:31:56Z">
            <w:rPr>
              <w:rFonts w:hint="eastAsia"/>
            </w:rPr>
          </w:rPrChange>
        </w:rPr>
        <w:t xml:space="preserve"> VetalyX 实施在欧洲启动业务的第一阶段。</w:t>
      </w:r>
    </w:p>
    <w:p w14:paraId="356C45DA">
      <w:pPr>
        <w:pStyle w:val="2"/>
        <w:rPr>
          <w:rFonts w:hint="eastAsia"/>
          <w:highlight w:val="yellow"/>
          <w:rPrChange w:id="59" w:author="李y" w:date="2026-09-23T17:31:56Z">
            <w:rPr>
              <w:rFonts w:hint="eastAsia"/>
            </w:rPr>
          </w:rPrChange>
        </w:rPr>
      </w:pPr>
      <w:ins w:id="60" w:author="祺" w:date="2026-09-22T14:58:22Z">
        <w:r>
          <w:rPr>
            <w:rFonts w:hint="eastAsia"/>
            <w:highlight w:val="yellow"/>
            <w:rPrChange w:id="61" w:author="李y" w:date="2026-09-23T17:31:56Z">
              <w:rPr>
                <w:rFonts w:hint="eastAsia"/>
              </w:rPr>
            </w:rPrChange>
          </w:rPr>
          <w:t>To increase the likelihood of successful product sales in the region, Diahor specified that VetalyX would carry out the first phase of launching its business in Europe.</w:t>
        </w:r>
      </w:ins>
    </w:p>
    <w:p w14:paraId="5E83E9FB">
      <w:pPr>
        <w:pStyle w:val="2"/>
        <w:rPr>
          <w:rFonts w:hint="eastAsia"/>
        </w:rPr>
      </w:pPr>
    </w:p>
    <w:p w14:paraId="48EB037C">
      <w:pPr>
        <w:pStyle w:val="2"/>
        <w:rPr>
          <w:rFonts w:hint="eastAsia"/>
        </w:rPr>
      </w:pPr>
      <w:r>
        <w:rPr>
          <w:rFonts w:hint="eastAsia"/>
        </w:rPr>
        <w:t>Cette phase initiale comprendra notamment :</w:t>
      </w:r>
    </w:p>
    <w:p w14:paraId="29E258D0">
      <w:pPr>
        <w:pStyle w:val="2"/>
        <w:rPr>
          <w:rFonts w:hint="eastAsia"/>
        </w:rPr>
      </w:pPr>
    </w:p>
    <w:p w14:paraId="46EC3F5B">
      <w:pPr>
        <w:pStyle w:val="2"/>
        <w:rPr>
          <w:rFonts w:hint="eastAsia"/>
        </w:rPr>
      </w:pPr>
      <w:r>
        <w:rPr>
          <w:rFonts w:hint="eastAsia"/>
        </w:rPr>
        <w:t>该初始阶段尤其包括：</w:t>
      </w:r>
    </w:p>
    <w:p w14:paraId="5155B0AC">
      <w:pPr>
        <w:pStyle w:val="2"/>
        <w:rPr>
          <w:rFonts w:hint="eastAsia"/>
        </w:rPr>
      </w:pPr>
    </w:p>
    <w:p w14:paraId="1E01C4D8">
      <w:pPr>
        <w:pStyle w:val="2"/>
        <w:rPr>
          <w:rFonts w:hint="eastAsia"/>
        </w:rPr>
      </w:pPr>
      <w:r>
        <w:rPr>
          <w:rFonts w:hint="eastAsia"/>
        </w:rPr>
        <w:t>1. une analyse du marché européen des Produits ;</w:t>
      </w:r>
    </w:p>
    <w:p w14:paraId="53756EB7">
      <w:pPr>
        <w:pStyle w:val="2"/>
        <w:rPr>
          <w:rFonts w:hint="eastAsia"/>
        </w:rPr>
      </w:pPr>
      <w:r>
        <w:rPr>
          <w:rFonts w:hint="eastAsia"/>
        </w:rPr>
        <w:t>2. une analyse plus détaillée du marché français, la France étant identifiée comme le premier pays principal d'activité ;</w:t>
      </w:r>
    </w:p>
    <w:p w14:paraId="5C782538">
      <w:pPr>
        <w:pStyle w:val="2"/>
        <w:rPr>
          <w:rFonts w:hint="eastAsia"/>
        </w:rPr>
      </w:pPr>
      <w:r>
        <w:rPr>
          <w:rFonts w:hint="eastAsia"/>
        </w:rPr>
        <w:t>3. une recherche et analyse des obligations réglementaires applicables aux Produits en France et, le cas échéant, dans les autres pays européens prioritaires ;</w:t>
      </w:r>
    </w:p>
    <w:p w14:paraId="28B2C429">
      <w:pPr>
        <w:pStyle w:val="2"/>
        <w:rPr>
          <w:rFonts w:hint="eastAsia"/>
        </w:rPr>
      </w:pPr>
      <w:r>
        <w:rPr>
          <w:rFonts w:hint="eastAsia"/>
        </w:rPr>
        <w:t>4. la préparation, la coordination et l'implémentation des démarches nécessaires à l'enregistrement initial de la gamme de Produits en France ;</w:t>
      </w:r>
    </w:p>
    <w:p w14:paraId="1D6B0FF5">
      <w:pPr>
        <w:pStyle w:val="2"/>
        <w:rPr>
          <w:rFonts w:hint="eastAsia"/>
        </w:rPr>
      </w:pPr>
      <w:r>
        <w:rPr>
          <w:rFonts w:hint="eastAsia"/>
        </w:rPr>
        <w:t>5. l'identification des exigences techniques, scientifiques, documentaires, commerciales et administratives nécessaires au lancement ;</w:t>
      </w:r>
    </w:p>
    <w:p w14:paraId="4839BBA6">
      <w:pPr>
        <w:pStyle w:val="2"/>
        <w:rPr>
          <w:rFonts w:hint="eastAsia"/>
        </w:rPr>
      </w:pPr>
      <w:r>
        <w:rPr>
          <w:rFonts w:hint="eastAsia"/>
        </w:rPr>
        <w:t>6. la mobilisation d'experts européens pouvant intervenir dans les domaines réglementaire, scientifique, vétérinaire, commercial, qualité, distribution et stratégie de marché.</w:t>
      </w:r>
    </w:p>
    <w:p w14:paraId="4EEAB320">
      <w:pPr>
        <w:pStyle w:val="2"/>
        <w:rPr>
          <w:rFonts w:hint="eastAsia"/>
        </w:rPr>
      </w:pPr>
    </w:p>
    <w:p w14:paraId="3C936254">
      <w:pPr>
        <w:pStyle w:val="2"/>
        <w:rPr>
          <w:rFonts w:hint="eastAsia"/>
        </w:rPr>
      </w:pPr>
      <w:r>
        <w:rPr>
          <w:rFonts w:hint="eastAsia"/>
        </w:rPr>
        <w:t>1. 对产品欧洲市场的分析；</w:t>
      </w:r>
    </w:p>
    <w:p w14:paraId="6BD5FBA8">
      <w:pPr>
        <w:pStyle w:val="2"/>
        <w:rPr>
          <w:rFonts w:hint="eastAsia"/>
        </w:rPr>
      </w:pPr>
      <w:r>
        <w:rPr>
          <w:rFonts w:hint="eastAsia"/>
        </w:rPr>
        <w:t>2. 对法国市场的更详细分析（法国被确定为首个主要业务国家）；</w:t>
      </w:r>
    </w:p>
    <w:p w14:paraId="5E962601">
      <w:pPr>
        <w:pStyle w:val="2"/>
        <w:rPr>
          <w:rFonts w:hint="eastAsia"/>
        </w:rPr>
      </w:pPr>
      <w:r>
        <w:rPr>
          <w:rFonts w:hint="eastAsia"/>
        </w:rPr>
        <w:t>3. 调研并分析产品在法国及（如适用）其他优先欧洲国家所适用的法规义务；</w:t>
      </w:r>
    </w:p>
    <w:p w14:paraId="140D1220">
      <w:pPr>
        <w:pStyle w:val="2"/>
        <w:rPr>
          <w:rFonts w:hint="eastAsia"/>
        </w:rPr>
      </w:pPr>
      <w:r>
        <w:rPr>
          <w:rFonts w:hint="eastAsia"/>
        </w:rPr>
        <w:t>4. 编制、协调并实施产品系列在法国初始注册所需的手续；</w:t>
      </w:r>
    </w:p>
    <w:p w14:paraId="37FFACFB">
      <w:pPr>
        <w:pStyle w:val="2"/>
        <w:rPr>
          <w:rFonts w:hint="eastAsia"/>
        </w:rPr>
      </w:pPr>
      <w:r>
        <w:rPr>
          <w:rFonts w:hint="eastAsia"/>
        </w:rPr>
        <w:t>5. 确定上市所需的技术、科学、文件、商业及行政要求；</w:t>
      </w:r>
    </w:p>
    <w:p w14:paraId="6EEDE5DD">
      <w:pPr>
        <w:pStyle w:val="2"/>
        <w:rPr>
          <w:rFonts w:hint="eastAsia"/>
        </w:rPr>
      </w:pPr>
      <w:r>
        <w:rPr>
          <w:rFonts w:hint="eastAsia"/>
        </w:rPr>
        <w:t>6. 动员可在法规、科学、兽医、商业、质量、分销及市场战略领域参与的欧洲专家。</w:t>
      </w:r>
    </w:p>
    <w:p w14:paraId="0D3B927F">
      <w:pPr>
        <w:pStyle w:val="2"/>
        <w:rPr>
          <w:rFonts w:hint="eastAsia"/>
        </w:rPr>
      </w:pPr>
    </w:p>
    <w:p w14:paraId="6DBC32F3">
      <w:pPr>
        <w:pStyle w:val="2"/>
        <w:rPr>
          <w:rFonts w:hint="eastAsia"/>
        </w:rPr>
      </w:pPr>
      <w:r>
        <w:rPr>
          <w:rFonts w:hint="eastAsia"/>
        </w:rPr>
        <w:t>Les Parties reconnaissent que cette phase initiale constitue une prestation spécifique fournie par VetalyX au bénéfice de Diaho, distincte de l'activité future de distribution commerciale.</w:t>
      </w:r>
    </w:p>
    <w:p w14:paraId="62368C42">
      <w:pPr>
        <w:pStyle w:val="2"/>
        <w:rPr>
          <w:rFonts w:hint="eastAsia"/>
        </w:rPr>
      </w:pPr>
    </w:p>
    <w:p w14:paraId="1C1CAB24">
      <w:pPr>
        <w:pStyle w:val="2"/>
        <w:rPr>
          <w:rFonts w:hint="eastAsia"/>
        </w:rPr>
      </w:pPr>
      <w:r>
        <w:rPr>
          <w:rFonts w:hint="eastAsia"/>
        </w:rPr>
        <w:t>双方确认，该初始阶段构成 VetalyX 为迪亚霍利益提供的特定服务，区别于未来的商业分销活动。</w:t>
      </w:r>
    </w:p>
    <w:p w14:paraId="7B320B4F">
      <w:pPr>
        <w:pStyle w:val="2"/>
        <w:rPr>
          <w:rFonts w:hint="eastAsia"/>
        </w:rPr>
      </w:pPr>
    </w:p>
    <w:p w14:paraId="41089EE7">
      <w:pPr>
        <w:pStyle w:val="2"/>
        <w:rPr>
          <w:rFonts w:hint="eastAsia"/>
        </w:rPr>
      </w:pPr>
      <w:r>
        <w:rPr>
          <w:rFonts w:hint="eastAsia"/>
        </w:rPr>
        <w:t>En rémunération de cette phase initiale, Diaho versera à VetalyX un montant forfaitaire de cent mille euros hors taxes (100 000 EUR HT), selon les modalités de facturation et de paiement suivantes : [à compléter : acompte, échéancier, délai de paiement, devise, taxes applicables].</w:t>
      </w:r>
    </w:p>
    <w:p w14:paraId="69EE6E43">
      <w:pPr>
        <w:pStyle w:val="2"/>
        <w:rPr>
          <w:rFonts w:hint="eastAsia"/>
        </w:rPr>
      </w:pPr>
    </w:p>
    <w:p w14:paraId="3BF1A8BB">
      <w:pPr>
        <w:pStyle w:val="2"/>
        <w:rPr>
          <w:rFonts w:hint="eastAsia"/>
        </w:rPr>
      </w:pPr>
      <w:r>
        <w:rPr>
          <w:rFonts w:hint="eastAsia"/>
        </w:rPr>
        <w:t>作为该初始阶段的对价，迪亚霍应向 VetalyX 支付一笔总额为十万欧元（不含税，100 000 EUR HT）的包干费用，按下列开票与付款方式执行：[待填写：预付款、分期安排、付款期限、币种、适用税费]。</w:t>
      </w:r>
    </w:p>
    <w:p w14:paraId="505BF22A">
      <w:pPr>
        <w:pStyle w:val="2"/>
        <w:rPr>
          <w:rFonts w:hint="eastAsia"/>
        </w:rPr>
      </w:pPr>
    </w:p>
    <w:p w14:paraId="1EF02B93">
      <w:pPr>
        <w:pStyle w:val="2"/>
        <w:rPr>
          <w:rFonts w:hint="eastAsia"/>
        </w:rPr>
      </w:pPr>
      <w:r>
        <w:rPr>
          <w:rFonts w:hint="eastAsia"/>
        </w:rPr>
        <w:t>Les Parties reconnaissent que ce budget a été établi sur la base des fonctions, travaux et interventions que les experts européens mandatés ou coordonnés par VetalyX devront assumer dans le cadre du lancement des Produits sur le marché français et européen.</w:t>
      </w:r>
    </w:p>
    <w:p w14:paraId="1C5A8D96">
      <w:pPr>
        <w:pStyle w:val="2"/>
        <w:rPr>
          <w:rFonts w:hint="eastAsia"/>
        </w:rPr>
      </w:pPr>
    </w:p>
    <w:p w14:paraId="07DAD42A">
      <w:pPr>
        <w:pStyle w:val="2"/>
        <w:rPr>
          <w:rFonts w:hint="eastAsia"/>
        </w:rPr>
      </w:pPr>
      <w:r>
        <w:rPr>
          <w:rFonts w:hint="eastAsia"/>
        </w:rPr>
        <w:t>双方确认，该预算系基于 VetalyX 委托或协调的欧洲专家在产品投放法国及欧洲市场过程中所须承担的职能、工作与干预而制定。</w:t>
      </w:r>
    </w:p>
    <w:p w14:paraId="7F088F6B">
      <w:pPr>
        <w:pStyle w:val="2"/>
        <w:rPr>
          <w:rFonts w:hint="eastAsia"/>
        </w:rPr>
      </w:pPr>
    </w:p>
    <w:p w14:paraId="7C9BFB0A">
      <w:pPr>
        <w:pStyle w:val="2"/>
        <w:rPr>
          <w:rFonts w:hint="eastAsia"/>
        </w:rPr>
      </w:pPr>
      <w:r>
        <w:rPr>
          <w:rFonts w:hint="eastAsia"/>
        </w:rPr>
        <w:t>À l'issue de cette phase initiale, et sous réserve de l'avancement des démarches réglementaires et commerciales, l'activité de distribution et de développement commercial sera assurée et financée par VetalyX dans le cadre du démarrage progressif de l'activité commerciale sur le Territoire.</w:t>
      </w:r>
    </w:p>
    <w:p w14:paraId="3F396E07">
      <w:pPr>
        <w:pStyle w:val="2"/>
        <w:rPr>
          <w:rFonts w:hint="eastAsia"/>
        </w:rPr>
      </w:pPr>
    </w:p>
    <w:p w14:paraId="2E1D2407">
      <w:pPr>
        <w:pStyle w:val="2"/>
        <w:rPr>
          <w:rFonts w:hint="eastAsia"/>
        </w:rPr>
      </w:pPr>
      <w:r>
        <w:rPr>
          <w:rFonts w:hint="eastAsia"/>
        </w:rPr>
        <w:t>该初始阶段结束后，在法规与商业手续取得进展的前提下，分销与商业开发活动将由 VetalyX 在区域内商业活动逐步启动的框架内承担并出资。</w:t>
      </w:r>
    </w:p>
    <w:p w14:paraId="3512011C">
      <w:pPr>
        <w:pStyle w:val="2"/>
        <w:rPr>
          <w:rFonts w:hint="eastAsia"/>
        </w:rPr>
      </w:pPr>
    </w:p>
    <w:p w14:paraId="508AD8E8">
      <w:pPr>
        <w:pStyle w:val="2"/>
        <w:rPr>
          <w:rFonts w:hint="eastAsia"/>
        </w:rPr>
      </w:pPr>
      <w:r>
        <w:rPr>
          <w:rFonts w:hint="eastAsia"/>
        </w:rPr>
        <w:t>Afin de soutenir ce démarrage commercial, Diaho fournira à VetalyX, sans facturation initiale et sans paiement immédiat, des kits de diagnostic pour une valeur totale de cinquante mille euros hors taxes (50 000 EUR HT), calculée sur la base du prix de transfert applicable entre les Parties.</w:t>
      </w:r>
    </w:p>
    <w:p w14:paraId="79D60A5E">
      <w:pPr>
        <w:pStyle w:val="2"/>
        <w:rPr>
          <w:rFonts w:hint="eastAsia"/>
        </w:rPr>
      </w:pPr>
    </w:p>
    <w:p w14:paraId="011ED6CB">
      <w:pPr>
        <w:pStyle w:val="2"/>
        <w:rPr>
          <w:rFonts w:hint="eastAsia"/>
          <w:highlight w:val="none"/>
        </w:rPr>
      </w:pPr>
      <w:r>
        <w:rPr>
          <w:rFonts w:hint="eastAsia"/>
          <w:highlight w:val="none"/>
        </w:rPr>
        <w:t>为支持该商业启动，迪亚霍将向 VetalyX 提供总值五万欧元（不含税，50 000 EUR HT）的诊断试剂盒，按双方之间适用的转移价格计算，无需初始开票且无需立即付款。</w:t>
      </w:r>
    </w:p>
    <w:p w14:paraId="5FE389EA">
      <w:pPr>
        <w:pStyle w:val="2"/>
        <w:rPr>
          <w:rFonts w:hint="eastAsia"/>
          <w:highlight w:val="yellow"/>
        </w:rPr>
      </w:pPr>
    </w:p>
    <w:p w14:paraId="5D07CF2E">
      <w:pPr>
        <w:pStyle w:val="2"/>
        <w:rPr>
          <w:rFonts w:hint="eastAsia"/>
        </w:rPr>
      </w:pPr>
      <w:r>
        <w:rPr>
          <w:rFonts w:hint="eastAsia"/>
        </w:rPr>
        <w:t>Ces kits seront fournis à titre de stock initial de lancement commercial. Leur remboursement par VetalyX à Diaho sera exclusivement progressif et conditionné aux ventes effectivement réalisées par VetalyX sur le Territoire.</w:t>
      </w:r>
    </w:p>
    <w:p w14:paraId="6100006B">
      <w:pPr>
        <w:pStyle w:val="2"/>
        <w:rPr>
          <w:rFonts w:hint="eastAsia"/>
        </w:rPr>
      </w:pPr>
    </w:p>
    <w:p w14:paraId="16F8785D">
      <w:pPr>
        <w:pStyle w:val="2"/>
        <w:rPr>
          <w:rFonts w:hint="eastAsia"/>
          <w:highlight w:val="none"/>
        </w:rPr>
      </w:pPr>
      <w:r>
        <w:rPr>
          <w:rFonts w:hint="eastAsia"/>
          <w:highlight w:val="none"/>
        </w:rPr>
        <w:t>该等试剂盒作为商业启动的初始库存提供。VetalyX 向迪亚霍的偿还将仅以 VetalyX 在区域内实际实现销售为前提，逐步进行。</w:t>
      </w:r>
    </w:p>
    <w:p w14:paraId="1AC968DD">
      <w:pPr>
        <w:pStyle w:val="2"/>
        <w:rPr>
          <w:rFonts w:hint="eastAsia"/>
        </w:rPr>
      </w:pPr>
    </w:p>
    <w:p w14:paraId="7BAFF9E1">
      <w:pPr>
        <w:pStyle w:val="2"/>
        <w:rPr>
          <w:rFonts w:hint="eastAsia"/>
        </w:rPr>
      </w:pPr>
      <w:r>
        <w:rPr>
          <w:rFonts w:hint="eastAsia"/>
        </w:rPr>
        <w:t>Les modalités de remboursement seront les suivantes, sauf accord contraire écrit entre les Parties :</w:t>
      </w:r>
    </w:p>
    <w:p w14:paraId="0434AEEA">
      <w:pPr>
        <w:pStyle w:val="2"/>
        <w:rPr>
          <w:rFonts w:hint="eastAsia"/>
        </w:rPr>
      </w:pPr>
    </w:p>
    <w:p w14:paraId="6CE37E27">
      <w:pPr>
        <w:pStyle w:val="2"/>
        <w:rPr>
          <w:rFonts w:hint="eastAsia"/>
        </w:rPr>
      </w:pPr>
      <w:r>
        <w:rPr>
          <w:rFonts w:hint="eastAsia"/>
        </w:rPr>
        <w:t>除双方另有书面约定外，偿还办法如下：</w:t>
      </w:r>
    </w:p>
    <w:p w14:paraId="7EC4905B">
      <w:pPr>
        <w:pStyle w:val="2"/>
        <w:rPr>
          <w:rFonts w:hint="eastAsia"/>
        </w:rPr>
      </w:pPr>
    </w:p>
    <w:p w14:paraId="497C5D50">
      <w:pPr>
        <w:pStyle w:val="2"/>
        <w:rPr>
          <w:rFonts w:hint="eastAsia"/>
        </w:rPr>
      </w:pPr>
      <w:r>
        <w:rPr>
          <w:rFonts w:hint="eastAsia"/>
        </w:rPr>
        <w:t>1. VetalyX remboursera progressivement la valeur des kits fournis gratuitement par imputation sur les ventes effectivement encaissées ;</w:t>
      </w:r>
    </w:p>
    <w:p w14:paraId="5A0CB620">
      <w:pPr>
        <w:pStyle w:val="2"/>
        <w:rPr>
          <w:rFonts w:hint="eastAsia"/>
        </w:rPr>
      </w:pPr>
      <w:r>
        <w:rPr>
          <w:rFonts w:hint="eastAsia"/>
        </w:rPr>
        <w:t>2. aucun remboursement ne sera dû tant que les Produits concernés n'auront pas généré de ventes effectives ;</w:t>
      </w:r>
    </w:p>
    <w:p w14:paraId="6CDC02E1">
      <w:pPr>
        <w:pStyle w:val="2"/>
        <w:rPr>
          <w:rFonts w:hint="eastAsia"/>
        </w:rPr>
      </w:pPr>
      <w:r>
        <w:rPr>
          <w:rFonts w:hint="eastAsia"/>
        </w:rPr>
        <w:t>3. en l'absence de ventes, Diaho ne pourra réclamer à VetalyX aucun remboursement, paiement, indemnité ou compensation au titre des kits fournis pour le lancement ;</w:t>
      </w:r>
    </w:p>
    <w:p w14:paraId="77A7851E">
      <w:pPr>
        <w:pStyle w:val="2"/>
        <w:rPr>
          <w:rFonts w:hint="eastAsia"/>
        </w:rPr>
      </w:pPr>
      <w:r>
        <w:rPr>
          <w:rFonts w:hint="eastAsia"/>
        </w:rPr>
        <w:t>4. le calendrier et le pourcentage de remboursement par vente seront définis en Annexe 6 ou par accord écrit séparé ;</w:t>
      </w:r>
    </w:p>
    <w:p w14:paraId="3A75DEFE">
      <w:pPr>
        <w:pStyle w:val="2"/>
        <w:rPr>
          <w:rFonts w:hint="eastAsia"/>
        </w:rPr>
      </w:pPr>
      <w:r>
        <w:rPr>
          <w:rFonts w:hint="eastAsia"/>
        </w:rPr>
        <w:t>5. les kits fournis dans ce cadre pourront être utilisés par VetalyX pour des actions de démonstration, validation commerciale, essais clients, formation, évaluation vétérinaire, promotion, constitution de stock initial ou premières ventes, selon la stratégie décidée par VetalyX.</w:t>
      </w:r>
    </w:p>
    <w:p w14:paraId="14DBABD2">
      <w:pPr>
        <w:pStyle w:val="2"/>
        <w:rPr>
          <w:rFonts w:hint="eastAsia"/>
        </w:rPr>
      </w:pPr>
    </w:p>
    <w:p w14:paraId="5F09BEA6">
      <w:pPr>
        <w:pStyle w:val="2"/>
        <w:rPr>
          <w:rFonts w:hint="eastAsia"/>
        </w:rPr>
      </w:pPr>
      <w:r>
        <w:rPr>
          <w:rFonts w:hint="eastAsia"/>
        </w:rPr>
        <w:t>1. VetalyX 将从实际收到的销售款中逐步抵扣，偿还所免费提供试剂盒的价值；</w:t>
      </w:r>
    </w:p>
    <w:p w14:paraId="6760CF8E">
      <w:pPr>
        <w:pStyle w:val="2"/>
        <w:rPr>
          <w:rFonts w:hint="eastAsia"/>
        </w:rPr>
      </w:pPr>
      <w:r>
        <w:rPr>
          <w:rFonts w:hint="eastAsia"/>
        </w:rPr>
        <w:t>2. 只要相关产品未产生实际销售，即无需偿还；</w:t>
      </w:r>
    </w:p>
    <w:p w14:paraId="5E671204">
      <w:pPr>
        <w:pStyle w:val="2"/>
        <w:rPr>
          <w:rFonts w:hint="eastAsia"/>
        </w:rPr>
      </w:pPr>
      <w:r>
        <w:rPr>
          <w:rFonts w:hint="eastAsia"/>
        </w:rPr>
        <w:t>3. 如无销售，迪亚霍不得就启动所供试剂盒向 VetalyX 主张任何偿还、付款、赔偿或补偿；</w:t>
      </w:r>
    </w:p>
    <w:p w14:paraId="668237A1">
      <w:pPr>
        <w:pStyle w:val="2"/>
        <w:rPr>
          <w:rFonts w:hint="eastAsia"/>
          <w:highlight w:val="none"/>
        </w:rPr>
      </w:pPr>
      <w:r>
        <w:rPr>
          <w:rFonts w:hint="eastAsia"/>
        </w:rPr>
        <w:t>4. 按销售比例偿还的时间表与百分比将在</w:t>
      </w:r>
      <w:r>
        <w:rPr>
          <w:rFonts w:hint="eastAsia"/>
          <w:highlight w:val="none"/>
        </w:rPr>
        <w:t>附件 6 或另行书面协议中界定；</w:t>
      </w:r>
    </w:p>
    <w:p w14:paraId="294517D5">
      <w:pPr>
        <w:pStyle w:val="2"/>
        <w:rPr>
          <w:rFonts w:hint="eastAsia"/>
        </w:rPr>
      </w:pPr>
      <w:r>
        <w:rPr>
          <w:rFonts w:hint="eastAsia"/>
        </w:rPr>
        <w:t>5. 依此提供的试剂盒可由 VetalyX 按其决定的战略用于演示、商业验证、客户试用、培训、兽医评估、推广、建立初始库存或首批销售。</w:t>
      </w:r>
    </w:p>
    <w:p w14:paraId="599D524C">
      <w:pPr>
        <w:pStyle w:val="2"/>
        <w:rPr>
          <w:rFonts w:hint="eastAsia"/>
        </w:rPr>
      </w:pPr>
    </w:p>
    <w:p w14:paraId="394EF7F1">
      <w:pPr>
        <w:pStyle w:val="2"/>
        <w:rPr>
          <w:del w:id="63" w:author="李y" w:date="2026-09-22T14:03:17Z"/>
          <w:rFonts w:hint="eastAsia"/>
        </w:rPr>
      </w:pPr>
      <w:del w:id="64" w:author="李y" w:date="2026-09-22T14:03:17Z">
        <w:r>
          <w:rPr>
            <w:rFonts w:hint="eastAsia"/>
          </w:rPr>
          <w:delText>Les Parties reconnaissent que la contribution de Diaho sous forme de kits de lancement fait partie intégrante de l'équilibre économique du partenariat et tient compte des investissements initiaux assumés par VetalyX pour l'enregistrement, la structuration du marché, la promotion et le développement européen des Produits.</w:delText>
        </w:r>
      </w:del>
    </w:p>
    <w:p w14:paraId="3F9B4BE8">
      <w:pPr>
        <w:pStyle w:val="2"/>
        <w:rPr>
          <w:rFonts w:hint="eastAsia"/>
        </w:rPr>
      </w:pPr>
    </w:p>
    <w:p w14:paraId="47964DEF">
      <w:pPr>
        <w:pStyle w:val="2"/>
        <w:rPr>
          <w:del w:id="65" w:author="李y" w:date="2026-09-22T14:03:07Z"/>
          <w:rFonts w:hint="eastAsia"/>
          <w:highlight w:val="yellow"/>
        </w:rPr>
      </w:pPr>
      <w:del w:id="66" w:author="李y" w:date="2026-09-22T14:03:07Z">
        <w:r>
          <w:rPr>
            <w:rFonts w:hint="eastAsia"/>
            <w:highlight w:val="yellow"/>
          </w:rPr>
          <w:delText>双方确认，迪亚霍以启动试剂盒形式作出的贡献是伙伴关系经济平衡的组成部分，并考虑了 VetalyX 为产品注册、市场搭建、推广及欧洲开发所承担的初始投入。</w:delText>
        </w:r>
      </w:del>
    </w:p>
    <w:p w14:paraId="3F972398">
      <w:pPr>
        <w:pStyle w:val="2"/>
        <w:rPr>
          <w:rFonts w:hint="eastAsia"/>
          <w:highlight w:val="yellow"/>
        </w:rPr>
      </w:pPr>
    </w:p>
    <w:p w14:paraId="766FB11A">
      <w:pPr>
        <w:pStyle w:val="2"/>
        <w:rPr>
          <w:rFonts w:hint="eastAsia"/>
        </w:rPr>
      </w:pPr>
      <w:r>
        <w:rPr>
          <w:rFonts w:hint="eastAsia"/>
        </w:rPr>
        <w:t>---</w:t>
      </w:r>
    </w:p>
    <w:p w14:paraId="11AA0B5C">
      <w:pPr>
        <w:pStyle w:val="2"/>
        <w:rPr>
          <w:rFonts w:hint="eastAsia"/>
        </w:rPr>
      </w:pPr>
    </w:p>
    <w:p w14:paraId="460177BB">
      <w:pPr>
        <w:pStyle w:val="2"/>
        <w:rPr>
          <w:rFonts w:hint="eastAsia"/>
        </w:rPr>
      </w:pPr>
      <w:r>
        <w:rPr>
          <w:rFonts w:hint="eastAsia"/>
        </w:rPr>
        <w:t>## Article 14 — Conditions commerciales générales | 第14条 — 一般商业条件</w:t>
      </w:r>
    </w:p>
    <w:p w14:paraId="4C761267">
      <w:pPr>
        <w:pStyle w:val="2"/>
        <w:rPr>
          <w:rFonts w:hint="eastAsia"/>
        </w:rPr>
      </w:pPr>
    </w:p>
    <w:p w14:paraId="7630DCD3">
      <w:pPr>
        <w:pStyle w:val="2"/>
        <w:rPr>
          <w:rFonts w:hint="eastAsia"/>
        </w:rPr>
      </w:pPr>
      <w:r>
        <w:rPr>
          <w:rFonts w:hint="eastAsia"/>
        </w:rPr>
        <w:t>Les conditions commerciales applicables aux Produits, notamment les conditions de commande, délais de livraison, incoterms, modalités de paiement, conditions de transport, minimums éventuels de commande, garanties logistiques et autres conditions commerciales, seront définies en Annexe 6.</w:t>
      </w:r>
    </w:p>
    <w:p w14:paraId="5C2DF41F">
      <w:pPr>
        <w:pStyle w:val="2"/>
        <w:rPr>
          <w:rFonts w:hint="eastAsia"/>
        </w:rPr>
      </w:pPr>
    </w:p>
    <w:p w14:paraId="77AE0CFD">
      <w:pPr>
        <w:pStyle w:val="2"/>
        <w:rPr>
          <w:rFonts w:hint="eastAsia"/>
        </w:rPr>
      </w:pPr>
      <w:r>
        <w:rPr>
          <w:rFonts w:hint="eastAsia"/>
        </w:rPr>
        <w:t>适用于产品的商业条件，尤其包括订货条件、交付期限、国际贸易术语（Incoterms）、付款方式、运输条件、可能的最低订购量、物流保证及其他商业条件，将在附件 6 中界定。</w:t>
      </w:r>
    </w:p>
    <w:p w14:paraId="19099B72">
      <w:pPr>
        <w:pStyle w:val="2"/>
        <w:rPr>
          <w:rFonts w:hint="eastAsia"/>
        </w:rPr>
      </w:pPr>
    </w:p>
    <w:p w14:paraId="4F13FEF1">
      <w:pPr>
        <w:pStyle w:val="2"/>
        <w:rPr>
          <w:del w:id="67" w:author="李y" w:date="2026-09-20T18:52:54Z"/>
          <w:rFonts w:hint="eastAsia"/>
        </w:rPr>
      </w:pPr>
      <w:del w:id="68" w:author="李y" w:date="2026-09-20T18:52:54Z">
        <w:r>
          <w:rPr>
            <w:rFonts w:hint="eastAsia"/>
          </w:rPr>
          <w:delText>Sauf accord contraire, Diaho fournira les Produits à VetalyX à des conditions permettant une distribution économiquement viable sur le Territoire, compte tenu des coûts d'enregistrement, de représentation autorisée européenne, de promotion, de stockage, de distribution, de support technique, de conformité, de service client et de développement commercial supportés par VetalyX.</w:delText>
        </w:r>
      </w:del>
    </w:p>
    <w:p w14:paraId="4C72D973">
      <w:pPr>
        <w:pStyle w:val="2"/>
        <w:rPr>
          <w:rFonts w:hint="eastAsia"/>
        </w:rPr>
      </w:pPr>
    </w:p>
    <w:p w14:paraId="0F598AB6">
      <w:pPr>
        <w:pStyle w:val="2"/>
        <w:rPr>
          <w:del w:id="69" w:author="李y" w:date="2026-09-20T18:52:50Z"/>
          <w:rFonts w:hint="eastAsia"/>
          <w:highlight w:val="yellow"/>
        </w:rPr>
      </w:pPr>
      <w:del w:id="70" w:author="李y" w:date="2026-09-20T18:52:50Z">
        <w:r>
          <w:rPr>
            <w:rFonts w:hint="eastAsia"/>
          </w:rPr>
          <w:delText>除另有约定外，</w:delText>
        </w:r>
      </w:del>
      <w:del w:id="71" w:author="李y" w:date="2026-09-20T18:52:50Z">
        <w:r>
          <w:rPr>
            <w:rFonts w:hint="eastAsia"/>
            <w:highlight w:val="yellow"/>
          </w:rPr>
          <w:delText>迪亚霍应以能在区域内实现经济可行分销的条件向 VetalyX 供应产品，并考虑 VetalyX 承担的注册、欧盟授权代表、推广、储存、分销、技术支持、合规、客户服务及商业开发成本。</w:delText>
        </w:r>
      </w:del>
    </w:p>
    <w:p w14:paraId="317DE684">
      <w:pPr>
        <w:pStyle w:val="2"/>
        <w:rPr>
          <w:del w:id="72" w:author="李y" w:date="2026-09-20T18:52:50Z"/>
          <w:rFonts w:hint="eastAsia"/>
          <w:highlight w:val="yellow"/>
        </w:rPr>
      </w:pPr>
    </w:p>
    <w:p w14:paraId="1C575EEE">
      <w:pPr>
        <w:pStyle w:val="2"/>
        <w:rPr>
          <w:del w:id="73" w:author="李y" w:date="2026-09-20T18:52:50Z"/>
          <w:rFonts w:hint="default" w:eastAsia="宋体"/>
          <w:highlight w:val="yellow"/>
          <w:lang w:val="en-US" w:eastAsia="zh-CN"/>
        </w:rPr>
      </w:pPr>
      <w:del w:id="74" w:author="李y" w:date="2026-09-20T18:52:50Z">
        <w:r>
          <w:rPr>
            <w:rFonts w:hint="eastAsia"/>
            <w:highlight w:val="yellow"/>
            <w:lang w:val="en-US" w:eastAsia="zh-CN"/>
          </w:rPr>
          <w:delText>不能承担</w:delText>
        </w:r>
      </w:del>
    </w:p>
    <w:p w14:paraId="06890210">
      <w:pPr>
        <w:pStyle w:val="2"/>
        <w:rPr>
          <w:rFonts w:hint="eastAsia"/>
        </w:rPr>
      </w:pPr>
    </w:p>
    <w:p w14:paraId="52D6D618">
      <w:pPr>
        <w:pStyle w:val="2"/>
        <w:rPr>
          <w:rFonts w:hint="eastAsia"/>
        </w:rPr>
      </w:pPr>
      <w:r>
        <w:rPr>
          <w:rFonts w:hint="eastAsia"/>
        </w:rPr>
        <w:t>Les Parties reconnaissent que les conditions commerciales consenties à VetalyX devront tenir compte du rôle stratégique assumé par VetalyX sur le Territoire, lequel dépasse une simple activité d'achat-revente et inclut notamment la structuration réglementaire, scientifique, commerciale et industrielle du marché européen.</w:t>
      </w:r>
    </w:p>
    <w:p w14:paraId="3E4FE89B">
      <w:pPr>
        <w:pStyle w:val="2"/>
        <w:rPr>
          <w:rFonts w:hint="eastAsia"/>
        </w:rPr>
      </w:pPr>
    </w:p>
    <w:p w14:paraId="1F40182A">
      <w:pPr>
        <w:pStyle w:val="2"/>
        <w:rPr>
          <w:rFonts w:hint="eastAsia"/>
        </w:rPr>
      </w:pPr>
      <w:r>
        <w:rPr>
          <w:rFonts w:hint="eastAsia"/>
        </w:rPr>
        <w:t>双方确认，给予 VetalyX 的商业条件应考虑到 VetalyX 在区域内承担的战略角色，该角色超越单纯的购销活动，尤其包括欧洲市场的法规、科学、商业及产业构建。</w:t>
      </w:r>
    </w:p>
    <w:p w14:paraId="012BBE2D">
      <w:pPr>
        <w:pStyle w:val="2"/>
        <w:rPr>
          <w:rFonts w:hint="eastAsia"/>
        </w:rPr>
      </w:pPr>
    </w:p>
    <w:p w14:paraId="277D9453">
      <w:pPr>
        <w:pStyle w:val="2"/>
        <w:rPr>
          <w:rFonts w:hint="eastAsia"/>
        </w:rPr>
      </w:pPr>
      <w:r>
        <w:rPr>
          <w:rFonts w:hint="eastAsia"/>
        </w:rPr>
        <w:t>---</w:t>
      </w:r>
    </w:p>
    <w:p w14:paraId="01C707B5">
      <w:pPr>
        <w:pStyle w:val="2"/>
        <w:rPr>
          <w:rFonts w:hint="eastAsia"/>
        </w:rPr>
      </w:pPr>
    </w:p>
    <w:p w14:paraId="4A61AA24">
      <w:pPr>
        <w:pStyle w:val="2"/>
        <w:rPr>
          <w:rFonts w:hint="eastAsia"/>
        </w:rPr>
      </w:pPr>
      <w:r>
        <w:rPr>
          <w:rFonts w:hint="eastAsia"/>
        </w:rPr>
        <w:t>## Article 15 — Prix de transfert et liberté tarifaire de VetalyX | 第15条 — 转移价格与 VetalyX 的定价自主权</w:t>
      </w:r>
    </w:p>
    <w:p w14:paraId="1E9388AA">
      <w:pPr>
        <w:pStyle w:val="2"/>
        <w:rPr>
          <w:rFonts w:hint="eastAsia"/>
        </w:rPr>
      </w:pPr>
    </w:p>
    <w:p w14:paraId="2CDEE5B3">
      <w:pPr>
        <w:pStyle w:val="2"/>
        <w:rPr>
          <w:rFonts w:hint="eastAsia"/>
        </w:rPr>
      </w:pPr>
      <w:r>
        <w:rPr>
          <w:rFonts w:hint="eastAsia"/>
        </w:rPr>
        <w:t>Diaho s'engage à fournir les Produits à VetalyX à des prix de transfert préférentiels permettant à VetalyX de développer une activité économiquement viable sur le Territoire.</w:t>
      </w:r>
    </w:p>
    <w:p w14:paraId="43E5A446">
      <w:pPr>
        <w:pStyle w:val="2"/>
        <w:rPr>
          <w:rFonts w:hint="eastAsia"/>
        </w:rPr>
      </w:pPr>
    </w:p>
    <w:p w14:paraId="65243514">
      <w:pPr>
        <w:pStyle w:val="2"/>
        <w:rPr>
          <w:rFonts w:hint="eastAsia"/>
        </w:rPr>
      </w:pPr>
      <w:r>
        <w:rPr>
          <w:rFonts w:hint="eastAsia"/>
        </w:rPr>
        <w:t>迪亚霍承诺以优惠的转移价格向 VetalyX 供应产品，使 VetalyX 能够在区域内开展经济可行的业务。</w:t>
      </w:r>
    </w:p>
    <w:p w14:paraId="311DB87F">
      <w:pPr>
        <w:pStyle w:val="2"/>
        <w:rPr>
          <w:rFonts w:hint="eastAsia"/>
        </w:rPr>
      </w:pPr>
    </w:p>
    <w:p w14:paraId="236A526A">
      <w:pPr>
        <w:pStyle w:val="2"/>
        <w:rPr>
          <w:rFonts w:hint="eastAsia"/>
        </w:rPr>
      </w:pPr>
      <w:r>
        <w:rPr>
          <w:rFonts w:hint="eastAsia"/>
        </w:rPr>
        <w:t>Les prix de transfert applicables aux Produits seront définis en Annexe 6. Ces prix serviront également de base de valorisation pour le stock initial de lancement fourni par Diaho à VetalyX conformément à l'Article 13.</w:t>
      </w:r>
    </w:p>
    <w:p w14:paraId="20081214">
      <w:pPr>
        <w:pStyle w:val="2"/>
        <w:rPr>
          <w:rFonts w:hint="eastAsia"/>
        </w:rPr>
      </w:pPr>
    </w:p>
    <w:p w14:paraId="2D54BB5C">
      <w:pPr>
        <w:pStyle w:val="2"/>
        <w:rPr>
          <w:rFonts w:hint="eastAsia"/>
        </w:rPr>
      </w:pPr>
      <w:r>
        <w:rPr>
          <w:rFonts w:hint="eastAsia"/>
        </w:rPr>
        <w:t>适用于产品的转移价</w:t>
      </w:r>
      <w:r>
        <w:rPr>
          <w:rFonts w:hint="eastAsia"/>
          <w:highlight w:val="none"/>
        </w:rPr>
        <w:t>格将在附件 6 中界定。</w:t>
      </w:r>
      <w:r>
        <w:rPr>
          <w:rFonts w:hint="eastAsia"/>
        </w:rPr>
        <w:t>该等价格亦将作为迪亚霍依第 13 条向 VetalyX 提供的初始启动库存的计价基础。</w:t>
      </w:r>
    </w:p>
    <w:p w14:paraId="42A0C909">
      <w:pPr>
        <w:pStyle w:val="2"/>
        <w:rPr>
          <w:rFonts w:hint="eastAsia"/>
        </w:rPr>
      </w:pPr>
    </w:p>
    <w:p w14:paraId="3F8C6676">
      <w:pPr>
        <w:pStyle w:val="2"/>
        <w:rPr>
          <w:rFonts w:hint="eastAsia"/>
        </w:rPr>
      </w:pPr>
      <w:r>
        <w:rPr>
          <w:rFonts w:hint="eastAsia"/>
        </w:rPr>
        <w:t>VetalyX sera libre de déterminer ses prix de revente, remises, conditions commerciales, offres promotionnelles, politique tarifaire, conditions de distribution secondaire et stratégies de lancement sur le Territoire, sous réserve du respect des lois applicables.</w:t>
      </w:r>
    </w:p>
    <w:p w14:paraId="554222F1">
      <w:pPr>
        <w:pStyle w:val="2"/>
        <w:rPr>
          <w:rFonts w:hint="eastAsia"/>
        </w:rPr>
      </w:pPr>
    </w:p>
    <w:p w14:paraId="5F4D4460">
      <w:pPr>
        <w:pStyle w:val="2"/>
        <w:rPr>
          <w:rFonts w:hint="eastAsia"/>
        </w:rPr>
      </w:pPr>
      <w:r>
        <w:rPr>
          <w:rFonts w:hint="eastAsia"/>
        </w:rPr>
        <w:t>在遵守适用法律的前提下，VetalyX 可自由决定其在区域内的转售价格、折扣、商业条件、促销方案、定价政策、二级分销条件及上市策略。</w:t>
      </w:r>
    </w:p>
    <w:p w14:paraId="31A1FF87">
      <w:pPr>
        <w:pStyle w:val="2"/>
        <w:rPr>
          <w:rFonts w:hint="eastAsia"/>
        </w:rPr>
      </w:pPr>
    </w:p>
    <w:p w14:paraId="7E40E23F">
      <w:pPr>
        <w:pStyle w:val="2"/>
        <w:rPr>
          <w:rFonts w:hint="eastAsia"/>
        </w:rPr>
      </w:pPr>
      <w:r>
        <w:rPr>
          <w:rFonts w:hint="eastAsia"/>
        </w:rPr>
        <w:t>Diaho ne pourra modifier les prix de transfert qu'avec un préavis écrit minimal de six mois. Toute augmentation devra être objectivement justifiée par des éléments vérifiables, notamment l'évolution des coûts de production, matières premières, transport, énergie, taux de change, contraintes réglementaires ou modifications techniques.</w:t>
      </w:r>
    </w:p>
    <w:p w14:paraId="60B87DF6">
      <w:pPr>
        <w:pStyle w:val="2"/>
        <w:rPr>
          <w:rFonts w:hint="eastAsia"/>
        </w:rPr>
      </w:pPr>
    </w:p>
    <w:p w14:paraId="0A88FE64">
      <w:pPr>
        <w:pStyle w:val="2"/>
        <w:rPr>
          <w:rFonts w:hint="eastAsia"/>
          <w:highlight w:val="none"/>
        </w:rPr>
      </w:pPr>
      <w:r>
        <w:rPr>
          <w:rFonts w:hint="eastAsia"/>
        </w:rPr>
        <w:t>迪亚霍仅可在至少提前</w:t>
      </w:r>
      <w:r>
        <w:rPr>
          <w:rFonts w:hint="eastAsia"/>
          <w:highlight w:val="none"/>
        </w:rPr>
        <w:t>六个月书面通知的情况下变更转移价格。任何涨价均须以可核实的要素客观说明理由，尤其是生产成本、原材料、运输、能源、汇率、法规限制或技术变更的变化。</w:t>
      </w:r>
    </w:p>
    <w:p w14:paraId="4D174E48">
      <w:pPr>
        <w:pStyle w:val="2"/>
        <w:rPr>
          <w:rFonts w:hint="eastAsia"/>
        </w:rPr>
      </w:pPr>
    </w:p>
    <w:p w14:paraId="11DA5C29">
      <w:pPr>
        <w:pStyle w:val="2"/>
        <w:rPr>
          <w:rFonts w:hint="eastAsia"/>
        </w:rPr>
      </w:pPr>
      <w:r>
        <w:rPr>
          <w:rFonts w:hint="eastAsia"/>
        </w:rPr>
        <w:t>Aucune augmentation de prix ne pourra s'appliquer aux commandes déjà acceptées par Diaho ni aux offres commerciales déjà engagées par VetalyX auprès de clients ou partenaires européens, sauf accord écrit préalable de VetalyX.</w:t>
      </w:r>
    </w:p>
    <w:p w14:paraId="65D2F50E">
      <w:pPr>
        <w:pStyle w:val="2"/>
        <w:rPr>
          <w:rFonts w:hint="eastAsia"/>
        </w:rPr>
      </w:pPr>
    </w:p>
    <w:p w14:paraId="770484E8">
      <w:pPr>
        <w:pStyle w:val="2"/>
        <w:rPr>
          <w:rFonts w:hint="eastAsia"/>
        </w:rPr>
      </w:pPr>
      <w:r>
        <w:rPr>
          <w:rFonts w:hint="eastAsia"/>
        </w:rPr>
        <w:t>除非经 VetalyX 事先书面同意，任何涨价均不得适用于迪亚霍已接受的订单，亦不得适用于 VetalyX 已向欧洲客户或合作伙伴作出的商业报价。</w:t>
      </w:r>
    </w:p>
    <w:p w14:paraId="44A5D0F4">
      <w:pPr>
        <w:pStyle w:val="2"/>
        <w:rPr>
          <w:rFonts w:hint="eastAsia"/>
        </w:rPr>
      </w:pPr>
    </w:p>
    <w:p w14:paraId="1498C429">
      <w:pPr>
        <w:pStyle w:val="2"/>
        <w:rPr>
          <w:rFonts w:hint="eastAsia"/>
        </w:rPr>
      </w:pPr>
      <w:r>
        <w:rPr>
          <w:rFonts w:hint="eastAsia"/>
        </w:rPr>
        <w:t>Diaho garantit que les prix de transfert consentis à VetalyX seront au moins aussi favorables que ceux accordés à tout autre distributeur, partenaire ou client comparable pour des produits équivalents, hors différences objectivement justifiées par les volumes, conditions logistiques, obligations réglementaires ou services spécifiques assumés par VetalyX.</w:t>
      </w:r>
    </w:p>
    <w:p w14:paraId="65CA64E4">
      <w:pPr>
        <w:pStyle w:val="2"/>
        <w:rPr>
          <w:rFonts w:hint="eastAsia"/>
          <w:highlight w:val="none"/>
        </w:rPr>
      </w:pPr>
    </w:p>
    <w:p w14:paraId="21753077">
      <w:pPr>
        <w:pStyle w:val="2"/>
        <w:rPr>
          <w:rFonts w:hint="eastAsia"/>
        </w:rPr>
      </w:pPr>
      <w:r>
        <w:rPr>
          <w:rFonts w:hint="eastAsia"/>
          <w:highlight w:val="none"/>
        </w:rPr>
        <w:t>迪亚霍保证，给予 VetalyX 的转移价格至少不劣于给予任何其他可比经销商、合作伙伴或客户在同等产品上的价格，</w:t>
      </w:r>
      <w:r>
        <w:rPr>
          <w:rFonts w:hint="eastAsia"/>
        </w:rPr>
        <w:t>但因 VetalyX 承担的销量、物流条件、法规义务或特定服务而有客观理由的差异除外。</w:t>
      </w:r>
    </w:p>
    <w:p w14:paraId="2322D161">
      <w:pPr>
        <w:pStyle w:val="2"/>
        <w:rPr>
          <w:rFonts w:hint="eastAsia"/>
        </w:rPr>
      </w:pPr>
    </w:p>
    <w:p w14:paraId="4E60EEE2">
      <w:pPr>
        <w:pStyle w:val="2"/>
        <w:rPr>
          <w:rFonts w:hint="eastAsia"/>
        </w:rPr>
      </w:pPr>
      <w:r>
        <w:rPr>
          <w:rFonts w:hint="eastAsia"/>
        </w:rPr>
        <w:t>Les Parties reconnaissent que les prix de transfert devront permettre à VetalyX de couvrir notamment les coûts d'enregistrement, de représentation autorisée européenne, d'adaptation documentaire, de promotion, de démonstration, de stockage, de distribution, de support technique, de suivi qualité, de gestion des réclamations et de développement commercial sur le Territoire.</w:t>
      </w:r>
    </w:p>
    <w:p w14:paraId="65E639B7">
      <w:pPr>
        <w:pStyle w:val="2"/>
        <w:rPr>
          <w:rFonts w:hint="eastAsia"/>
        </w:rPr>
      </w:pPr>
    </w:p>
    <w:p w14:paraId="7E3760F3">
      <w:pPr>
        <w:pStyle w:val="2"/>
        <w:rPr>
          <w:rFonts w:hint="eastAsia"/>
        </w:rPr>
      </w:pPr>
      <w:r>
        <w:rPr>
          <w:rFonts w:hint="eastAsia"/>
        </w:rPr>
        <w:t>双方确认，转移价格应使 VetalyX 尤其能够覆盖区域内的注册、欧盟授权代表、文件适应性调整、推广、演示、储存、分销、技术支持、质量跟踪、投诉管理及商业开发成本。</w:t>
      </w:r>
    </w:p>
    <w:p w14:paraId="73ACD160">
      <w:pPr>
        <w:pStyle w:val="2"/>
        <w:rPr>
          <w:rFonts w:hint="eastAsia"/>
        </w:rPr>
      </w:pPr>
    </w:p>
    <w:p w14:paraId="519440F6">
      <w:pPr>
        <w:pStyle w:val="2"/>
        <w:rPr>
          <w:rFonts w:hint="eastAsia"/>
        </w:rPr>
      </w:pPr>
      <w:r>
        <w:rPr>
          <w:rFonts w:hint="eastAsia"/>
        </w:rPr>
        <w:t>---</w:t>
      </w:r>
    </w:p>
    <w:p w14:paraId="043FCA89">
      <w:pPr>
        <w:pStyle w:val="2"/>
        <w:rPr>
          <w:rFonts w:hint="eastAsia"/>
        </w:rPr>
      </w:pPr>
    </w:p>
    <w:p w14:paraId="4A91836F">
      <w:pPr>
        <w:pStyle w:val="2"/>
        <w:rPr>
          <w:rFonts w:hint="eastAsia"/>
        </w:rPr>
      </w:pPr>
      <w:r>
        <w:rPr>
          <w:rFonts w:hint="eastAsia"/>
        </w:rPr>
        <w:t>## Article 16 — Commandes, livraison et transfert des risques | 第16条 — 订货、交付与风险转移</w:t>
      </w:r>
    </w:p>
    <w:p w14:paraId="58EF905E">
      <w:pPr>
        <w:pStyle w:val="2"/>
        <w:rPr>
          <w:rFonts w:hint="eastAsia"/>
        </w:rPr>
      </w:pPr>
    </w:p>
    <w:p w14:paraId="058292C1">
      <w:pPr>
        <w:pStyle w:val="2"/>
        <w:rPr>
          <w:rFonts w:hint="eastAsia"/>
        </w:rPr>
      </w:pPr>
      <w:r>
        <w:rPr>
          <w:rFonts w:hint="eastAsia"/>
        </w:rPr>
        <w:t>Les commandes seront émises par VetalyX par écrit et deviendront fermes après acceptation écrite de Diaho.</w:t>
      </w:r>
    </w:p>
    <w:p w14:paraId="792B8617">
      <w:pPr>
        <w:pStyle w:val="2"/>
        <w:rPr>
          <w:rFonts w:hint="eastAsia"/>
        </w:rPr>
      </w:pPr>
    </w:p>
    <w:p w14:paraId="36E3149E">
      <w:pPr>
        <w:pStyle w:val="2"/>
        <w:rPr>
          <w:rFonts w:hint="eastAsia"/>
        </w:rPr>
      </w:pPr>
      <w:r>
        <w:rPr>
          <w:rFonts w:hint="eastAsia"/>
        </w:rPr>
        <w:t>订单由 VetalyX 以书面形式发出，经迪亚霍书面接受后生效。</w:t>
      </w:r>
    </w:p>
    <w:p w14:paraId="6D8A871B">
      <w:pPr>
        <w:pStyle w:val="2"/>
        <w:rPr>
          <w:rFonts w:hint="eastAsia"/>
        </w:rPr>
      </w:pPr>
    </w:p>
    <w:p w14:paraId="1FEACD40">
      <w:pPr>
        <w:pStyle w:val="2"/>
        <w:rPr>
          <w:rFonts w:hint="eastAsia"/>
        </w:rPr>
      </w:pPr>
      <w:r>
        <w:rPr>
          <w:rFonts w:hint="eastAsia"/>
        </w:rPr>
        <w:t>Diaho s'engage à confirmer ou refuser toute commande dans un délai de [nombre] jours ouvrables. À défaut de réponse dans ce délai, la commande sera réputée [acceptée/refusée — à choisir].</w:t>
      </w:r>
    </w:p>
    <w:p w14:paraId="128748A8">
      <w:pPr>
        <w:pStyle w:val="2"/>
        <w:rPr>
          <w:rFonts w:hint="eastAsia"/>
        </w:rPr>
      </w:pPr>
    </w:p>
    <w:p w14:paraId="402039B1">
      <w:pPr>
        <w:pStyle w:val="2"/>
        <w:rPr>
          <w:rFonts w:hint="eastAsia"/>
        </w:rPr>
      </w:pPr>
      <w:r>
        <w:rPr>
          <w:rFonts w:hint="eastAsia"/>
        </w:rPr>
        <w:t>迪亚霍承诺在 [数目] 个工作日内确认或拒绝任何订单。如在该期限内未作答复，订单视为 [接受/拒绝 — 待选]。</w:t>
      </w:r>
    </w:p>
    <w:p w14:paraId="00C80006">
      <w:pPr>
        <w:pStyle w:val="2"/>
        <w:rPr>
          <w:rFonts w:hint="eastAsia"/>
        </w:rPr>
      </w:pPr>
    </w:p>
    <w:p w14:paraId="4FA5C856">
      <w:pPr>
        <w:pStyle w:val="2"/>
        <w:rPr>
          <w:rFonts w:hint="eastAsia"/>
        </w:rPr>
      </w:pPr>
      <w:r>
        <w:rPr>
          <w:rFonts w:hint="eastAsia"/>
        </w:rPr>
        <w:t>Les conditions de livraison, transfert de propriété et transfert des risques seront définies selon l'incoterm applicable précisé en Annexe 6 ou dans chaque commande.</w:t>
      </w:r>
    </w:p>
    <w:p w14:paraId="2A3D53C0">
      <w:pPr>
        <w:pStyle w:val="2"/>
        <w:rPr>
          <w:rFonts w:hint="eastAsia"/>
        </w:rPr>
      </w:pPr>
    </w:p>
    <w:p w14:paraId="14B1AB53">
      <w:pPr>
        <w:pStyle w:val="2"/>
        <w:rPr>
          <w:rFonts w:hint="eastAsia"/>
        </w:rPr>
      </w:pPr>
      <w:r>
        <w:rPr>
          <w:rFonts w:hint="eastAsia"/>
        </w:rPr>
        <w:t>交付、所有权转移及风险转移条件将按附件 6 或各订单中指定的适用 Incoterm 界定。</w:t>
      </w:r>
    </w:p>
    <w:p w14:paraId="251AED90">
      <w:pPr>
        <w:pStyle w:val="2"/>
        <w:rPr>
          <w:rFonts w:hint="eastAsia"/>
        </w:rPr>
      </w:pPr>
    </w:p>
    <w:p w14:paraId="1665E93F">
      <w:pPr>
        <w:pStyle w:val="2"/>
        <w:rPr>
          <w:rFonts w:hint="eastAsia"/>
        </w:rPr>
      </w:pPr>
      <w:r>
        <w:rPr>
          <w:rFonts w:hint="eastAsia"/>
        </w:rPr>
        <w:t>Diaho devra emballer les Produits de manière appropriée afin de préserver leur intégrité, leur conformité, leur traçabilité et leur performance pendant le transport et le stockage.</w:t>
      </w:r>
    </w:p>
    <w:p w14:paraId="41800CAD">
      <w:pPr>
        <w:pStyle w:val="2"/>
        <w:rPr>
          <w:rFonts w:hint="eastAsia"/>
        </w:rPr>
      </w:pPr>
    </w:p>
    <w:p w14:paraId="17EA82A9">
      <w:pPr>
        <w:pStyle w:val="2"/>
        <w:rPr>
          <w:rFonts w:hint="eastAsia"/>
        </w:rPr>
      </w:pPr>
      <w:r>
        <w:rPr>
          <w:rFonts w:hint="eastAsia"/>
        </w:rPr>
        <w:t>迪亚霍应以适当方式包装产品，以在运输与储存期间保持其完整性、符合性、可追溯性及性能。</w:t>
      </w:r>
    </w:p>
    <w:p w14:paraId="39C70D00">
      <w:pPr>
        <w:pStyle w:val="2"/>
        <w:rPr>
          <w:rFonts w:hint="eastAsia"/>
        </w:rPr>
      </w:pPr>
    </w:p>
    <w:p w14:paraId="52B1E5A3">
      <w:pPr>
        <w:pStyle w:val="2"/>
        <w:rPr>
          <w:rFonts w:hint="eastAsia"/>
        </w:rPr>
      </w:pPr>
      <w:r>
        <w:rPr>
          <w:rFonts w:hint="eastAsia"/>
        </w:rPr>
        <w:t>---</w:t>
      </w:r>
    </w:p>
    <w:p w14:paraId="44B1BBE5">
      <w:pPr>
        <w:pStyle w:val="2"/>
        <w:rPr>
          <w:rFonts w:hint="eastAsia"/>
        </w:rPr>
      </w:pPr>
    </w:p>
    <w:p w14:paraId="4FEB5D17">
      <w:pPr>
        <w:pStyle w:val="2"/>
        <w:rPr>
          <w:rFonts w:hint="eastAsia"/>
        </w:rPr>
      </w:pPr>
      <w:r>
        <w:rPr>
          <w:rFonts w:hint="eastAsia"/>
        </w:rPr>
        <w:t>## Article 17 — Qualité, conformité et traçabilité | 第17条 — 质量、符合性与可追溯性</w:t>
      </w:r>
    </w:p>
    <w:p w14:paraId="60138913">
      <w:pPr>
        <w:pStyle w:val="2"/>
        <w:rPr>
          <w:rFonts w:hint="eastAsia"/>
        </w:rPr>
      </w:pPr>
    </w:p>
    <w:p w14:paraId="1AC21F2C">
      <w:pPr>
        <w:pStyle w:val="2"/>
        <w:rPr>
          <w:rFonts w:hint="eastAsia"/>
        </w:rPr>
      </w:pPr>
      <w:r>
        <w:rPr>
          <w:rFonts w:hint="eastAsia"/>
        </w:rPr>
        <w:t>Diaho s'engage à fabriquer et à fournir les Produits conformément aux spécifications applicables et au « Quality Agreement » signé conclu entre les Parties.</w:t>
      </w:r>
    </w:p>
    <w:p w14:paraId="1201C9D1">
      <w:pPr>
        <w:pStyle w:val="2"/>
        <w:rPr>
          <w:rFonts w:hint="eastAsia"/>
        </w:rPr>
      </w:pPr>
    </w:p>
    <w:p w14:paraId="77AE8EF7">
      <w:pPr>
        <w:pStyle w:val="2"/>
        <w:rPr>
          <w:rFonts w:hint="eastAsia"/>
        </w:rPr>
      </w:pPr>
      <w:r>
        <w:rPr>
          <w:rFonts w:hint="eastAsia"/>
        </w:rPr>
        <w:t>迪亚霍承诺按照适用规范及双方签署的《质量协议》（Quality Agreement）制造并供应产品。</w:t>
      </w:r>
    </w:p>
    <w:p w14:paraId="07DD2A89">
      <w:pPr>
        <w:pStyle w:val="2"/>
        <w:rPr>
          <w:rFonts w:hint="eastAsia"/>
        </w:rPr>
      </w:pPr>
    </w:p>
    <w:p w14:paraId="3975C295">
      <w:pPr>
        <w:pStyle w:val="2"/>
        <w:rPr>
          <w:rFonts w:hint="eastAsia"/>
        </w:rPr>
      </w:pPr>
      <w:r>
        <w:rPr>
          <w:rFonts w:hint="eastAsia"/>
        </w:rPr>
        <w:t>Les exigences détaillées en matière de qualité, de fabrication, de libération des lots, de traçabilité et de documentation sont régies par le « Quality Agreement » conclu entre les Parties.</w:t>
      </w:r>
    </w:p>
    <w:p w14:paraId="5A3E0066">
      <w:pPr>
        <w:pStyle w:val="2"/>
        <w:rPr>
          <w:rFonts w:hint="eastAsia"/>
        </w:rPr>
      </w:pPr>
    </w:p>
    <w:p w14:paraId="0A43EBB0">
      <w:pPr>
        <w:pStyle w:val="2"/>
        <w:rPr>
          <w:rFonts w:hint="eastAsia"/>
        </w:rPr>
      </w:pPr>
      <w:r>
        <w:rPr>
          <w:rFonts w:hint="eastAsia"/>
        </w:rPr>
        <w:t>质量、制造、批次放行、可追溯性及文件方面的详细要求，由双方订立的《质量协议》规制。</w:t>
      </w:r>
    </w:p>
    <w:p w14:paraId="4C6BFEE1">
      <w:pPr>
        <w:pStyle w:val="2"/>
        <w:rPr>
          <w:rFonts w:hint="eastAsia"/>
        </w:rPr>
      </w:pPr>
    </w:p>
    <w:p w14:paraId="5B932CBB">
      <w:pPr>
        <w:pStyle w:val="2"/>
        <w:rPr>
          <w:rFonts w:hint="eastAsia"/>
        </w:rPr>
      </w:pPr>
      <w:r>
        <w:rPr>
          <w:rFonts w:hint="eastAsia"/>
        </w:rPr>
        <w:t>---</w:t>
      </w:r>
    </w:p>
    <w:p w14:paraId="6627CE75">
      <w:pPr>
        <w:pStyle w:val="2"/>
        <w:rPr>
          <w:rFonts w:hint="eastAsia"/>
        </w:rPr>
      </w:pPr>
    </w:p>
    <w:p w14:paraId="03F44304">
      <w:pPr>
        <w:pStyle w:val="2"/>
        <w:rPr>
          <w:rFonts w:hint="eastAsia"/>
        </w:rPr>
      </w:pPr>
      <w:r>
        <w:rPr>
          <w:rFonts w:hint="eastAsia"/>
        </w:rPr>
        <w:t>## Article 18 — Réclamations, incidents et rappels | 第18条 — 投诉、事故与召回</w:t>
      </w:r>
    </w:p>
    <w:p w14:paraId="0A2C8905">
      <w:pPr>
        <w:pStyle w:val="2"/>
        <w:rPr>
          <w:rFonts w:hint="eastAsia"/>
        </w:rPr>
      </w:pPr>
    </w:p>
    <w:p w14:paraId="67C73191">
      <w:pPr>
        <w:pStyle w:val="2"/>
        <w:rPr>
          <w:rFonts w:hint="eastAsia"/>
        </w:rPr>
      </w:pPr>
      <w:r>
        <w:rPr>
          <w:rFonts w:hint="eastAsia"/>
        </w:rPr>
        <w:t>Les Parties coopéreront de bonne foi pour traiter toute réclamation, non-conformité, incident, suspicion d'incident, demande d'autorité, rappel, retrait ou mesure corrective relative aux Produits.</w:t>
      </w:r>
    </w:p>
    <w:p w14:paraId="7F15EFE5">
      <w:pPr>
        <w:pStyle w:val="2"/>
        <w:rPr>
          <w:rFonts w:hint="eastAsia"/>
        </w:rPr>
      </w:pPr>
    </w:p>
    <w:p w14:paraId="4410221A">
      <w:pPr>
        <w:pStyle w:val="2"/>
        <w:rPr>
          <w:rFonts w:hint="eastAsia"/>
        </w:rPr>
      </w:pPr>
      <w:r>
        <w:rPr>
          <w:rFonts w:hint="eastAsia"/>
        </w:rPr>
        <w:t>双方将本着诚信原则合作处理与产品相关的任何投诉、不合格、事故、疑似事故、机关要求、召回、撤回或纠正措施。</w:t>
      </w:r>
    </w:p>
    <w:p w14:paraId="712162E4">
      <w:pPr>
        <w:pStyle w:val="2"/>
        <w:rPr>
          <w:rFonts w:hint="eastAsia"/>
        </w:rPr>
      </w:pPr>
    </w:p>
    <w:p w14:paraId="39AC365E">
      <w:pPr>
        <w:pStyle w:val="2"/>
        <w:rPr>
          <w:rFonts w:hint="eastAsia"/>
        </w:rPr>
      </w:pPr>
      <w:r>
        <w:rPr>
          <w:rFonts w:hint="eastAsia"/>
        </w:rPr>
        <w:t>Les modalités de notification, d'évaluation, d'investigation, de communication, de traçabilité et de gestion de ces événements sont définies dans le Quality Agreement conclu entre les Parties.</w:t>
      </w:r>
    </w:p>
    <w:p w14:paraId="55830903">
      <w:pPr>
        <w:pStyle w:val="2"/>
        <w:rPr>
          <w:rFonts w:hint="eastAsia"/>
        </w:rPr>
      </w:pPr>
    </w:p>
    <w:p w14:paraId="4F55E899">
      <w:pPr>
        <w:pStyle w:val="2"/>
        <w:rPr>
          <w:rFonts w:hint="eastAsia"/>
        </w:rPr>
      </w:pPr>
      <w:r>
        <w:rPr>
          <w:rFonts w:hint="eastAsia"/>
        </w:rPr>
        <w:t>该等事件的通报、评估、调查、沟通、可追溯性及管理办法由双方订立的《质量协议》界定。</w:t>
      </w:r>
    </w:p>
    <w:p w14:paraId="4E432A74">
      <w:pPr>
        <w:pStyle w:val="2"/>
        <w:rPr>
          <w:rFonts w:hint="eastAsia"/>
        </w:rPr>
      </w:pPr>
    </w:p>
    <w:p w14:paraId="7F10D898">
      <w:pPr>
        <w:pStyle w:val="2"/>
        <w:rPr>
          <w:rFonts w:hint="eastAsia"/>
        </w:rPr>
      </w:pPr>
      <w:r>
        <w:rPr>
          <w:rFonts w:hint="eastAsia"/>
        </w:rPr>
        <w:t>VetalyX assurera la coordination des communications avec les clients, distributeurs et, lorsque cela est requis, les autorités compétentes sur les marchés relevant de son Territoire, conformément aux dispositions du Quality Agreement et aux exigences réglementaires applicables.</w:t>
      </w:r>
    </w:p>
    <w:p w14:paraId="1207B428">
      <w:pPr>
        <w:pStyle w:val="2"/>
        <w:rPr>
          <w:rFonts w:hint="eastAsia"/>
        </w:rPr>
      </w:pPr>
    </w:p>
    <w:p w14:paraId="5AFCC77D">
      <w:pPr>
        <w:pStyle w:val="2"/>
        <w:rPr>
          <w:rFonts w:hint="eastAsia"/>
        </w:rPr>
      </w:pPr>
      <w:r>
        <w:rPr>
          <w:rFonts w:hint="eastAsia"/>
        </w:rPr>
        <w:t>VetalyX 将依《质量协议》的规定及适用法规要求，协调其区域内市场中与客户、经销商的沟通，并在需要时与主管机关沟通。</w:t>
      </w:r>
    </w:p>
    <w:p w14:paraId="30B6B7E5">
      <w:pPr>
        <w:pStyle w:val="2"/>
        <w:rPr>
          <w:rFonts w:hint="eastAsia"/>
        </w:rPr>
      </w:pPr>
    </w:p>
    <w:p w14:paraId="542910EE">
      <w:pPr>
        <w:pStyle w:val="2"/>
        <w:rPr>
          <w:rFonts w:hint="eastAsia"/>
        </w:rPr>
      </w:pPr>
      <w:r>
        <w:rPr>
          <w:rFonts w:hint="eastAsia"/>
        </w:rPr>
        <w:t>Aucune communication à une autorité compétente ou à un client professionnel concernant un incident produit ne devra être effectuée sans coordination préalable entre les Parties, sauf urgence ou obligation légale impérative.</w:t>
      </w:r>
    </w:p>
    <w:p w14:paraId="67E511F2">
      <w:pPr>
        <w:pStyle w:val="2"/>
        <w:rPr>
          <w:rFonts w:hint="eastAsia"/>
        </w:rPr>
      </w:pPr>
    </w:p>
    <w:p w14:paraId="7D35BEEA">
      <w:pPr>
        <w:pStyle w:val="2"/>
        <w:rPr>
          <w:rFonts w:hint="eastAsia"/>
        </w:rPr>
      </w:pPr>
      <w:r>
        <w:rPr>
          <w:rFonts w:hint="eastAsia"/>
        </w:rPr>
        <w:t>除紧急情况或强制性法律义务外，未经双方事先协调，不得就产品事故向主管机关或专业客户作出任何沟通。</w:t>
      </w:r>
    </w:p>
    <w:p w14:paraId="7A594334">
      <w:pPr>
        <w:pStyle w:val="2"/>
        <w:rPr>
          <w:rFonts w:hint="eastAsia"/>
        </w:rPr>
      </w:pPr>
    </w:p>
    <w:p w14:paraId="798226D3">
      <w:pPr>
        <w:pStyle w:val="2"/>
        <w:rPr>
          <w:rFonts w:hint="eastAsia"/>
        </w:rPr>
      </w:pPr>
      <w:r>
        <w:rPr>
          <w:rFonts w:hint="eastAsia"/>
        </w:rPr>
        <w:t>Les coûts raisonnables liés à un rappel, retrait, remplacement, action corrective, investigation ou communication résultant d'un défaut de conception, de fabrication, de qualité, de performance, de documentation ou de conformité imputable à Diaho ou au fabricant concerné seront supportés par Diaho.</w:t>
      </w:r>
    </w:p>
    <w:p w14:paraId="39213FB5">
      <w:pPr>
        <w:pStyle w:val="2"/>
        <w:rPr>
          <w:rFonts w:hint="eastAsia"/>
          <w:highlight w:val="none"/>
        </w:rPr>
      </w:pPr>
    </w:p>
    <w:p w14:paraId="440BC6A3">
      <w:pPr>
        <w:pStyle w:val="2"/>
        <w:rPr>
          <w:ins w:id="75" w:author="祺" w:date="2026-09-23T11:02:22Z"/>
          <w:rFonts w:hint="eastAsia"/>
          <w:highlight w:val="none"/>
        </w:rPr>
      </w:pPr>
      <w:r>
        <w:rPr>
          <w:rFonts w:hint="eastAsia"/>
          <w:highlight w:val="yellow"/>
          <w:rPrChange w:id="76" w:author="李y" w:date="2026-09-22T22:05:54Z">
            <w:rPr>
              <w:rFonts w:hint="eastAsia"/>
              <w:highlight w:val="none"/>
            </w:rPr>
          </w:rPrChange>
        </w:rPr>
        <w:t>因可归因于迪亚霍或相关制造商的设计、制造、质量、性能</w:t>
      </w:r>
      <w:del w:id="77" w:author="李y" w:date="2026-09-22T22:05:40Z">
        <w:r>
          <w:rPr>
            <w:rFonts w:hint="eastAsia"/>
            <w:highlight w:val="yellow"/>
            <w:rPrChange w:id="78" w:author="李y" w:date="2026-09-22T22:05:54Z">
              <w:rPr>
                <w:rFonts w:hint="eastAsia"/>
                <w:highlight w:val="none"/>
              </w:rPr>
            </w:rPrChange>
          </w:rPr>
          <w:delText>、</w:delText>
        </w:r>
      </w:del>
      <w:del w:id="79" w:author="李y" w:date="2026-09-22T22:05:39Z">
        <w:r>
          <w:rPr>
            <w:rFonts w:hint="eastAsia"/>
            <w:highlight w:val="yellow"/>
            <w:rPrChange w:id="80" w:author="李y" w:date="2026-09-22T22:05:54Z">
              <w:rPr>
                <w:rFonts w:hint="eastAsia"/>
                <w:highlight w:val="none"/>
              </w:rPr>
            </w:rPrChange>
          </w:rPr>
          <w:delText>文件</w:delText>
        </w:r>
      </w:del>
      <w:del w:id="81" w:author="李y" w:date="2026-09-22T22:05:22Z">
        <w:r>
          <w:rPr>
            <w:rFonts w:hint="eastAsia"/>
            <w:highlight w:val="yellow"/>
            <w:rPrChange w:id="82" w:author="李y" w:date="2026-09-22T22:05:54Z">
              <w:rPr>
                <w:rFonts w:hint="eastAsia"/>
                <w:highlight w:val="none"/>
              </w:rPr>
            </w:rPrChange>
          </w:rPr>
          <w:delText>或合规</w:delText>
        </w:r>
      </w:del>
      <w:del w:id="83" w:author="李y" w:date="2026-09-22T22:05:21Z">
        <w:r>
          <w:rPr>
            <w:rFonts w:hint="eastAsia"/>
            <w:highlight w:val="yellow"/>
            <w:rPrChange w:id="84" w:author="李y" w:date="2026-09-22T22:05:54Z">
              <w:rPr>
                <w:rFonts w:hint="eastAsia"/>
                <w:highlight w:val="none"/>
              </w:rPr>
            </w:rPrChange>
          </w:rPr>
          <w:delText>缺陷</w:delText>
        </w:r>
      </w:del>
      <w:r>
        <w:rPr>
          <w:rFonts w:hint="eastAsia"/>
          <w:highlight w:val="yellow"/>
          <w:rPrChange w:id="85" w:author="李y" w:date="2026-09-22T22:05:54Z">
            <w:rPr>
              <w:rFonts w:hint="eastAsia"/>
              <w:highlight w:val="none"/>
            </w:rPr>
          </w:rPrChange>
        </w:rPr>
        <w:t>而产生的召回、撤回、更换、纠正措施、调查或沟通的合理费用，由迪亚霍承担</w:t>
      </w:r>
      <w:r>
        <w:rPr>
          <w:rFonts w:hint="eastAsia"/>
          <w:highlight w:val="none"/>
        </w:rPr>
        <w:t>。</w:t>
      </w:r>
    </w:p>
    <w:p w14:paraId="6DF469CD">
      <w:pPr>
        <w:pStyle w:val="2"/>
        <w:rPr>
          <w:rFonts w:hint="default" w:eastAsia="宋体"/>
          <w:highlight w:val="yellow"/>
          <w:lang w:val="en-US" w:eastAsia="zh-CN"/>
        </w:rPr>
      </w:pPr>
      <w:ins w:id="86" w:author="祺" w:date="2026-09-23T11:02:25Z">
        <w:r>
          <w:rPr>
            <w:rFonts w:hint="eastAsia"/>
            <w:highlight w:val="yellow"/>
          </w:rPr>
          <w:t>Reasonable costs for recall, withdrawal, replacement, corrective action, investigation, or communication arising from design, manufacturing, quality, or performance issues attributable to Dia</w:t>
        </w:r>
      </w:ins>
      <w:ins w:id="87" w:author="祺" w:date="2026-09-23T11:02:34Z">
        <w:r>
          <w:rPr>
            <w:rFonts w:hint="eastAsia"/>
            <w:highlight w:val="yellow"/>
            <w:lang w:val="en-US" w:eastAsia="zh-CN"/>
          </w:rPr>
          <w:t>H</w:t>
        </w:r>
      </w:ins>
      <w:ins w:id="88" w:author="祺" w:date="2026-09-23T11:02:35Z">
        <w:r>
          <w:rPr>
            <w:rFonts w:hint="eastAsia"/>
            <w:highlight w:val="yellow"/>
            <w:lang w:val="en-US" w:eastAsia="zh-CN"/>
          </w:rPr>
          <w:t>o</w:t>
        </w:r>
      </w:ins>
      <w:ins w:id="89" w:author="祺" w:date="2026-09-23T11:02:25Z">
        <w:r>
          <w:rPr>
            <w:rFonts w:hint="eastAsia"/>
            <w:highlight w:val="yellow"/>
          </w:rPr>
          <w:t xml:space="preserve"> or the relevant manufacturer shall be borne by Dia</w:t>
        </w:r>
      </w:ins>
      <w:ins w:id="90" w:author="祺" w:date="2026-09-23T11:02:40Z">
        <w:r>
          <w:rPr>
            <w:rFonts w:hint="eastAsia"/>
            <w:highlight w:val="yellow"/>
            <w:lang w:val="en-US" w:eastAsia="zh-CN"/>
          </w:rPr>
          <w:t>H</w:t>
        </w:r>
      </w:ins>
      <w:ins w:id="91" w:author="祺" w:date="2026-09-23T11:02:41Z">
        <w:r>
          <w:rPr>
            <w:rFonts w:hint="eastAsia"/>
            <w:highlight w:val="yellow"/>
            <w:lang w:val="en-US" w:eastAsia="zh-CN"/>
          </w:rPr>
          <w:t>o</w:t>
        </w:r>
      </w:ins>
      <w:ins w:id="92" w:author="祺" w:date="2026-09-23T11:02:25Z">
        <w:r>
          <w:rPr>
            <w:rFonts w:hint="eastAsia"/>
            <w:highlight w:val="yellow"/>
          </w:rPr>
          <w:t>.</w:t>
        </w:r>
      </w:ins>
      <w:r>
        <w:rPr>
          <w:rFonts w:hint="eastAsia"/>
          <w:highlight w:val="yellow"/>
        </w:rPr>
        <w:br w:type="textWrapping"/>
      </w:r>
      <w:r>
        <w:rPr>
          <w:rFonts w:hint="eastAsia"/>
          <w:highlight w:val="yellow"/>
        </w:rPr>
        <w:br w:type="textWrapping"/>
      </w:r>
    </w:p>
    <w:p w14:paraId="0E9C6D56">
      <w:pPr>
        <w:pStyle w:val="2"/>
        <w:rPr>
          <w:rFonts w:hint="eastAsia"/>
        </w:rPr>
      </w:pPr>
    </w:p>
    <w:p w14:paraId="64C09AC8">
      <w:pPr>
        <w:pStyle w:val="2"/>
        <w:rPr>
          <w:rFonts w:hint="eastAsia"/>
        </w:rPr>
      </w:pPr>
      <w:r>
        <w:rPr>
          <w:rFonts w:hint="eastAsia"/>
        </w:rPr>
        <w:t>Lorsque l'événement est directement imputable à une action ou omission de VetalyX, les coûts correspondants seront supportés par VetalyX.</w:t>
      </w:r>
    </w:p>
    <w:p w14:paraId="6538C32B">
      <w:pPr>
        <w:pStyle w:val="2"/>
        <w:rPr>
          <w:rFonts w:hint="eastAsia"/>
        </w:rPr>
      </w:pPr>
    </w:p>
    <w:p w14:paraId="66515958">
      <w:pPr>
        <w:pStyle w:val="2"/>
        <w:rPr>
          <w:ins w:id="93" w:author="祺" w:date="2026-09-23T11:01:51Z"/>
          <w:rFonts w:hint="eastAsia"/>
          <w:highlight w:val="yellow"/>
        </w:rPr>
      </w:pPr>
      <w:r>
        <w:rPr>
          <w:rFonts w:hint="eastAsia"/>
          <w:highlight w:val="yellow"/>
          <w:rPrChange w:id="94" w:author="李y" w:date="2026-09-22T22:04:39Z">
            <w:rPr>
              <w:rFonts w:hint="eastAsia"/>
            </w:rPr>
          </w:rPrChange>
        </w:rPr>
        <w:t>如事件直接可归因于 VetalyX 的作为或不作为</w:t>
      </w:r>
      <w:ins w:id="95" w:author="李y" w:date="2026-09-22T22:01:37Z">
        <w:r>
          <w:rPr>
            <w:rFonts w:hint="eastAsia"/>
            <w:highlight w:val="yellow"/>
            <w:lang w:eastAsia="zh-CN"/>
            <w:rPrChange w:id="96" w:author="李y" w:date="2026-09-22T22:04:39Z">
              <w:rPr>
                <w:rFonts w:hint="eastAsia"/>
                <w:lang w:eastAsia="zh-CN"/>
              </w:rPr>
            </w:rPrChange>
          </w:rPr>
          <w:t>，</w:t>
        </w:r>
      </w:ins>
      <w:ins w:id="97" w:author="李y" w:date="2026-09-22T22:01:45Z">
        <w:r>
          <w:rPr>
            <w:rFonts w:hint="eastAsia"/>
            <w:highlight w:val="yellow"/>
            <w:lang w:val="en-US" w:eastAsia="zh-CN"/>
            <w:rPrChange w:id="98" w:author="李y" w:date="2026-09-22T22:04:39Z">
              <w:rPr>
                <w:rFonts w:hint="eastAsia"/>
                <w:lang w:val="en-US" w:eastAsia="zh-CN"/>
              </w:rPr>
            </w:rPrChange>
          </w:rPr>
          <w:t>如</w:t>
        </w:r>
      </w:ins>
      <w:ins w:id="99" w:author="李y" w:date="2026-09-22T22:01:54Z">
        <w:r>
          <w:rPr>
            <w:rFonts w:hint="eastAsia"/>
            <w:highlight w:val="yellow"/>
            <w:lang w:val="en-US" w:eastAsia="zh-CN"/>
            <w:rPrChange w:id="100" w:author="李y" w:date="2026-09-22T22:04:39Z">
              <w:rPr>
                <w:rFonts w:hint="eastAsia"/>
                <w:lang w:val="en-US" w:eastAsia="zh-CN"/>
              </w:rPr>
            </w:rPrChange>
          </w:rPr>
          <w:t>产品</w:t>
        </w:r>
      </w:ins>
      <w:ins w:id="101" w:author="李y" w:date="2026-09-22T22:02:00Z">
        <w:r>
          <w:rPr>
            <w:rFonts w:hint="eastAsia"/>
            <w:highlight w:val="yellow"/>
            <w:lang w:val="en-US" w:eastAsia="zh-CN"/>
            <w:rPrChange w:id="102" w:author="李y" w:date="2026-09-22T22:04:39Z">
              <w:rPr>
                <w:rFonts w:hint="eastAsia"/>
                <w:lang w:val="en-US" w:eastAsia="zh-CN"/>
              </w:rPr>
            </w:rPrChange>
          </w:rPr>
          <w:t>上市</w:t>
        </w:r>
      </w:ins>
      <w:ins w:id="103" w:author="李y" w:date="2026-09-22T22:03:14Z">
        <w:r>
          <w:rPr>
            <w:rFonts w:hint="eastAsia"/>
            <w:highlight w:val="yellow"/>
            <w:lang w:val="en-US" w:eastAsia="zh-CN"/>
            <w:rPrChange w:id="104" w:author="李y" w:date="2026-09-22T22:04:39Z">
              <w:rPr>
                <w:rFonts w:hint="eastAsia"/>
                <w:lang w:val="en-US" w:eastAsia="zh-CN"/>
              </w:rPr>
            </w:rPrChange>
          </w:rPr>
          <w:t>存在</w:t>
        </w:r>
      </w:ins>
      <w:ins w:id="105" w:author="李y" w:date="2026-09-22T22:03:34Z">
        <w:r>
          <w:rPr>
            <w:rFonts w:hint="eastAsia"/>
            <w:highlight w:val="yellow"/>
            <w:lang w:val="en-US" w:eastAsia="zh-CN"/>
            <w:rPrChange w:id="106" w:author="李y" w:date="2026-09-22T22:04:39Z">
              <w:rPr>
                <w:rFonts w:hint="eastAsia"/>
                <w:lang w:val="en-US" w:eastAsia="zh-CN"/>
              </w:rPr>
            </w:rPrChange>
          </w:rPr>
          <w:t>合规</w:t>
        </w:r>
      </w:ins>
      <w:ins w:id="107" w:author="李y" w:date="2026-09-22T22:04:05Z">
        <w:r>
          <w:rPr>
            <w:rFonts w:hint="eastAsia"/>
            <w:highlight w:val="yellow"/>
            <w:lang w:val="en-US" w:eastAsia="zh-CN"/>
            <w:rPrChange w:id="108" w:author="李y" w:date="2026-09-22T22:04:39Z">
              <w:rPr>
                <w:rFonts w:hint="eastAsia"/>
                <w:lang w:val="en-US" w:eastAsia="zh-CN"/>
              </w:rPr>
            </w:rPrChange>
          </w:rPr>
          <w:t>缺陷</w:t>
        </w:r>
      </w:ins>
      <w:r>
        <w:rPr>
          <w:rFonts w:hint="eastAsia"/>
          <w:highlight w:val="yellow"/>
          <w:rPrChange w:id="109" w:author="李y" w:date="2026-09-22T22:04:39Z">
            <w:rPr>
              <w:rFonts w:hint="eastAsia"/>
            </w:rPr>
          </w:rPrChange>
        </w:rPr>
        <w:t>，相应费用</w:t>
      </w:r>
      <w:del w:id="110" w:author="李y" w:date="2026-09-22T22:03:55Z">
        <w:r>
          <w:rPr>
            <w:rFonts w:hint="eastAsia"/>
            <w:highlight w:val="yellow"/>
            <w:rPrChange w:id="111" w:author="李y" w:date="2026-09-22T22:04:39Z">
              <w:rPr>
                <w:rFonts w:hint="eastAsia"/>
              </w:rPr>
            </w:rPrChange>
          </w:rPr>
          <w:delText>由</w:delText>
        </w:r>
      </w:del>
      <w:r>
        <w:rPr>
          <w:rFonts w:hint="eastAsia"/>
          <w:highlight w:val="yellow"/>
          <w:rPrChange w:id="112" w:author="李y" w:date="2026-09-22T22:04:39Z">
            <w:rPr>
              <w:rFonts w:hint="eastAsia"/>
            </w:rPr>
          </w:rPrChange>
        </w:rPr>
        <w:t xml:space="preserve"> VetalyX 承担。</w:t>
      </w:r>
    </w:p>
    <w:p w14:paraId="1C0E82B5">
      <w:pPr>
        <w:pStyle w:val="2"/>
        <w:rPr>
          <w:rFonts w:hint="eastAsia"/>
          <w:highlight w:val="yellow"/>
          <w:rPrChange w:id="113" w:author="李y" w:date="2026-09-22T22:04:39Z">
            <w:rPr>
              <w:rFonts w:hint="eastAsia"/>
            </w:rPr>
          </w:rPrChange>
        </w:rPr>
      </w:pPr>
      <w:ins w:id="114" w:author="祺" w:date="2026-09-23T11:02:04Z">
        <w:r>
          <w:rPr>
            <w:rFonts w:hint="eastAsia"/>
            <w:highlight w:val="yellow"/>
          </w:rPr>
          <w:t>If the incident can be directly attributed to an act or omission of VetalyX, such as a compliance defect in the product's market launch, the corresponding costs shall be borne by VetalyX.</w:t>
        </w:r>
      </w:ins>
    </w:p>
    <w:p w14:paraId="79F15FC2">
      <w:pPr>
        <w:pStyle w:val="2"/>
        <w:rPr>
          <w:rFonts w:hint="eastAsia"/>
        </w:rPr>
      </w:pPr>
    </w:p>
    <w:p w14:paraId="3A11BE3E">
      <w:pPr>
        <w:pStyle w:val="2"/>
        <w:rPr>
          <w:rFonts w:hint="eastAsia"/>
        </w:rPr>
      </w:pPr>
      <w:r>
        <w:rPr>
          <w:rFonts w:hint="eastAsia"/>
        </w:rPr>
        <w:t>Lorsque la responsabilité est partagée ou ne peut être clairement attribuée à l'une des Parties, les Parties détermineront de bonne foi la répartition des coûts en fonction de leurs responsabilités respectives.</w:t>
      </w:r>
    </w:p>
    <w:p w14:paraId="1C1D149E">
      <w:pPr>
        <w:pStyle w:val="2"/>
        <w:rPr>
          <w:rFonts w:hint="eastAsia"/>
        </w:rPr>
      </w:pPr>
    </w:p>
    <w:p w14:paraId="0AAB89DC">
      <w:pPr>
        <w:pStyle w:val="2"/>
        <w:rPr>
          <w:rFonts w:hint="eastAsia"/>
        </w:rPr>
      </w:pPr>
      <w:r>
        <w:rPr>
          <w:rFonts w:hint="eastAsia"/>
        </w:rPr>
        <w:t>如责任共同承担或无法明确归于一方的，双方将本着诚信原则按各自责任确定费用分摊。</w:t>
      </w:r>
    </w:p>
    <w:p w14:paraId="5DFFF451">
      <w:pPr>
        <w:pStyle w:val="2"/>
        <w:rPr>
          <w:rFonts w:hint="eastAsia"/>
        </w:rPr>
      </w:pPr>
    </w:p>
    <w:p w14:paraId="266CDA2D">
      <w:pPr>
        <w:pStyle w:val="2"/>
        <w:rPr>
          <w:rFonts w:hint="eastAsia"/>
        </w:rPr>
      </w:pPr>
      <w:r>
        <w:rPr>
          <w:rFonts w:hint="eastAsia"/>
        </w:rPr>
        <w:t>---</w:t>
      </w:r>
    </w:p>
    <w:p w14:paraId="4E479F7E">
      <w:pPr>
        <w:pStyle w:val="2"/>
        <w:rPr>
          <w:rFonts w:hint="eastAsia"/>
        </w:rPr>
      </w:pPr>
    </w:p>
    <w:p w14:paraId="2CE177F6">
      <w:pPr>
        <w:pStyle w:val="2"/>
        <w:rPr>
          <w:rFonts w:hint="eastAsia"/>
        </w:rPr>
      </w:pPr>
      <w:r>
        <w:rPr>
          <w:rFonts w:hint="eastAsia"/>
        </w:rPr>
        <w:t>## Article 19 — Production, assemblage, conditionnement ou finalisation en Europe | 第19条 — 在欧洲的生产、组装、包装或成品化</w:t>
      </w:r>
    </w:p>
    <w:p w14:paraId="7AEB2392">
      <w:pPr>
        <w:pStyle w:val="2"/>
        <w:rPr>
          <w:rFonts w:hint="eastAsia"/>
        </w:rPr>
      </w:pPr>
    </w:p>
    <w:p w14:paraId="41B03B68">
      <w:pPr>
        <w:pStyle w:val="2"/>
        <w:rPr>
          <w:rFonts w:hint="eastAsia"/>
        </w:rPr>
      </w:pPr>
      <w:r>
        <w:rPr>
          <w:rFonts w:hint="eastAsia"/>
        </w:rPr>
        <w:t>Diaho reconnaît et accepte dès la signature du présent Contrat que la localisation européenne de tout ou partie de la chaîne de valeur des Produits constitue un objectif stratégique possible du partenariat.</w:t>
      </w:r>
    </w:p>
    <w:p w14:paraId="570D1BCF">
      <w:pPr>
        <w:pStyle w:val="2"/>
        <w:rPr>
          <w:rFonts w:hint="eastAsia"/>
        </w:rPr>
      </w:pPr>
    </w:p>
    <w:p w14:paraId="252E31F9">
      <w:pPr>
        <w:pStyle w:val="2"/>
        <w:rPr>
          <w:rFonts w:hint="eastAsia"/>
        </w:rPr>
      </w:pPr>
      <w:r>
        <w:rPr>
          <w:rFonts w:hint="eastAsia"/>
        </w:rPr>
        <w:t>迪亚霍自本合同签署之时即确认并接受，产品价值链全部或部分的欧洲本地化是伙伴关系可能实现的战略目标之一。</w:t>
      </w:r>
    </w:p>
    <w:p w14:paraId="13427C6E">
      <w:pPr>
        <w:pStyle w:val="2"/>
        <w:rPr>
          <w:rFonts w:hint="eastAsia"/>
        </w:rPr>
      </w:pPr>
    </w:p>
    <w:p w14:paraId="3FBA7B71">
      <w:pPr>
        <w:pStyle w:val="2"/>
        <w:rPr>
          <w:rFonts w:hint="eastAsia"/>
        </w:rPr>
      </w:pPr>
      <w:r>
        <w:rPr>
          <w:rFonts w:hint="eastAsia"/>
        </w:rPr>
        <w:t>Cette localisation pourra inclure notamment :</w:t>
      </w:r>
    </w:p>
    <w:p w14:paraId="4BC1A36B">
      <w:pPr>
        <w:pStyle w:val="2"/>
        <w:rPr>
          <w:rFonts w:hint="eastAsia"/>
        </w:rPr>
      </w:pPr>
    </w:p>
    <w:p w14:paraId="1AE85F93">
      <w:pPr>
        <w:pStyle w:val="2"/>
        <w:rPr>
          <w:rFonts w:hint="eastAsia"/>
        </w:rPr>
      </w:pPr>
      <w:r>
        <w:rPr>
          <w:rFonts w:hint="eastAsia"/>
        </w:rPr>
        <w:t>该本地化尤其可包括：</w:t>
      </w:r>
    </w:p>
    <w:p w14:paraId="37F19CA1">
      <w:pPr>
        <w:pStyle w:val="2"/>
        <w:rPr>
          <w:rFonts w:hint="eastAsia"/>
        </w:rPr>
      </w:pPr>
    </w:p>
    <w:p w14:paraId="546ACA61">
      <w:pPr>
        <w:pStyle w:val="2"/>
        <w:rPr>
          <w:rFonts w:hint="eastAsia"/>
        </w:rPr>
      </w:pPr>
      <w:r>
        <w:rPr>
          <w:rFonts w:hint="eastAsia"/>
        </w:rPr>
        <w:t>1. l'assemblage des Produits ;</w:t>
      </w:r>
    </w:p>
    <w:p w14:paraId="035AA9D5">
      <w:pPr>
        <w:pStyle w:val="2"/>
        <w:rPr>
          <w:rFonts w:hint="eastAsia"/>
        </w:rPr>
      </w:pPr>
      <w:r>
        <w:rPr>
          <w:rFonts w:hint="eastAsia"/>
        </w:rPr>
        <w:t>2. le conditionnement ;</w:t>
      </w:r>
    </w:p>
    <w:p w14:paraId="66977C65">
      <w:pPr>
        <w:pStyle w:val="2"/>
        <w:rPr>
          <w:rFonts w:hint="eastAsia"/>
        </w:rPr>
      </w:pPr>
      <w:r>
        <w:rPr>
          <w:rFonts w:hint="eastAsia"/>
        </w:rPr>
        <w:t>3. l'étiquetage ;</w:t>
      </w:r>
    </w:p>
    <w:p w14:paraId="0BEBE1BF">
      <w:pPr>
        <w:pStyle w:val="2"/>
        <w:rPr>
          <w:rFonts w:hint="eastAsia"/>
        </w:rPr>
      </w:pPr>
      <w:r>
        <w:rPr>
          <w:rFonts w:hint="eastAsia"/>
        </w:rPr>
        <w:t>4. la traduction et adaptation des notices ;</w:t>
      </w:r>
    </w:p>
    <w:p w14:paraId="4560D8A5">
      <w:pPr>
        <w:pStyle w:val="2"/>
        <w:rPr>
          <w:rFonts w:hint="eastAsia"/>
        </w:rPr>
      </w:pPr>
      <w:r>
        <w:rPr>
          <w:rFonts w:hint="eastAsia"/>
        </w:rPr>
        <w:t>5. l'adaptation des emballages ;</w:t>
      </w:r>
    </w:p>
    <w:p w14:paraId="1E8288EB">
      <w:pPr>
        <w:pStyle w:val="2"/>
        <w:rPr>
          <w:rFonts w:hint="eastAsia"/>
        </w:rPr>
      </w:pPr>
      <w:r>
        <w:rPr>
          <w:rFonts w:hint="eastAsia"/>
        </w:rPr>
        <w:t>6. le contrôle qualité ;</w:t>
      </w:r>
    </w:p>
    <w:p w14:paraId="325FD4BA">
      <w:pPr>
        <w:pStyle w:val="2"/>
        <w:rPr>
          <w:rFonts w:hint="eastAsia"/>
        </w:rPr>
      </w:pPr>
      <w:r>
        <w:rPr>
          <w:rFonts w:hint="eastAsia"/>
        </w:rPr>
        <w:t>7. la libération de lots ;</w:t>
      </w:r>
    </w:p>
    <w:p w14:paraId="1E61929D">
      <w:pPr>
        <w:pStyle w:val="2"/>
        <w:rPr>
          <w:rFonts w:hint="eastAsia"/>
        </w:rPr>
      </w:pPr>
      <w:r>
        <w:rPr>
          <w:rFonts w:hint="eastAsia"/>
        </w:rPr>
        <w:t>8. la production partielle ;</w:t>
      </w:r>
    </w:p>
    <w:p w14:paraId="0343CA4F">
      <w:pPr>
        <w:pStyle w:val="2"/>
        <w:rPr>
          <w:rFonts w:hint="eastAsia"/>
        </w:rPr>
      </w:pPr>
      <w:r>
        <w:rPr>
          <w:rFonts w:hint="eastAsia"/>
        </w:rPr>
        <w:t>9. la production complète ;</w:t>
      </w:r>
    </w:p>
    <w:p w14:paraId="5B9E847C">
      <w:pPr>
        <w:pStyle w:val="2"/>
        <w:rPr>
          <w:rFonts w:hint="eastAsia"/>
        </w:rPr>
      </w:pPr>
      <w:r>
        <w:rPr>
          <w:rFonts w:hint="eastAsia"/>
        </w:rPr>
        <w:t>10. le transfert de méthodes ;</w:t>
      </w:r>
    </w:p>
    <w:p w14:paraId="6FA1FE69">
      <w:pPr>
        <w:pStyle w:val="2"/>
        <w:rPr>
          <w:rFonts w:hint="eastAsia"/>
        </w:rPr>
      </w:pPr>
      <w:r>
        <w:rPr>
          <w:rFonts w:hint="eastAsia"/>
        </w:rPr>
        <w:t>11. la formation technique ;</w:t>
      </w:r>
    </w:p>
    <w:p w14:paraId="13E70C43">
      <w:pPr>
        <w:pStyle w:val="2"/>
        <w:rPr>
          <w:rFonts w:hint="eastAsia"/>
        </w:rPr>
      </w:pPr>
      <w:r>
        <w:rPr>
          <w:rFonts w:hint="eastAsia"/>
        </w:rPr>
        <w:t>12. l'assistance industrielle ;</w:t>
      </w:r>
    </w:p>
    <w:p w14:paraId="2B96A877">
      <w:pPr>
        <w:pStyle w:val="2"/>
        <w:rPr>
          <w:rFonts w:hint="eastAsia"/>
        </w:rPr>
      </w:pPr>
      <w:r>
        <w:rPr>
          <w:rFonts w:hint="eastAsia"/>
        </w:rPr>
        <w:t>13. la documentation des procédés ;</w:t>
      </w:r>
    </w:p>
    <w:p w14:paraId="6694A405">
      <w:pPr>
        <w:pStyle w:val="2"/>
        <w:rPr>
          <w:rFonts w:hint="eastAsia"/>
        </w:rPr>
      </w:pPr>
      <w:r>
        <w:rPr>
          <w:rFonts w:hint="eastAsia"/>
        </w:rPr>
        <w:t>14. l'identification des fournisseurs critiques ;</w:t>
      </w:r>
    </w:p>
    <w:p w14:paraId="09C5FD47">
      <w:pPr>
        <w:pStyle w:val="2"/>
        <w:rPr>
          <w:rFonts w:hint="eastAsia"/>
        </w:rPr>
      </w:pPr>
      <w:r>
        <w:rPr>
          <w:rFonts w:hint="eastAsia"/>
        </w:rPr>
        <w:t>15. tout autre processus nécessaire à une fabrication ou finalisation européenne.</w:t>
      </w:r>
    </w:p>
    <w:p w14:paraId="7A66EFF6">
      <w:pPr>
        <w:pStyle w:val="2"/>
        <w:rPr>
          <w:rFonts w:hint="eastAsia"/>
        </w:rPr>
      </w:pPr>
    </w:p>
    <w:p w14:paraId="428FC1C4">
      <w:pPr>
        <w:pStyle w:val="2"/>
        <w:rPr>
          <w:rFonts w:hint="eastAsia"/>
        </w:rPr>
      </w:pPr>
      <w:r>
        <w:rPr>
          <w:rFonts w:hint="eastAsia"/>
        </w:rPr>
        <w:t>1. 产品组装；</w:t>
      </w:r>
    </w:p>
    <w:p w14:paraId="7F494ED8">
      <w:pPr>
        <w:pStyle w:val="2"/>
        <w:rPr>
          <w:rFonts w:hint="eastAsia"/>
        </w:rPr>
      </w:pPr>
      <w:r>
        <w:rPr>
          <w:rFonts w:hint="eastAsia"/>
        </w:rPr>
        <w:t>2. 包装；</w:t>
      </w:r>
    </w:p>
    <w:p w14:paraId="64BE69F2">
      <w:pPr>
        <w:pStyle w:val="2"/>
        <w:rPr>
          <w:rFonts w:hint="eastAsia"/>
        </w:rPr>
      </w:pPr>
      <w:r>
        <w:rPr>
          <w:rFonts w:hint="eastAsia"/>
        </w:rPr>
        <w:t>3. 贴标；</w:t>
      </w:r>
    </w:p>
    <w:p w14:paraId="555FD879">
      <w:pPr>
        <w:pStyle w:val="2"/>
        <w:rPr>
          <w:rFonts w:hint="eastAsia"/>
        </w:rPr>
      </w:pPr>
      <w:r>
        <w:rPr>
          <w:rFonts w:hint="eastAsia"/>
        </w:rPr>
        <w:t>4. 说明书的翻译与适应性调整；</w:t>
      </w:r>
    </w:p>
    <w:p w14:paraId="6CFE3B04">
      <w:pPr>
        <w:pStyle w:val="2"/>
        <w:rPr>
          <w:rFonts w:hint="eastAsia"/>
        </w:rPr>
      </w:pPr>
      <w:r>
        <w:rPr>
          <w:rFonts w:hint="eastAsia"/>
        </w:rPr>
        <w:t>5. 包装的适应性调整；</w:t>
      </w:r>
    </w:p>
    <w:p w14:paraId="3E3A762D">
      <w:pPr>
        <w:pStyle w:val="2"/>
        <w:rPr>
          <w:rFonts w:hint="eastAsia"/>
        </w:rPr>
      </w:pPr>
      <w:r>
        <w:rPr>
          <w:rFonts w:hint="eastAsia"/>
        </w:rPr>
        <w:t>6. 质量控制；</w:t>
      </w:r>
    </w:p>
    <w:p w14:paraId="3E837721">
      <w:pPr>
        <w:pStyle w:val="2"/>
        <w:rPr>
          <w:rFonts w:hint="eastAsia"/>
        </w:rPr>
      </w:pPr>
      <w:r>
        <w:rPr>
          <w:rFonts w:hint="eastAsia"/>
        </w:rPr>
        <w:t>7. 批次放行；</w:t>
      </w:r>
    </w:p>
    <w:p w14:paraId="3E841AF6">
      <w:pPr>
        <w:pStyle w:val="2"/>
        <w:rPr>
          <w:rFonts w:hint="eastAsia"/>
        </w:rPr>
      </w:pPr>
      <w:r>
        <w:rPr>
          <w:rFonts w:hint="eastAsia"/>
        </w:rPr>
        <w:t>8. 部分生产；</w:t>
      </w:r>
    </w:p>
    <w:p w14:paraId="43661F77">
      <w:pPr>
        <w:pStyle w:val="2"/>
        <w:rPr>
          <w:rFonts w:hint="eastAsia"/>
        </w:rPr>
      </w:pPr>
      <w:r>
        <w:rPr>
          <w:rFonts w:hint="eastAsia"/>
        </w:rPr>
        <w:t>9. 完整生产；</w:t>
      </w:r>
    </w:p>
    <w:p w14:paraId="7C8643B7">
      <w:pPr>
        <w:pStyle w:val="2"/>
        <w:rPr>
          <w:rFonts w:hint="eastAsia"/>
        </w:rPr>
      </w:pPr>
      <w:r>
        <w:rPr>
          <w:rFonts w:hint="eastAsia"/>
        </w:rPr>
        <w:t>10. 方法转移；</w:t>
      </w:r>
    </w:p>
    <w:p w14:paraId="75372101">
      <w:pPr>
        <w:pStyle w:val="2"/>
        <w:rPr>
          <w:rFonts w:hint="eastAsia"/>
        </w:rPr>
      </w:pPr>
      <w:r>
        <w:rPr>
          <w:rFonts w:hint="eastAsia"/>
        </w:rPr>
        <w:t>11. 技术培训；</w:t>
      </w:r>
    </w:p>
    <w:p w14:paraId="2EEEF78C">
      <w:pPr>
        <w:pStyle w:val="2"/>
        <w:rPr>
          <w:rFonts w:hint="eastAsia"/>
        </w:rPr>
      </w:pPr>
      <w:r>
        <w:rPr>
          <w:rFonts w:hint="eastAsia"/>
        </w:rPr>
        <w:t>12. 工业支持；</w:t>
      </w:r>
    </w:p>
    <w:p w14:paraId="5FCA6F34">
      <w:pPr>
        <w:pStyle w:val="2"/>
        <w:rPr>
          <w:rFonts w:hint="eastAsia"/>
        </w:rPr>
      </w:pPr>
      <w:r>
        <w:rPr>
          <w:rFonts w:hint="eastAsia"/>
        </w:rPr>
        <w:t>13. 工艺文件化；</w:t>
      </w:r>
    </w:p>
    <w:p w14:paraId="548AA689">
      <w:pPr>
        <w:pStyle w:val="2"/>
        <w:rPr>
          <w:rFonts w:hint="eastAsia"/>
        </w:rPr>
      </w:pPr>
      <w:r>
        <w:rPr>
          <w:rFonts w:hint="eastAsia"/>
        </w:rPr>
        <w:t>14. 关键供应商的识别；</w:t>
      </w:r>
    </w:p>
    <w:p w14:paraId="1BAF6E14">
      <w:pPr>
        <w:pStyle w:val="2"/>
        <w:rPr>
          <w:rFonts w:hint="eastAsia"/>
        </w:rPr>
      </w:pPr>
      <w:r>
        <w:rPr>
          <w:rFonts w:hint="eastAsia"/>
        </w:rPr>
        <w:t>15. 欧洲制造或成品化所需的任何其他流程。</w:t>
      </w:r>
    </w:p>
    <w:p w14:paraId="717A524E">
      <w:pPr>
        <w:pStyle w:val="2"/>
        <w:rPr>
          <w:rFonts w:hint="eastAsia"/>
        </w:rPr>
      </w:pPr>
    </w:p>
    <w:p w14:paraId="0EA24D78">
      <w:pPr>
        <w:pStyle w:val="2"/>
        <w:rPr>
          <w:rFonts w:hint="eastAsia"/>
        </w:rPr>
      </w:pPr>
      <w:r>
        <w:rPr>
          <w:rFonts w:hint="eastAsia"/>
        </w:rPr>
        <w:t>VetalyX pourra réaliser ces opérations elle-même ou les confier à un partenaire industriel européen de son choix, sous réserve du respect des obligations de confidentialité et de protection des droits de propriété intellectuelle de Diaho.</w:t>
      </w:r>
    </w:p>
    <w:p w14:paraId="6A47901D">
      <w:pPr>
        <w:pStyle w:val="2"/>
        <w:rPr>
          <w:rFonts w:hint="eastAsia"/>
        </w:rPr>
      </w:pPr>
    </w:p>
    <w:p w14:paraId="04596F3F">
      <w:pPr>
        <w:pStyle w:val="2"/>
        <w:rPr>
          <w:rFonts w:hint="eastAsia"/>
        </w:rPr>
      </w:pPr>
      <w:r>
        <w:rPr>
          <w:rFonts w:hint="eastAsia"/>
        </w:rPr>
        <w:t>在遵守对迪亚霍保密及知识产权保护义务的前提下，VetalyX 可自行实施该等作业，或委托其自行选择的欧洲工业伙伴实施。</w:t>
      </w:r>
    </w:p>
    <w:p w14:paraId="62D87E0B">
      <w:pPr>
        <w:pStyle w:val="2"/>
        <w:rPr>
          <w:rFonts w:hint="eastAsia"/>
        </w:rPr>
      </w:pPr>
    </w:p>
    <w:p w14:paraId="701D2881">
      <w:pPr>
        <w:pStyle w:val="2"/>
        <w:rPr>
          <w:rFonts w:hint="eastAsia"/>
        </w:rPr>
      </w:pPr>
      <w:r>
        <w:rPr>
          <w:rFonts w:hint="eastAsia"/>
        </w:rPr>
        <w:t>Diaho s'engage à coopérer de bonne foi à cette localisation européenne et à fournir l'assistance raisonnablement nécessaire, notamment les documents, méthodes, spécifications, protocoles, formations, procédures de contrôle qualité et informations de sourcing nécessaires.</w:t>
      </w:r>
    </w:p>
    <w:p w14:paraId="44370404">
      <w:pPr>
        <w:pStyle w:val="2"/>
        <w:rPr>
          <w:rFonts w:hint="eastAsia"/>
        </w:rPr>
      </w:pPr>
    </w:p>
    <w:p w14:paraId="5DFB5441">
      <w:pPr>
        <w:pStyle w:val="2"/>
        <w:rPr>
          <w:rFonts w:hint="eastAsia"/>
        </w:rPr>
      </w:pPr>
      <w:r>
        <w:rPr>
          <w:rFonts w:hint="eastAsia"/>
        </w:rPr>
        <w:t>迪亚霍承诺本着诚信原则配合该欧洲本地化，并提供合理所需的协助，尤其是所需的文件、方法、规范、方案、培训、质量控制程序及采购信息。</w:t>
      </w:r>
    </w:p>
    <w:p w14:paraId="4F987455">
      <w:pPr>
        <w:pStyle w:val="2"/>
        <w:rPr>
          <w:rFonts w:hint="eastAsia"/>
        </w:rPr>
      </w:pPr>
    </w:p>
    <w:p w14:paraId="5A7D1304">
      <w:pPr>
        <w:pStyle w:val="2"/>
        <w:rPr>
          <w:rFonts w:hint="eastAsia"/>
        </w:rPr>
      </w:pPr>
      <w:r>
        <w:rPr>
          <w:rFonts w:hint="eastAsia"/>
        </w:rPr>
        <w:t>Les modalités pratiques, économiques, industrielles et calendaires de cette localisation seront précisées dans une annexe spécifique ou dans un avenant.</w:t>
      </w:r>
    </w:p>
    <w:p w14:paraId="667C9560">
      <w:pPr>
        <w:pStyle w:val="2"/>
        <w:rPr>
          <w:rFonts w:hint="eastAsia"/>
        </w:rPr>
      </w:pPr>
    </w:p>
    <w:p w14:paraId="2F84DB02">
      <w:pPr>
        <w:pStyle w:val="2"/>
        <w:rPr>
          <w:rFonts w:hint="eastAsia"/>
        </w:rPr>
      </w:pPr>
      <w:r>
        <w:rPr>
          <w:rFonts w:hint="eastAsia"/>
        </w:rPr>
        <w:t>该本地化的实施、经济、工业及时间安排办法将在专门附件或补充协议中列明。</w:t>
      </w:r>
    </w:p>
    <w:p w14:paraId="01655F5E">
      <w:pPr>
        <w:pStyle w:val="2"/>
        <w:rPr>
          <w:rFonts w:hint="eastAsia"/>
        </w:rPr>
      </w:pPr>
    </w:p>
    <w:p w14:paraId="011F2E7F">
      <w:pPr>
        <w:pStyle w:val="2"/>
        <w:rPr>
          <w:rFonts w:hint="eastAsia"/>
        </w:rPr>
      </w:pPr>
      <w:r>
        <w:rPr>
          <w:rFonts w:hint="eastAsia"/>
        </w:rPr>
        <w:t>---</w:t>
      </w:r>
    </w:p>
    <w:p w14:paraId="588AA094">
      <w:pPr>
        <w:pStyle w:val="2"/>
        <w:rPr>
          <w:rFonts w:hint="eastAsia"/>
          <w:highlight w:val="none"/>
          <w:rPrChange w:id="115" w:author="李y" w:date="2026-09-22T22:04:52Z">
            <w:rPr>
              <w:rFonts w:hint="eastAsia"/>
            </w:rPr>
          </w:rPrChange>
        </w:rPr>
      </w:pPr>
    </w:p>
    <w:p w14:paraId="736F8722">
      <w:pPr>
        <w:pStyle w:val="2"/>
        <w:rPr>
          <w:rFonts w:hint="eastAsia"/>
          <w:highlight w:val="none"/>
          <w:rPrChange w:id="116" w:author="李y" w:date="2026-09-22T22:04:52Z">
            <w:rPr>
              <w:rFonts w:hint="eastAsia"/>
            </w:rPr>
          </w:rPrChange>
        </w:rPr>
      </w:pPr>
      <w:r>
        <w:rPr>
          <w:rFonts w:hint="eastAsia"/>
          <w:highlight w:val="none"/>
          <w:rPrChange w:id="117" w:author="李y" w:date="2026-09-22T22:04:52Z">
            <w:rPr>
              <w:rFonts w:hint="eastAsia"/>
            </w:rPr>
          </w:rPrChange>
        </w:rPr>
        <w:t xml:space="preserve">## Article 20 — Transfert de Savoir-Faire | 第20条 — </w:t>
      </w:r>
      <w:r>
        <w:rPr>
          <w:rFonts w:hint="eastAsia"/>
          <w:highlight w:val="none"/>
          <w:rPrChange w:id="118" w:author="李y" w:date="2026-09-22T22:04:52Z">
            <w:rPr>
              <w:rFonts w:hint="eastAsia"/>
              <w:highlight w:val="yellow"/>
            </w:rPr>
          </w:rPrChange>
        </w:rPr>
        <w:t>专有技术转让</w:t>
      </w:r>
    </w:p>
    <w:p w14:paraId="6B32BD18">
      <w:pPr>
        <w:pStyle w:val="2"/>
        <w:rPr>
          <w:rFonts w:hint="eastAsia"/>
        </w:rPr>
      </w:pPr>
    </w:p>
    <w:p w14:paraId="6CFEB3D3">
      <w:pPr>
        <w:pStyle w:val="2"/>
        <w:rPr>
          <w:rFonts w:hint="eastAsia"/>
        </w:rPr>
      </w:pPr>
      <w:r>
        <w:rPr>
          <w:rFonts w:hint="eastAsia"/>
        </w:rPr>
        <w:t>Diaho s'engage à transmettre à VetalyX, progressivement et dans la mesure nécessaire à l'exécution du Contrat, le Savoir-Faire requis pour :</w:t>
      </w:r>
    </w:p>
    <w:p w14:paraId="27C1C581">
      <w:pPr>
        <w:pStyle w:val="2"/>
        <w:rPr>
          <w:rFonts w:hint="eastAsia"/>
        </w:rPr>
      </w:pPr>
    </w:p>
    <w:p w14:paraId="7B328639">
      <w:pPr>
        <w:pStyle w:val="2"/>
        <w:rPr>
          <w:rFonts w:hint="eastAsia"/>
        </w:rPr>
      </w:pPr>
      <w:r>
        <w:rPr>
          <w:rFonts w:hint="eastAsia"/>
        </w:rPr>
        <w:t>迪亚霍承诺在执行本合同所必需的范围内，逐步向 VetalyX 转让所需的专有技术，以：</w:t>
      </w:r>
    </w:p>
    <w:p w14:paraId="60B025C7">
      <w:pPr>
        <w:pStyle w:val="2"/>
        <w:rPr>
          <w:rFonts w:hint="eastAsia"/>
        </w:rPr>
      </w:pPr>
    </w:p>
    <w:p w14:paraId="33DB3A2B">
      <w:pPr>
        <w:pStyle w:val="2"/>
        <w:rPr>
          <w:rFonts w:hint="eastAsia"/>
        </w:rPr>
      </w:pPr>
      <w:r>
        <w:rPr>
          <w:rFonts w:hint="eastAsia"/>
        </w:rPr>
        <w:t>1. comprendre les Produits ;</w:t>
      </w:r>
    </w:p>
    <w:p w14:paraId="55643F71">
      <w:pPr>
        <w:pStyle w:val="2"/>
        <w:rPr>
          <w:rFonts w:hint="eastAsia"/>
        </w:rPr>
      </w:pPr>
      <w:r>
        <w:rPr>
          <w:rFonts w:hint="eastAsia"/>
        </w:rPr>
        <w:t>2. assurer leur enregistrement réglementaire ;</w:t>
      </w:r>
    </w:p>
    <w:p w14:paraId="74EEA73A">
      <w:pPr>
        <w:pStyle w:val="2"/>
        <w:rPr>
          <w:rFonts w:hint="eastAsia"/>
        </w:rPr>
      </w:pPr>
      <w:r>
        <w:rPr>
          <w:rFonts w:hint="eastAsia"/>
        </w:rPr>
        <w:t>3. assurer leur support technique ;</w:t>
      </w:r>
    </w:p>
    <w:p w14:paraId="2ECA0C36">
      <w:pPr>
        <w:pStyle w:val="2"/>
        <w:rPr>
          <w:rFonts w:hint="eastAsia"/>
        </w:rPr>
      </w:pPr>
      <w:r>
        <w:rPr>
          <w:rFonts w:hint="eastAsia"/>
        </w:rPr>
        <w:t>4. vérifier leur qualité ;</w:t>
      </w:r>
    </w:p>
    <w:p w14:paraId="50DC7E0E">
      <w:pPr>
        <w:pStyle w:val="2"/>
        <w:rPr>
          <w:rFonts w:hint="eastAsia"/>
        </w:rPr>
      </w:pPr>
      <w:r>
        <w:rPr>
          <w:rFonts w:hint="eastAsia"/>
        </w:rPr>
        <w:t>5. adapter leur documentation au Territoire ;</w:t>
      </w:r>
    </w:p>
    <w:p w14:paraId="1A344B78">
      <w:pPr>
        <w:pStyle w:val="2"/>
        <w:rPr>
          <w:rFonts w:hint="eastAsia"/>
        </w:rPr>
      </w:pPr>
      <w:r>
        <w:rPr>
          <w:rFonts w:hint="eastAsia"/>
        </w:rPr>
        <w:t>6. assembler ou conditionner les Produits en Europe ;</w:t>
      </w:r>
    </w:p>
    <w:p w14:paraId="79FAD428">
      <w:pPr>
        <w:pStyle w:val="2"/>
        <w:rPr>
          <w:rFonts w:hint="eastAsia"/>
        </w:rPr>
      </w:pPr>
      <w:r>
        <w:rPr>
          <w:rFonts w:hint="eastAsia"/>
        </w:rPr>
        <w:t>7. organiser une production partielle ou complète en Europe si les Parties décident de cette étape.</w:t>
      </w:r>
    </w:p>
    <w:p w14:paraId="180CA103">
      <w:pPr>
        <w:pStyle w:val="2"/>
        <w:rPr>
          <w:rFonts w:hint="eastAsia"/>
        </w:rPr>
      </w:pPr>
    </w:p>
    <w:p w14:paraId="6954B1DD">
      <w:pPr>
        <w:pStyle w:val="2"/>
        <w:rPr>
          <w:rFonts w:hint="eastAsia"/>
          <w:highlight w:val="none"/>
        </w:rPr>
      </w:pPr>
      <w:r>
        <w:rPr>
          <w:rFonts w:hint="eastAsia"/>
          <w:highlight w:val="none"/>
        </w:rPr>
        <w:t>1. 理解产品；</w:t>
      </w:r>
    </w:p>
    <w:p w14:paraId="59DF7E32">
      <w:pPr>
        <w:pStyle w:val="2"/>
        <w:rPr>
          <w:rFonts w:hint="eastAsia"/>
          <w:highlight w:val="none"/>
        </w:rPr>
      </w:pPr>
      <w:r>
        <w:rPr>
          <w:rFonts w:hint="eastAsia"/>
          <w:highlight w:val="none"/>
        </w:rPr>
        <w:t>2. 确保其法规注册；</w:t>
      </w:r>
    </w:p>
    <w:p w14:paraId="5EA5447D">
      <w:pPr>
        <w:pStyle w:val="2"/>
        <w:rPr>
          <w:rFonts w:hint="eastAsia"/>
          <w:highlight w:val="none"/>
        </w:rPr>
      </w:pPr>
      <w:r>
        <w:rPr>
          <w:rFonts w:hint="eastAsia"/>
          <w:highlight w:val="none"/>
        </w:rPr>
        <w:t>3. 确保其技术支持；</w:t>
      </w:r>
    </w:p>
    <w:p w14:paraId="24309A5E">
      <w:pPr>
        <w:pStyle w:val="2"/>
        <w:rPr>
          <w:rFonts w:hint="eastAsia"/>
          <w:highlight w:val="none"/>
        </w:rPr>
      </w:pPr>
      <w:r>
        <w:rPr>
          <w:rFonts w:hint="eastAsia"/>
          <w:highlight w:val="none"/>
        </w:rPr>
        <w:t>4. 核验其质量；</w:t>
      </w:r>
    </w:p>
    <w:p w14:paraId="3DF55F5D">
      <w:pPr>
        <w:pStyle w:val="2"/>
        <w:rPr>
          <w:rFonts w:hint="eastAsia"/>
          <w:highlight w:val="none"/>
        </w:rPr>
      </w:pPr>
      <w:r>
        <w:rPr>
          <w:rFonts w:hint="eastAsia"/>
          <w:highlight w:val="none"/>
        </w:rPr>
        <w:t>5. 将其文件适应性调整至区域；</w:t>
      </w:r>
    </w:p>
    <w:p w14:paraId="07EC3D4B">
      <w:pPr>
        <w:pStyle w:val="2"/>
        <w:rPr>
          <w:rFonts w:hint="eastAsia"/>
          <w:highlight w:val="none"/>
        </w:rPr>
      </w:pPr>
      <w:r>
        <w:rPr>
          <w:rFonts w:hint="eastAsia"/>
          <w:highlight w:val="none"/>
        </w:rPr>
        <w:t>6. 在欧洲组装或包装产品；</w:t>
      </w:r>
    </w:p>
    <w:p w14:paraId="342F0F50">
      <w:pPr>
        <w:pStyle w:val="2"/>
        <w:rPr>
          <w:rFonts w:hint="eastAsia"/>
          <w:highlight w:val="none"/>
        </w:rPr>
      </w:pPr>
      <w:r>
        <w:rPr>
          <w:rFonts w:hint="eastAsia"/>
          <w:highlight w:val="none"/>
        </w:rPr>
        <w:t>7. 如双方决定实施该阶段，在欧洲组织部分或完整生产。</w:t>
      </w:r>
    </w:p>
    <w:p w14:paraId="38CFA8BE">
      <w:pPr>
        <w:pStyle w:val="2"/>
        <w:rPr>
          <w:rFonts w:hint="eastAsia"/>
        </w:rPr>
      </w:pPr>
    </w:p>
    <w:p w14:paraId="1759E0B1">
      <w:pPr>
        <w:pStyle w:val="2"/>
        <w:rPr>
          <w:rFonts w:hint="eastAsia"/>
        </w:rPr>
      </w:pPr>
      <w:r>
        <w:rPr>
          <w:rFonts w:hint="eastAsia"/>
        </w:rPr>
        <w:t>Le transfert de Savoir-Faire devra être documenté et pourra inclure des formations, réunions techniques, protocoles écrits, manuels, vidéos, audits, visites industrielles ou assistance à distance.</w:t>
      </w:r>
    </w:p>
    <w:p w14:paraId="5E039014">
      <w:pPr>
        <w:pStyle w:val="2"/>
        <w:rPr>
          <w:rFonts w:hint="eastAsia"/>
        </w:rPr>
      </w:pPr>
    </w:p>
    <w:p w14:paraId="25594504">
      <w:pPr>
        <w:pStyle w:val="2"/>
        <w:rPr>
          <w:rFonts w:hint="eastAsia"/>
        </w:rPr>
      </w:pPr>
      <w:r>
        <w:rPr>
          <w:rFonts w:hint="eastAsia"/>
        </w:rPr>
        <w:t>专有技术转让应予以文件化，并可包括培训、技术会议、书面方案、手册、视频、审计、工业考察或远程协助。</w:t>
      </w:r>
    </w:p>
    <w:p w14:paraId="53199507">
      <w:pPr>
        <w:pStyle w:val="2"/>
        <w:rPr>
          <w:rFonts w:hint="eastAsia"/>
        </w:rPr>
      </w:pPr>
    </w:p>
    <w:p w14:paraId="464E00C4">
      <w:pPr>
        <w:pStyle w:val="2"/>
        <w:rPr>
          <w:rFonts w:hint="eastAsia"/>
        </w:rPr>
      </w:pPr>
      <w:r>
        <w:rPr>
          <w:rFonts w:hint="eastAsia"/>
        </w:rPr>
        <w:t>VetalyX s'engage à utiliser le Savoir-Faire transmis uniquement pour les besoins du Contrat, sauf accord écrit contraire.</w:t>
      </w:r>
    </w:p>
    <w:p w14:paraId="687373E7">
      <w:pPr>
        <w:pStyle w:val="2"/>
        <w:rPr>
          <w:rFonts w:hint="eastAsia"/>
        </w:rPr>
      </w:pPr>
    </w:p>
    <w:p w14:paraId="59CD9692">
      <w:pPr>
        <w:pStyle w:val="2"/>
        <w:rPr>
          <w:rFonts w:hint="eastAsia"/>
          <w:highlight w:val="none"/>
        </w:rPr>
      </w:pPr>
      <w:r>
        <w:rPr>
          <w:rFonts w:hint="eastAsia"/>
        </w:rPr>
        <w:t>除另有书面约定外</w:t>
      </w:r>
      <w:r>
        <w:rPr>
          <w:rFonts w:hint="eastAsia"/>
          <w:highlight w:val="none"/>
        </w:rPr>
        <w:t>，VetalyX 承诺仅为本合同之目的使用所转让的专有技术。</w:t>
      </w:r>
    </w:p>
    <w:p w14:paraId="03594D1D">
      <w:pPr>
        <w:pStyle w:val="2"/>
        <w:rPr>
          <w:rFonts w:hint="eastAsia"/>
        </w:rPr>
      </w:pPr>
    </w:p>
    <w:p w14:paraId="427CE3CE">
      <w:pPr>
        <w:pStyle w:val="2"/>
        <w:rPr>
          <w:rFonts w:hint="eastAsia"/>
        </w:rPr>
      </w:pPr>
      <w:r>
        <w:rPr>
          <w:rFonts w:hint="eastAsia"/>
        </w:rPr>
        <w:t>---</w:t>
      </w:r>
    </w:p>
    <w:p w14:paraId="4A993B26">
      <w:pPr>
        <w:pStyle w:val="2"/>
        <w:rPr>
          <w:rFonts w:hint="eastAsia"/>
        </w:rPr>
      </w:pPr>
    </w:p>
    <w:p w14:paraId="509BBBCD">
      <w:pPr>
        <w:pStyle w:val="2"/>
        <w:rPr>
          <w:rFonts w:hint="eastAsia"/>
        </w:rPr>
      </w:pPr>
      <w:r>
        <w:rPr>
          <w:rFonts w:hint="eastAsia"/>
        </w:rPr>
        <w:t>## Article 21 — Propriété intellectuelle | 第21条 — 知识产权</w:t>
      </w:r>
    </w:p>
    <w:p w14:paraId="29BBD84C">
      <w:pPr>
        <w:pStyle w:val="2"/>
        <w:rPr>
          <w:rFonts w:hint="eastAsia"/>
        </w:rPr>
      </w:pPr>
    </w:p>
    <w:p w14:paraId="04A1D9B8">
      <w:pPr>
        <w:pStyle w:val="2"/>
        <w:rPr>
          <w:rFonts w:hint="eastAsia"/>
        </w:rPr>
      </w:pPr>
      <w:r>
        <w:rPr>
          <w:rFonts w:hint="eastAsia"/>
        </w:rPr>
        <w:t>Chaque Partie demeure propriétaire de ses droits de propriété intellectuelle, connaissances, marques, données, documents, procédés, méthodes, secrets d'affaires et éléments préexistants.</w:t>
      </w:r>
    </w:p>
    <w:p w14:paraId="1B1F5B9C">
      <w:pPr>
        <w:pStyle w:val="2"/>
        <w:rPr>
          <w:rFonts w:hint="eastAsia"/>
        </w:rPr>
      </w:pPr>
    </w:p>
    <w:p w14:paraId="413AC2C3">
      <w:pPr>
        <w:pStyle w:val="2"/>
        <w:rPr>
          <w:ins w:id="119" w:author="祺" w:date="2026-09-22T14:59:28Z"/>
          <w:rFonts w:hint="eastAsia"/>
          <w:color w:val="FF0000"/>
          <w:highlight w:val="yellow"/>
          <w:rPrChange w:id="120" w:author="李y" w:date="2026-09-23T17:32:53Z">
            <w:rPr>
              <w:ins w:id="121" w:author="祺" w:date="2026-09-22T14:59:28Z"/>
              <w:rFonts w:hint="eastAsia"/>
              <w:color w:val="FF0000"/>
            </w:rPr>
          </w:rPrChange>
        </w:rPr>
      </w:pPr>
      <w:r>
        <w:rPr>
          <w:rFonts w:hint="eastAsia"/>
          <w:highlight w:val="yellow"/>
          <w:rPrChange w:id="122" w:author="李y" w:date="2026-09-23T17:32:53Z">
            <w:rPr>
              <w:rFonts w:hint="eastAsia"/>
            </w:rPr>
          </w:rPrChange>
        </w:rPr>
        <w:t>每一方对其</w:t>
      </w:r>
      <w:ins w:id="123" w:author="李y" w:date="2026-09-20T19:03:17Z">
        <w:r>
          <w:rPr>
            <w:rFonts w:hint="eastAsia"/>
            <w:highlight w:val="yellow"/>
            <w:lang w:val="en-US" w:eastAsia="zh-CN"/>
            <w:rPrChange w:id="124" w:author="李y" w:date="2026-09-23T17:32:53Z">
              <w:rPr>
                <w:rFonts w:hint="eastAsia"/>
                <w:lang w:val="en-US" w:eastAsia="zh-CN"/>
              </w:rPr>
            </w:rPrChange>
          </w:rPr>
          <w:t>原有</w:t>
        </w:r>
      </w:ins>
      <w:ins w:id="126" w:author="李y" w:date="2026-09-20T19:03:20Z">
        <w:r>
          <w:rPr>
            <w:rFonts w:hint="eastAsia"/>
            <w:highlight w:val="yellow"/>
            <w:lang w:val="en-US" w:eastAsia="zh-CN"/>
            <w:rPrChange w:id="127" w:author="李y" w:date="2026-09-23T17:32:53Z">
              <w:rPr>
                <w:rFonts w:hint="eastAsia"/>
                <w:lang w:val="en-US" w:eastAsia="zh-CN"/>
              </w:rPr>
            </w:rPrChange>
          </w:rPr>
          <w:t>的</w:t>
        </w:r>
      </w:ins>
      <w:r>
        <w:rPr>
          <w:rFonts w:hint="eastAsia"/>
          <w:highlight w:val="yellow"/>
          <w:rPrChange w:id="129" w:author="李y" w:date="2026-09-23T17:32:53Z">
            <w:rPr>
              <w:rFonts w:hint="eastAsia"/>
            </w:rPr>
          </w:rPrChange>
        </w:rPr>
        <w:t>知识产权、知识、商标、数据、文件、工艺、方法、商业秘密及</w:t>
      </w:r>
      <w:r>
        <w:rPr>
          <w:rFonts w:hint="eastAsia"/>
          <w:color w:val="FF0000"/>
          <w:highlight w:val="yellow"/>
          <w:rPrChange w:id="130" w:author="李y" w:date="2026-09-23T17:32:53Z">
            <w:rPr>
              <w:rFonts w:hint="eastAsia"/>
              <w:color w:val="FF0000"/>
            </w:rPr>
          </w:rPrChange>
        </w:rPr>
        <w:t>既有要素仍享有所有权。</w:t>
      </w:r>
    </w:p>
    <w:p w14:paraId="53D74CDE">
      <w:pPr>
        <w:pStyle w:val="2"/>
        <w:rPr>
          <w:rFonts w:hint="eastAsia" w:eastAsia="宋体"/>
          <w:color w:val="FF0000"/>
          <w:highlight w:val="yellow"/>
          <w:lang w:val="en-US" w:eastAsia="zh-CN"/>
          <w:rPrChange w:id="131" w:author="李y" w:date="2026-09-23T17:32:53Z">
            <w:rPr>
              <w:rFonts w:hint="eastAsia" w:eastAsia="宋体"/>
              <w:color w:val="FF0000"/>
              <w:lang w:val="en-US" w:eastAsia="zh-CN"/>
            </w:rPr>
          </w:rPrChange>
        </w:rPr>
      </w:pPr>
      <w:ins w:id="132" w:author="祺" w:date="2026-09-22T14:59:32Z">
        <w:r>
          <w:rPr>
            <w:rFonts w:hint="eastAsia"/>
            <w:color w:val="FF0000"/>
            <w:highlight w:val="yellow"/>
            <w:lang w:val="en-US" w:eastAsia="zh-CN"/>
            <w:rPrChange w:id="133" w:author="李y" w:date="2026-09-23T17:32:53Z">
              <w:rPr>
                <w:rFonts w:hint="eastAsia"/>
                <w:color w:val="FF0000"/>
                <w:lang w:val="en-US" w:eastAsia="zh-CN"/>
              </w:rPr>
            </w:rPrChange>
          </w:rPr>
          <w:t>Each party shall retain ownership of its pre-existing intellectual property, knowledge, trademarks, data, documents, processes, methods, trade secrets, and existing elements.</w:t>
        </w:r>
      </w:ins>
      <w:del w:id="135" w:author="李y" w:date="2026-09-20T19:03:24Z">
        <w:r>
          <w:rPr>
            <w:rFonts w:hint="eastAsia"/>
            <w:color w:val="FF0000"/>
            <w:highlight w:val="yellow"/>
            <w:lang w:val="en-US" w:eastAsia="zh-CN"/>
            <w:rPrChange w:id="136" w:author="李y" w:date="2026-09-23T17:32:53Z">
              <w:rPr>
                <w:rFonts w:hint="eastAsia"/>
                <w:color w:val="FF0000"/>
                <w:lang w:val="en-US" w:eastAsia="zh-CN"/>
              </w:rPr>
            </w:rPrChange>
          </w:rPr>
          <w:delText>调整</w:delText>
        </w:r>
      </w:del>
    </w:p>
    <w:p w14:paraId="2DFADDDE">
      <w:pPr>
        <w:pStyle w:val="2"/>
        <w:rPr>
          <w:rFonts w:hint="eastAsia"/>
        </w:rPr>
      </w:pPr>
    </w:p>
    <w:p w14:paraId="1E319B6F">
      <w:pPr>
        <w:pStyle w:val="2"/>
        <w:rPr>
          <w:rFonts w:hint="eastAsia"/>
        </w:rPr>
      </w:pPr>
      <w:r>
        <w:rPr>
          <w:rFonts w:hint="eastAsia"/>
        </w:rPr>
        <w:t>Diaho demeure propriétaire de ses technologies, formules, méthodes de fabrication, secrets industriels, marques, brevets, dessins, données scientifiques d'origine et documentation technique préexistante.</w:t>
      </w:r>
    </w:p>
    <w:p w14:paraId="507A2966">
      <w:pPr>
        <w:pStyle w:val="2"/>
        <w:rPr>
          <w:rFonts w:hint="eastAsia"/>
        </w:rPr>
      </w:pPr>
    </w:p>
    <w:p w14:paraId="159026DE">
      <w:pPr>
        <w:pStyle w:val="2"/>
        <w:rPr>
          <w:rFonts w:hint="eastAsia"/>
          <w:highlight w:val="none"/>
        </w:rPr>
      </w:pPr>
      <w:r>
        <w:rPr>
          <w:rFonts w:hint="eastAsia"/>
          <w:highlight w:val="none"/>
        </w:rPr>
        <w:t>迪亚霍对其技术、配方、制造方法、工业秘密、商标、专利、设计、原始科学数据及既有技术文件仍享有所有权。</w:t>
      </w:r>
    </w:p>
    <w:p w14:paraId="3CF59C94">
      <w:pPr>
        <w:pStyle w:val="2"/>
        <w:rPr>
          <w:rFonts w:hint="eastAsia"/>
        </w:rPr>
      </w:pPr>
    </w:p>
    <w:p w14:paraId="7E6758D2">
      <w:pPr>
        <w:pStyle w:val="2"/>
        <w:rPr>
          <w:rFonts w:hint="eastAsia"/>
        </w:rPr>
      </w:pPr>
      <w:r>
        <w:rPr>
          <w:rFonts w:hint="eastAsia"/>
        </w:rPr>
        <w:t>VetalyX demeure propriétaire de ses marques, documents commerciaux, adaptations européennes, traductions, dossiers réglementaires constitués par elle, bases de données clients, stratégie commerciale, documents de formation, supports marketing spécifiques au Territoire et procédures créées pour l'Europe.</w:t>
      </w:r>
    </w:p>
    <w:p w14:paraId="4F544BB9">
      <w:pPr>
        <w:pStyle w:val="2"/>
        <w:rPr>
          <w:rFonts w:hint="eastAsia"/>
        </w:rPr>
      </w:pPr>
    </w:p>
    <w:p w14:paraId="7567DEFF">
      <w:pPr>
        <w:pStyle w:val="2"/>
        <w:rPr>
          <w:rFonts w:hint="eastAsia"/>
        </w:rPr>
      </w:pPr>
      <w:r>
        <w:rPr>
          <w:rFonts w:hint="eastAsia"/>
        </w:rPr>
        <w:t>VetalyX 对其商标、商业文件、欧洲适应性调整、翻译、其建立的监管档案、客户数据库、商业战略、培训文件、区域特定营销载体及为欧洲创建的程序仍享有所有权。</w:t>
      </w:r>
    </w:p>
    <w:p w14:paraId="0EC49016">
      <w:pPr>
        <w:pStyle w:val="2"/>
        <w:rPr>
          <w:rFonts w:hint="eastAsia"/>
        </w:rPr>
      </w:pPr>
    </w:p>
    <w:p w14:paraId="0D79838E">
      <w:pPr>
        <w:pStyle w:val="2"/>
        <w:rPr>
          <w:rFonts w:hint="eastAsia"/>
        </w:rPr>
      </w:pPr>
      <w:r>
        <w:rPr>
          <w:rFonts w:hint="eastAsia"/>
        </w:rPr>
        <w:t>Aucune disposition du présent Contrat ne pourra être interprétée comme transférant à une Partie la propriété intellectuelle préexistante de l'autre Partie, sauf stipulation expresse contraire.</w:t>
      </w:r>
    </w:p>
    <w:p w14:paraId="6A739FAD">
      <w:pPr>
        <w:pStyle w:val="2"/>
        <w:rPr>
          <w:rFonts w:hint="eastAsia"/>
        </w:rPr>
      </w:pPr>
    </w:p>
    <w:p w14:paraId="41ACDB80">
      <w:pPr>
        <w:pStyle w:val="2"/>
        <w:rPr>
          <w:rFonts w:hint="eastAsia"/>
        </w:rPr>
      </w:pPr>
      <w:r>
        <w:rPr>
          <w:rFonts w:hint="eastAsia"/>
        </w:rPr>
        <w:t>除非另有明确约定，本合同的任何条款均不得被解释为向一方转移另一方既有的知识产权。</w:t>
      </w:r>
    </w:p>
    <w:p w14:paraId="0238BBC8">
      <w:pPr>
        <w:pStyle w:val="2"/>
        <w:rPr>
          <w:rFonts w:hint="eastAsia"/>
        </w:rPr>
      </w:pPr>
    </w:p>
    <w:p w14:paraId="14190F80">
      <w:pPr>
        <w:pStyle w:val="2"/>
        <w:rPr>
          <w:rFonts w:hint="eastAsia"/>
        </w:rPr>
      </w:pPr>
      <w:r>
        <w:rPr>
          <w:rFonts w:hint="eastAsia"/>
        </w:rPr>
        <w:t>---</w:t>
      </w:r>
    </w:p>
    <w:p w14:paraId="67A9CF60">
      <w:pPr>
        <w:pStyle w:val="2"/>
        <w:rPr>
          <w:rFonts w:hint="eastAsia"/>
        </w:rPr>
      </w:pPr>
    </w:p>
    <w:p w14:paraId="231FB0A6">
      <w:pPr>
        <w:pStyle w:val="2"/>
        <w:rPr>
          <w:rFonts w:hint="eastAsia"/>
        </w:rPr>
      </w:pPr>
      <w:r>
        <w:rPr>
          <w:rFonts w:hint="eastAsia"/>
        </w:rPr>
        <w:t>## Article 22 — Marques et communication | 第22条 — 商标与沟通</w:t>
      </w:r>
    </w:p>
    <w:p w14:paraId="708DB216">
      <w:pPr>
        <w:pStyle w:val="2"/>
        <w:rPr>
          <w:rFonts w:hint="eastAsia"/>
        </w:rPr>
      </w:pPr>
    </w:p>
    <w:p w14:paraId="114746F8">
      <w:pPr>
        <w:pStyle w:val="2"/>
        <w:rPr>
          <w:rFonts w:hint="eastAsia"/>
        </w:rPr>
      </w:pPr>
      <w:r>
        <w:rPr>
          <w:rFonts w:hint="eastAsia"/>
        </w:rPr>
        <w:t>VetalyX pourra utiliser les marques, dénominations, logos et supports de Diaho strictement pour les besoins de la promotion, de l'enregistrement et de la commercialisation des Produits sur le Territoire.</w:t>
      </w:r>
    </w:p>
    <w:p w14:paraId="456B98CB">
      <w:pPr>
        <w:pStyle w:val="2"/>
        <w:rPr>
          <w:rFonts w:hint="eastAsia"/>
        </w:rPr>
      </w:pPr>
    </w:p>
    <w:p w14:paraId="60B385F6">
      <w:pPr>
        <w:pStyle w:val="2"/>
        <w:rPr>
          <w:rFonts w:hint="eastAsia"/>
        </w:rPr>
      </w:pPr>
      <w:r>
        <w:rPr>
          <w:rFonts w:hint="eastAsia"/>
        </w:rPr>
        <w:t>VetalyX 可仅为在区域内推广、注册及销售产品之目的使用迪亚霍的商标、名称、标识及载体。</w:t>
      </w:r>
    </w:p>
    <w:p w14:paraId="563FA806">
      <w:pPr>
        <w:pStyle w:val="2"/>
        <w:rPr>
          <w:rFonts w:hint="eastAsia"/>
        </w:rPr>
      </w:pPr>
    </w:p>
    <w:p w14:paraId="4DF7C4AD">
      <w:pPr>
        <w:pStyle w:val="2"/>
        <w:rPr>
          <w:rFonts w:hint="eastAsia"/>
        </w:rPr>
      </w:pPr>
      <w:r>
        <w:rPr>
          <w:rFonts w:hint="eastAsia"/>
        </w:rPr>
        <w:t>Toute adaptation des supports, emballages, notices ou documents commerciaux au marché européen pourra être réalisée par VetalyX lorsque cela est nécessaire à la conformité réglementaire, à la compréhension des clients ou à l'efficacité commerciale.</w:t>
      </w:r>
    </w:p>
    <w:p w14:paraId="64793DA8">
      <w:pPr>
        <w:pStyle w:val="2"/>
        <w:rPr>
          <w:rFonts w:hint="eastAsia"/>
        </w:rPr>
      </w:pPr>
    </w:p>
    <w:p w14:paraId="0EAE4BE7">
      <w:pPr>
        <w:pStyle w:val="2"/>
        <w:rPr>
          <w:rFonts w:hint="eastAsia"/>
        </w:rPr>
      </w:pPr>
      <w:r>
        <w:rPr>
          <w:rFonts w:hint="eastAsia"/>
        </w:rPr>
        <w:t>为符合法规、便于客户理解或提升商业效果所必需的面向欧洲市场的载体、包装、说明书或商业文件的任何适应性调整，可由 VetalyX 实施。</w:t>
      </w:r>
    </w:p>
    <w:p w14:paraId="3AD816AE">
      <w:pPr>
        <w:pStyle w:val="2"/>
        <w:rPr>
          <w:rFonts w:hint="eastAsia"/>
        </w:rPr>
      </w:pPr>
    </w:p>
    <w:p w14:paraId="39161750">
      <w:pPr>
        <w:pStyle w:val="2"/>
        <w:rPr>
          <w:rFonts w:hint="eastAsia"/>
        </w:rPr>
      </w:pPr>
      <w:r>
        <w:rPr>
          <w:rFonts w:hint="eastAsia"/>
        </w:rPr>
        <w:t>Les Parties pourront convenir d'une stratégie de co-branding associant les marques Diaho et VetalyX.</w:t>
      </w:r>
    </w:p>
    <w:p w14:paraId="60E770A6">
      <w:pPr>
        <w:pStyle w:val="2"/>
        <w:rPr>
          <w:rFonts w:hint="eastAsia"/>
          <w:highlight w:val="yellow"/>
        </w:rPr>
      </w:pPr>
    </w:p>
    <w:p w14:paraId="26333D43">
      <w:pPr>
        <w:pStyle w:val="2"/>
        <w:rPr>
          <w:rFonts w:hint="eastAsia"/>
          <w:highlight w:val="none"/>
        </w:rPr>
      </w:pPr>
      <w:r>
        <w:rPr>
          <w:rFonts w:hint="eastAsia"/>
          <w:highlight w:val="none"/>
        </w:rPr>
        <w:t>双方可约定联合品牌（co-branding）战略，联合使用迪亚霍与 VetalyX 品牌。</w:t>
      </w:r>
    </w:p>
    <w:p w14:paraId="7C7E72E9">
      <w:pPr>
        <w:pStyle w:val="2"/>
        <w:rPr>
          <w:rFonts w:hint="eastAsia"/>
        </w:rPr>
      </w:pPr>
    </w:p>
    <w:p w14:paraId="2286546D">
      <w:pPr>
        <w:pStyle w:val="2"/>
        <w:rPr>
          <w:rFonts w:hint="eastAsia"/>
        </w:rPr>
      </w:pPr>
      <w:r>
        <w:rPr>
          <w:rFonts w:hint="eastAsia"/>
        </w:rPr>
        <w:t>Tout support public majeur utilisant les marques de l'autre Partie devra faire l'objet d'une validation préalable, laquelle ne pourra être refusée sans motif raisonnable.</w:t>
      </w:r>
    </w:p>
    <w:p w14:paraId="682B2F36">
      <w:pPr>
        <w:pStyle w:val="2"/>
        <w:rPr>
          <w:rFonts w:hint="eastAsia"/>
        </w:rPr>
      </w:pPr>
    </w:p>
    <w:p w14:paraId="7C17C7CC">
      <w:pPr>
        <w:pStyle w:val="2"/>
        <w:rPr>
          <w:rFonts w:hint="eastAsia"/>
        </w:rPr>
      </w:pPr>
      <w:r>
        <w:rPr>
          <w:rFonts w:hint="eastAsia"/>
        </w:rPr>
        <w:t>任何使用另一方品牌的重要公开载体均须事先获得确认，且非有正当理由不得拒绝。</w:t>
      </w:r>
    </w:p>
    <w:p w14:paraId="4118D4F3">
      <w:pPr>
        <w:pStyle w:val="2"/>
        <w:rPr>
          <w:rFonts w:hint="eastAsia"/>
        </w:rPr>
      </w:pPr>
    </w:p>
    <w:p w14:paraId="39DB4237">
      <w:pPr>
        <w:pStyle w:val="2"/>
        <w:rPr>
          <w:rFonts w:hint="eastAsia"/>
        </w:rPr>
      </w:pPr>
      <w:r>
        <w:rPr>
          <w:rFonts w:hint="eastAsia"/>
        </w:rPr>
        <w:t>---</w:t>
      </w:r>
    </w:p>
    <w:p w14:paraId="7D428E05">
      <w:pPr>
        <w:pStyle w:val="2"/>
        <w:rPr>
          <w:rFonts w:hint="eastAsia"/>
        </w:rPr>
      </w:pPr>
    </w:p>
    <w:p w14:paraId="7FC24232">
      <w:pPr>
        <w:pStyle w:val="2"/>
        <w:rPr>
          <w:rFonts w:hint="eastAsia"/>
        </w:rPr>
      </w:pPr>
      <w:r>
        <w:rPr>
          <w:rFonts w:hint="eastAsia"/>
        </w:rPr>
        <w:t>## Article 23 — Confidentialité | 第23条 — 保密</w:t>
      </w:r>
    </w:p>
    <w:p w14:paraId="3071FA3A">
      <w:pPr>
        <w:pStyle w:val="2"/>
        <w:rPr>
          <w:rFonts w:hint="eastAsia"/>
        </w:rPr>
      </w:pPr>
    </w:p>
    <w:p w14:paraId="0C24F507">
      <w:pPr>
        <w:pStyle w:val="2"/>
        <w:rPr>
          <w:rFonts w:hint="eastAsia"/>
        </w:rPr>
      </w:pPr>
      <w:r>
        <w:rPr>
          <w:rFonts w:hint="eastAsia"/>
        </w:rPr>
        <w:t>Chaque Partie s'engage à conserver strictement confidentielles toutes les informations techniques, commerciales, scientifiques, financières, réglementaires, stratégiques ou industrielles reçues de l'autre Partie dans le cadre du Contrat.</w:t>
      </w:r>
    </w:p>
    <w:p w14:paraId="7574EC90">
      <w:pPr>
        <w:pStyle w:val="2"/>
        <w:rPr>
          <w:rFonts w:hint="eastAsia"/>
        </w:rPr>
      </w:pPr>
    </w:p>
    <w:p w14:paraId="3ED3965A">
      <w:pPr>
        <w:pStyle w:val="2"/>
        <w:rPr>
          <w:rFonts w:hint="eastAsia"/>
        </w:rPr>
      </w:pPr>
      <w:r>
        <w:rPr>
          <w:rFonts w:hint="eastAsia"/>
        </w:rPr>
        <w:t>每一方承诺对在本合同框架内从另一方收到的所有技术、商业、科学、财务、法规、战略或工业信息严格保密。</w:t>
      </w:r>
    </w:p>
    <w:p w14:paraId="1B68CB8F">
      <w:pPr>
        <w:pStyle w:val="2"/>
        <w:rPr>
          <w:rFonts w:hint="eastAsia"/>
        </w:rPr>
      </w:pPr>
    </w:p>
    <w:p w14:paraId="71E08B85">
      <w:pPr>
        <w:pStyle w:val="2"/>
        <w:rPr>
          <w:rFonts w:hint="eastAsia"/>
        </w:rPr>
      </w:pPr>
      <w:r>
        <w:rPr>
          <w:rFonts w:hint="eastAsia"/>
        </w:rPr>
        <w:t>Cette obligation s'applique notamment aux informations relatives aux Produits, au Savoir-Faire, aux dossiers réglementaires, aux clients, aux prix, aux fournisseurs, aux partenaires, aux méthodes de fabrication, aux plans commerciaux et aux discussions entre les Parties.</w:t>
      </w:r>
    </w:p>
    <w:p w14:paraId="22A6A734">
      <w:pPr>
        <w:pStyle w:val="2"/>
        <w:rPr>
          <w:rFonts w:hint="eastAsia"/>
        </w:rPr>
      </w:pPr>
    </w:p>
    <w:p w14:paraId="3FEC2E2C">
      <w:pPr>
        <w:pStyle w:val="2"/>
        <w:rPr>
          <w:rFonts w:hint="eastAsia"/>
        </w:rPr>
      </w:pPr>
      <w:r>
        <w:rPr>
          <w:rFonts w:hint="eastAsia"/>
        </w:rPr>
        <w:t>该义务尤其适用于与产品、专有技术、监管档案、客户、价格、供应商、合作伙伴、制造方法、商业计划及双方讨论相关的信息。</w:t>
      </w:r>
    </w:p>
    <w:p w14:paraId="2796DB77">
      <w:pPr>
        <w:pStyle w:val="2"/>
        <w:rPr>
          <w:rFonts w:hint="eastAsia"/>
        </w:rPr>
      </w:pPr>
    </w:p>
    <w:p w14:paraId="2D67EBB6">
      <w:pPr>
        <w:pStyle w:val="2"/>
        <w:rPr>
          <w:rFonts w:hint="eastAsia"/>
        </w:rPr>
      </w:pPr>
      <w:r>
        <w:rPr>
          <w:rFonts w:hint="eastAsia"/>
        </w:rPr>
        <w:t>Les informations confidentielles ne pourront être utilisées que pour les besoins du Contrat et ne pourront être communiquées à des tiers sans accord écrit préalable, sauf obligation légale, réglementaire ou judiciaire.</w:t>
      </w:r>
    </w:p>
    <w:p w14:paraId="527F01DD">
      <w:pPr>
        <w:pStyle w:val="2"/>
        <w:rPr>
          <w:rFonts w:hint="eastAsia"/>
        </w:rPr>
      </w:pPr>
    </w:p>
    <w:p w14:paraId="47920CEC">
      <w:pPr>
        <w:pStyle w:val="2"/>
        <w:rPr>
          <w:rFonts w:hint="eastAsia"/>
        </w:rPr>
      </w:pPr>
      <w:r>
        <w:rPr>
          <w:rFonts w:hint="eastAsia"/>
        </w:rPr>
        <w:t>保密信息仅可用于本合同之目的，未经事先书面同意不得向第三方披露，但法律、法规或司法义务另有要求者除外。</w:t>
      </w:r>
    </w:p>
    <w:p w14:paraId="1772BC9C">
      <w:pPr>
        <w:pStyle w:val="2"/>
        <w:rPr>
          <w:rFonts w:hint="eastAsia"/>
        </w:rPr>
      </w:pPr>
    </w:p>
    <w:p w14:paraId="50504C95">
      <w:pPr>
        <w:pStyle w:val="2"/>
        <w:rPr>
          <w:rFonts w:hint="eastAsia"/>
        </w:rPr>
      </w:pPr>
      <w:r>
        <w:rPr>
          <w:rFonts w:hint="eastAsia"/>
        </w:rPr>
        <w:t>Les obligations de confidentialité resteront en vigueur pendant toute la durée du Contrat et pendant une période de [dix] ans après sa cessation, quelle qu'en soit la cause.</w:t>
      </w:r>
    </w:p>
    <w:p w14:paraId="54F5059F">
      <w:pPr>
        <w:pStyle w:val="2"/>
        <w:rPr>
          <w:rFonts w:hint="eastAsia"/>
        </w:rPr>
      </w:pPr>
    </w:p>
    <w:p w14:paraId="1CBA7442">
      <w:pPr>
        <w:pStyle w:val="2"/>
        <w:rPr>
          <w:rFonts w:hint="eastAsia"/>
        </w:rPr>
      </w:pPr>
      <w:r>
        <w:rPr>
          <w:rFonts w:hint="eastAsia"/>
        </w:rPr>
        <w:t>保密义务在本合同整个期限内有效，并在合同终止（无论因何原因）后 [十] 年内持续有效。</w:t>
      </w:r>
    </w:p>
    <w:p w14:paraId="4BB0F6AC">
      <w:pPr>
        <w:pStyle w:val="2"/>
        <w:rPr>
          <w:rFonts w:hint="eastAsia"/>
        </w:rPr>
      </w:pPr>
    </w:p>
    <w:p w14:paraId="2B616D5C">
      <w:pPr>
        <w:pStyle w:val="2"/>
        <w:rPr>
          <w:rFonts w:hint="eastAsia"/>
        </w:rPr>
      </w:pPr>
      <w:r>
        <w:rPr>
          <w:rFonts w:hint="eastAsia"/>
        </w:rPr>
        <w:t>---</w:t>
      </w:r>
    </w:p>
    <w:p w14:paraId="27615C82">
      <w:pPr>
        <w:pStyle w:val="2"/>
        <w:rPr>
          <w:rFonts w:hint="eastAsia"/>
        </w:rPr>
      </w:pPr>
    </w:p>
    <w:p w14:paraId="38F37D7F">
      <w:pPr>
        <w:pStyle w:val="2"/>
        <w:rPr>
          <w:rFonts w:hint="eastAsia"/>
        </w:rPr>
      </w:pPr>
      <w:r>
        <w:rPr>
          <w:rFonts w:hint="eastAsia"/>
        </w:rPr>
        <w:t>## Article 24 — Non-concurrence et non-contournement | 第24条 — 不竞争与不规避</w:t>
      </w:r>
    </w:p>
    <w:p w14:paraId="2893FC8C">
      <w:pPr>
        <w:pStyle w:val="2"/>
        <w:rPr>
          <w:rFonts w:hint="eastAsia"/>
        </w:rPr>
      </w:pPr>
    </w:p>
    <w:p w14:paraId="03A5BAC1">
      <w:pPr>
        <w:pStyle w:val="2"/>
        <w:rPr>
          <w:rFonts w:hint="eastAsia"/>
        </w:rPr>
      </w:pPr>
      <w:r>
        <w:rPr>
          <w:rFonts w:hint="eastAsia"/>
        </w:rPr>
        <w:t>Diaho s'interdit, directement ou indirectement, pendant toute la durée du Contrat, de concurrencer, contourner ou faire contourner VetalyX sur le Territoire pour les Produits.</w:t>
      </w:r>
    </w:p>
    <w:p w14:paraId="37DFD0AC">
      <w:pPr>
        <w:pStyle w:val="2"/>
        <w:rPr>
          <w:rFonts w:hint="eastAsia"/>
        </w:rPr>
      </w:pPr>
    </w:p>
    <w:p w14:paraId="7D6466B3">
      <w:pPr>
        <w:pStyle w:val="2"/>
        <w:rPr>
          <w:rFonts w:hint="eastAsia"/>
        </w:rPr>
      </w:pPr>
      <w:r>
        <w:rPr>
          <w:rFonts w:hint="eastAsia"/>
        </w:rPr>
        <w:t>在本合同整个期限内，迪亚霍不得直接或间接在区域内就产品与 VetalyX 竞争、规避或让人规避 VetalyX。</w:t>
      </w:r>
    </w:p>
    <w:p w14:paraId="4F816290">
      <w:pPr>
        <w:pStyle w:val="2"/>
        <w:rPr>
          <w:rFonts w:hint="eastAsia"/>
        </w:rPr>
      </w:pPr>
    </w:p>
    <w:p w14:paraId="0FB36362">
      <w:pPr>
        <w:pStyle w:val="2"/>
        <w:rPr>
          <w:rFonts w:hint="eastAsia"/>
        </w:rPr>
      </w:pPr>
      <w:r>
        <w:rPr>
          <w:rFonts w:hint="eastAsia"/>
        </w:rPr>
        <w:t>Cette interdiction s'applique notamment à toute vente, promotion, distribution, enregistrement, offre, négociation, introduction commerciale, accord de distribution ou relation directe avec un client, prospect, distributeur, laboratoire, groupe vétérinaire, clinique, autorité ou partenaire situé sur le Territoire.</w:t>
      </w:r>
    </w:p>
    <w:p w14:paraId="42DFFD56">
      <w:pPr>
        <w:pStyle w:val="2"/>
        <w:rPr>
          <w:rFonts w:hint="eastAsia"/>
        </w:rPr>
      </w:pPr>
    </w:p>
    <w:p w14:paraId="201E1D4A">
      <w:pPr>
        <w:pStyle w:val="2"/>
        <w:rPr>
          <w:rFonts w:hint="eastAsia"/>
        </w:rPr>
      </w:pPr>
      <w:r>
        <w:rPr>
          <w:rFonts w:hint="eastAsia"/>
        </w:rPr>
        <w:t>该禁止尤其适用于与位于区域内的任何客户、潜在客户、经销商、实验室、兽医集团、诊所、机关或合作伙伴进行的任何销售、推广、分销、注册、报价、谈判、商业引荐、分销协议或直接关系。</w:t>
      </w:r>
    </w:p>
    <w:p w14:paraId="29193CC8">
      <w:pPr>
        <w:pStyle w:val="2"/>
        <w:rPr>
          <w:rFonts w:hint="eastAsia"/>
        </w:rPr>
      </w:pPr>
    </w:p>
    <w:p w14:paraId="30421B9E">
      <w:pPr>
        <w:pStyle w:val="2"/>
        <w:rPr>
          <w:rFonts w:hint="eastAsia"/>
        </w:rPr>
      </w:pPr>
      <w:r>
        <w:rPr>
          <w:rFonts w:hint="eastAsia"/>
        </w:rPr>
        <w:t>Diaho garantit que cette obligation sera respectée par ses Sociétés Liées.</w:t>
      </w:r>
    </w:p>
    <w:p w14:paraId="58733B9D">
      <w:pPr>
        <w:pStyle w:val="2"/>
        <w:rPr>
          <w:rFonts w:hint="eastAsia"/>
        </w:rPr>
      </w:pPr>
    </w:p>
    <w:p w14:paraId="0056DFCC">
      <w:pPr>
        <w:pStyle w:val="2"/>
        <w:rPr>
          <w:ins w:id="138" w:author="祺" w:date="2026-09-22T15:00:05Z"/>
          <w:rFonts w:hint="eastAsia"/>
          <w:highlight w:val="yellow"/>
          <w:rPrChange w:id="139" w:author="李y" w:date="2026-09-23T17:33:07Z">
            <w:rPr>
              <w:ins w:id="140" w:author="祺" w:date="2026-09-22T15:00:05Z"/>
              <w:rFonts w:hint="eastAsia"/>
            </w:rPr>
          </w:rPrChange>
        </w:rPr>
      </w:pPr>
      <w:r>
        <w:rPr>
          <w:rFonts w:hint="eastAsia"/>
          <w:highlight w:val="yellow"/>
          <w:rPrChange w:id="141" w:author="李y" w:date="2026-09-23T17:33:07Z">
            <w:rPr>
              <w:rFonts w:hint="eastAsia"/>
            </w:rPr>
          </w:rPrChange>
        </w:rPr>
        <w:t>迪亚霍保证</w:t>
      </w:r>
      <w:del w:id="142" w:author="李y" w:date="2026-09-20T19:05:55Z">
        <w:r>
          <w:rPr>
            <w:rFonts w:hint="default"/>
            <w:highlight w:val="yellow"/>
            <w:lang w:val="en-US"/>
            <w:rPrChange w:id="143" w:author="李y" w:date="2026-09-23T17:33:07Z">
              <w:rPr>
                <w:rFonts w:hint="default"/>
                <w:lang w:val="en-US"/>
              </w:rPr>
            </w:rPrChange>
          </w:rPr>
          <w:delText>其关联公司</w:delText>
        </w:r>
      </w:del>
      <w:ins w:id="145" w:author="李y" w:date="2026-09-20T19:05:56Z">
        <w:r>
          <w:rPr>
            <w:rFonts w:hint="eastAsia"/>
            <w:highlight w:val="yellow"/>
            <w:lang w:val="en-US" w:eastAsia="zh-CN"/>
            <w:rPrChange w:id="146" w:author="李y" w:date="2026-09-23T17:33:07Z">
              <w:rPr>
                <w:rFonts w:hint="eastAsia"/>
                <w:lang w:val="en-US" w:eastAsia="zh-CN"/>
              </w:rPr>
            </w:rPrChange>
          </w:rPr>
          <w:t>浙大</w:t>
        </w:r>
      </w:ins>
      <w:ins w:id="148" w:author="李y" w:date="2026-09-20T19:05:57Z">
        <w:r>
          <w:rPr>
            <w:rFonts w:hint="eastAsia"/>
            <w:highlight w:val="yellow"/>
            <w:lang w:val="en-US" w:eastAsia="zh-CN"/>
            <w:rPrChange w:id="149" w:author="李y" w:date="2026-09-23T17:33:07Z">
              <w:rPr>
                <w:rFonts w:hint="eastAsia"/>
                <w:lang w:val="en-US" w:eastAsia="zh-CN"/>
              </w:rPr>
            </w:rPrChange>
          </w:rPr>
          <w:t>迪迅</w:t>
        </w:r>
      </w:ins>
      <w:r>
        <w:rPr>
          <w:rFonts w:hint="eastAsia"/>
          <w:highlight w:val="yellow"/>
          <w:rPrChange w:id="151" w:author="李y" w:date="2026-09-23T17:33:07Z">
            <w:rPr>
              <w:rFonts w:hint="eastAsia"/>
            </w:rPr>
          </w:rPrChange>
        </w:rPr>
        <w:t>将遵守该义务。</w:t>
      </w:r>
    </w:p>
    <w:p w14:paraId="4576640E">
      <w:pPr>
        <w:pStyle w:val="2"/>
        <w:rPr>
          <w:rFonts w:hint="eastAsia"/>
          <w:highlight w:val="yellow"/>
          <w:rPrChange w:id="152" w:author="李y" w:date="2026-09-23T17:33:07Z">
            <w:rPr>
              <w:rFonts w:hint="eastAsia"/>
            </w:rPr>
          </w:rPrChange>
        </w:rPr>
      </w:pPr>
      <w:ins w:id="153" w:author="祺" w:date="2026-09-22T15:00:09Z">
        <w:r>
          <w:rPr>
            <w:rFonts w:hint="eastAsia"/>
            <w:highlight w:val="yellow"/>
            <w:rPrChange w:id="154" w:author="李y" w:date="2026-09-23T17:33:07Z">
              <w:rPr>
                <w:rFonts w:hint="eastAsia"/>
              </w:rPr>
            </w:rPrChange>
          </w:rPr>
          <w:t>DiaHo guarantees that Zheda Dixun will comply with this obligation.</w:t>
        </w:r>
      </w:ins>
    </w:p>
    <w:p w14:paraId="3C3DDF8E">
      <w:pPr>
        <w:pStyle w:val="2"/>
        <w:rPr>
          <w:rFonts w:hint="eastAsia"/>
        </w:rPr>
      </w:pPr>
    </w:p>
    <w:p w14:paraId="1731A18C">
      <w:pPr>
        <w:pStyle w:val="2"/>
        <w:rPr>
          <w:rFonts w:hint="eastAsia"/>
        </w:rPr>
      </w:pPr>
      <w:r>
        <w:rPr>
          <w:rFonts w:hint="eastAsia"/>
        </w:rPr>
        <w:t>Diaho s'interdit également d'utiliser ou transmettre à un tiers les contacts, prospects, données clients, informations commerciales, dossiers réglementaires, documents ou opportunités identifiés ou développés par VetalyX.</w:t>
      </w:r>
    </w:p>
    <w:p w14:paraId="65873C69">
      <w:pPr>
        <w:pStyle w:val="2"/>
        <w:rPr>
          <w:rFonts w:hint="eastAsia"/>
        </w:rPr>
      </w:pPr>
    </w:p>
    <w:p w14:paraId="27FD91D3">
      <w:pPr>
        <w:pStyle w:val="2"/>
        <w:rPr>
          <w:rFonts w:hint="eastAsia"/>
        </w:rPr>
      </w:pPr>
      <w:r>
        <w:rPr>
          <w:rFonts w:hint="eastAsia"/>
        </w:rPr>
        <w:t>迪亚霍亦不得使用或向第三方传递 VetalyX 识别或开发的联系、潜在客户、客户数据、商业信息、监管档案、文件或机会。</w:t>
      </w:r>
    </w:p>
    <w:p w14:paraId="7645D052">
      <w:pPr>
        <w:pStyle w:val="2"/>
        <w:rPr>
          <w:rFonts w:hint="eastAsia"/>
        </w:rPr>
      </w:pPr>
    </w:p>
    <w:p w14:paraId="2D6B25D5">
      <w:pPr>
        <w:pStyle w:val="2"/>
        <w:rPr>
          <w:rFonts w:hint="eastAsia"/>
        </w:rPr>
      </w:pPr>
      <w:r>
        <w:rPr>
          <w:rFonts w:hint="eastAsia"/>
        </w:rPr>
        <w:t>Toute violation de la présente clause sera considérée comme un manquement grave ouvrant droit à réparation intégrale du préjudice subi par VetalyX, sans préjudice de toute mesure d'interdiction ou d'urgence.</w:t>
      </w:r>
    </w:p>
    <w:p w14:paraId="3E59785D">
      <w:pPr>
        <w:pStyle w:val="2"/>
        <w:rPr>
          <w:rFonts w:hint="eastAsia"/>
        </w:rPr>
      </w:pPr>
    </w:p>
    <w:p w14:paraId="07508ADA">
      <w:pPr>
        <w:pStyle w:val="2"/>
        <w:rPr>
          <w:rFonts w:hint="eastAsia"/>
        </w:rPr>
      </w:pPr>
      <w:r>
        <w:rPr>
          <w:rFonts w:hint="eastAsia"/>
        </w:rPr>
        <w:t>任何对本条款的违反均构成严重违约，VetalyX 有权获得其所受损失的全部赔偿，且不影响任何禁止令或紧急措施。</w:t>
      </w:r>
    </w:p>
    <w:p w14:paraId="4B466C86">
      <w:pPr>
        <w:pStyle w:val="2"/>
        <w:rPr>
          <w:rFonts w:hint="eastAsia"/>
        </w:rPr>
      </w:pPr>
    </w:p>
    <w:p w14:paraId="2C8A898E">
      <w:pPr>
        <w:pStyle w:val="2"/>
        <w:rPr>
          <w:rFonts w:hint="eastAsia"/>
        </w:rPr>
      </w:pPr>
      <w:r>
        <w:rPr>
          <w:rFonts w:hint="eastAsia"/>
        </w:rPr>
        <w:t>---</w:t>
      </w:r>
    </w:p>
    <w:p w14:paraId="7577A19C">
      <w:pPr>
        <w:pStyle w:val="2"/>
        <w:rPr>
          <w:rFonts w:hint="eastAsia"/>
        </w:rPr>
      </w:pPr>
    </w:p>
    <w:p w14:paraId="58EA3C66">
      <w:pPr>
        <w:pStyle w:val="2"/>
        <w:rPr>
          <w:rFonts w:hint="eastAsia"/>
        </w:rPr>
      </w:pPr>
      <w:r>
        <w:rPr>
          <w:rFonts w:hint="eastAsia"/>
        </w:rPr>
        <w:t>## Article 25 — Droit de premier refus | 第25条 — 优先购买权</w:t>
      </w:r>
    </w:p>
    <w:p w14:paraId="3C4B49A8">
      <w:pPr>
        <w:pStyle w:val="2"/>
        <w:rPr>
          <w:rFonts w:hint="eastAsia"/>
        </w:rPr>
      </w:pPr>
    </w:p>
    <w:p w14:paraId="0BF9CAF3">
      <w:pPr>
        <w:pStyle w:val="2"/>
        <w:rPr>
          <w:rFonts w:hint="eastAsia"/>
        </w:rPr>
      </w:pPr>
      <w:r>
        <w:rPr>
          <w:rFonts w:hint="eastAsia"/>
        </w:rPr>
        <w:t>Diaho accorde à VetalyX un droit de premier refus sur tout Produit Futur destiné ou susceptible d'être destiné au Territoire.</w:t>
      </w:r>
    </w:p>
    <w:p w14:paraId="200870A4">
      <w:pPr>
        <w:pStyle w:val="2"/>
        <w:rPr>
          <w:rFonts w:hint="eastAsia"/>
        </w:rPr>
      </w:pPr>
    </w:p>
    <w:p w14:paraId="413C7A7B">
      <w:pPr>
        <w:pStyle w:val="2"/>
        <w:rPr>
          <w:rFonts w:hint="eastAsia"/>
          <w:highlight w:val="none"/>
        </w:rPr>
      </w:pPr>
      <w:r>
        <w:rPr>
          <w:rFonts w:hint="eastAsia"/>
          <w:highlight w:val="none"/>
        </w:rPr>
        <w:t>迪亚霍授予 VetalyX 对任何拟投放或可能投放区域内的未来产品的优先购买权。</w:t>
      </w:r>
    </w:p>
    <w:p w14:paraId="48D27EE8">
      <w:pPr>
        <w:pStyle w:val="2"/>
        <w:rPr>
          <w:rFonts w:hint="eastAsia"/>
        </w:rPr>
      </w:pPr>
    </w:p>
    <w:p w14:paraId="6BACC10F">
      <w:pPr>
        <w:pStyle w:val="2"/>
        <w:rPr>
          <w:rFonts w:hint="eastAsia"/>
        </w:rPr>
      </w:pPr>
      <w:r>
        <w:rPr>
          <w:rFonts w:hint="eastAsia"/>
        </w:rPr>
        <w:t>Avant de proposer, négocier, distribuer, vendre ou faire distribuer un Produit Futur à un tiers sur le Territoire, Diaho devra le proposer prioritairement à VetalyX par écrit, en communiquant les informations techniques, réglementaires, scientifiques, commerciales et économiques raisonnablement nécessaires à son évaluation.</w:t>
      </w:r>
    </w:p>
    <w:p w14:paraId="0E73C7B4">
      <w:pPr>
        <w:pStyle w:val="2"/>
        <w:rPr>
          <w:rFonts w:hint="eastAsia"/>
        </w:rPr>
      </w:pPr>
    </w:p>
    <w:p w14:paraId="6F9C468D">
      <w:pPr>
        <w:pStyle w:val="2"/>
        <w:rPr>
          <w:rFonts w:hint="eastAsia"/>
          <w:highlight w:val="none"/>
        </w:rPr>
      </w:pPr>
      <w:r>
        <w:rPr>
          <w:rFonts w:hint="eastAsia"/>
        </w:rPr>
        <w:t>在向区域内第三方供应、谈判、分销、销售或委托分销未来产品之前，</w:t>
      </w:r>
      <w:r>
        <w:rPr>
          <w:rFonts w:hint="eastAsia"/>
          <w:highlight w:val="none"/>
        </w:rPr>
        <w:t>迪亚霍应优先以书面形式向 VetalyX 提供该产品，并传达评估所需的合理的技术、法规、科学、商业及经济信息。</w:t>
      </w:r>
    </w:p>
    <w:p w14:paraId="3FADB8B7">
      <w:pPr>
        <w:pStyle w:val="2"/>
        <w:rPr>
          <w:rFonts w:hint="eastAsia"/>
        </w:rPr>
      </w:pPr>
    </w:p>
    <w:p w14:paraId="1728C038">
      <w:pPr>
        <w:pStyle w:val="2"/>
        <w:rPr>
          <w:rFonts w:hint="eastAsia"/>
        </w:rPr>
      </w:pPr>
      <w:r>
        <w:rPr>
          <w:rFonts w:hint="eastAsia"/>
        </w:rPr>
        <w:t>VetalyX disposera d'un délai de [soixante/quatre-vingt-dix] jours à compter de la réception d'un dossier complet pour notifier son intérêt.</w:t>
      </w:r>
    </w:p>
    <w:p w14:paraId="5BD77D1A">
      <w:pPr>
        <w:pStyle w:val="2"/>
        <w:rPr>
          <w:rFonts w:hint="eastAsia"/>
        </w:rPr>
      </w:pPr>
    </w:p>
    <w:p w14:paraId="64BFF138">
      <w:pPr>
        <w:pStyle w:val="2"/>
        <w:rPr>
          <w:rFonts w:hint="eastAsia"/>
        </w:rPr>
      </w:pPr>
      <w:r>
        <w:rPr>
          <w:rFonts w:hint="eastAsia"/>
        </w:rPr>
        <w:t>VetalyX 自收到完整文件之日起，有 [六十/九十] 天的期限通知其意向。</w:t>
      </w:r>
    </w:p>
    <w:p w14:paraId="1CC8E59A">
      <w:pPr>
        <w:pStyle w:val="2"/>
        <w:rPr>
          <w:rFonts w:hint="eastAsia"/>
        </w:rPr>
      </w:pPr>
    </w:p>
    <w:p w14:paraId="41DC9D00">
      <w:pPr>
        <w:pStyle w:val="2"/>
        <w:rPr>
          <w:rFonts w:hint="eastAsia"/>
        </w:rPr>
      </w:pPr>
      <w:r>
        <w:rPr>
          <w:rFonts w:hint="eastAsia"/>
        </w:rPr>
        <w:t>En cas d'intérêt de VetalyX, les Parties négocieront de bonne foi les conditions d'intégration du Produit Futur au Contrat.</w:t>
      </w:r>
    </w:p>
    <w:p w14:paraId="78462110">
      <w:pPr>
        <w:pStyle w:val="2"/>
        <w:rPr>
          <w:rFonts w:hint="eastAsia"/>
        </w:rPr>
      </w:pPr>
    </w:p>
    <w:p w14:paraId="67D0E4F8">
      <w:pPr>
        <w:pStyle w:val="2"/>
        <w:rPr>
          <w:rFonts w:hint="eastAsia"/>
        </w:rPr>
      </w:pPr>
      <w:r>
        <w:rPr>
          <w:rFonts w:hint="eastAsia"/>
        </w:rPr>
        <w:t>如 VetalyX 有意向，双方将本着诚信原则谈判未来产品纳入本合同的条件。</w:t>
      </w:r>
    </w:p>
    <w:p w14:paraId="1C0229DC">
      <w:pPr>
        <w:pStyle w:val="2"/>
        <w:rPr>
          <w:rFonts w:hint="eastAsia"/>
        </w:rPr>
      </w:pPr>
    </w:p>
    <w:p w14:paraId="3683C2CA">
      <w:pPr>
        <w:pStyle w:val="2"/>
        <w:rPr>
          <w:rFonts w:hint="eastAsia"/>
        </w:rPr>
      </w:pPr>
      <w:r>
        <w:rPr>
          <w:rFonts w:hint="eastAsia"/>
        </w:rPr>
        <w:t>Diaho ne pourra proposer le Produit Futur à un tiers sur le Territoire à des conditions plus favorables que celles proposées à VetalyX sans offrir préalablement ces mêmes conditions à VetalyX.</w:t>
      </w:r>
    </w:p>
    <w:p w14:paraId="3B98F5BB">
      <w:pPr>
        <w:pStyle w:val="2"/>
        <w:rPr>
          <w:rFonts w:hint="eastAsia"/>
        </w:rPr>
      </w:pPr>
    </w:p>
    <w:p w14:paraId="71F36E59">
      <w:pPr>
        <w:pStyle w:val="2"/>
        <w:rPr>
          <w:rFonts w:hint="eastAsia"/>
          <w:highlight w:val="none"/>
        </w:rPr>
      </w:pPr>
      <w:r>
        <w:rPr>
          <w:rFonts w:hint="eastAsia"/>
          <w:highlight w:val="none"/>
        </w:rPr>
        <w:t>除非事先向 VetalyX 提供同等条件，否则迪亚霍不得以比向 VetalyX 所提条件更优惠的条件在区域内向第三方供应未来产品。</w:t>
      </w:r>
    </w:p>
    <w:p w14:paraId="3156AA69">
      <w:pPr>
        <w:pStyle w:val="2"/>
        <w:rPr>
          <w:rFonts w:hint="eastAsia"/>
        </w:rPr>
      </w:pPr>
    </w:p>
    <w:p w14:paraId="115023E7">
      <w:pPr>
        <w:pStyle w:val="2"/>
        <w:rPr>
          <w:rFonts w:hint="eastAsia"/>
        </w:rPr>
      </w:pPr>
      <w:r>
        <w:rPr>
          <w:rFonts w:hint="eastAsia"/>
        </w:rPr>
        <w:t>---</w:t>
      </w:r>
    </w:p>
    <w:p w14:paraId="7E5A131E">
      <w:pPr>
        <w:pStyle w:val="2"/>
        <w:rPr>
          <w:rFonts w:hint="eastAsia"/>
        </w:rPr>
      </w:pPr>
    </w:p>
    <w:p w14:paraId="1A9EB204">
      <w:pPr>
        <w:pStyle w:val="2"/>
        <w:rPr>
          <w:rFonts w:hint="eastAsia"/>
        </w:rPr>
      </w:pPr>
      <w:r>
        <w:rPr>
          <w:rFonts w:hint="eastAsia"/>
        </w:rPr>
        <w:t>## Article 26 — Produits de sociétés partenaires de Diaho | 第26条 — 迪亚霍合作伙伴公司的产品</w:t>
      </w:r>
    </w:p>
    <w:p w14:paraId="17E012BC">
      <w:pPr>
        <w:pStyle w:val="2"/>
        <w:rPr>
          <w:rFonts w:hint="eastAsia"/>
        </w:rPr>
      </w:pPr>
    </w:p>
    <w:p w14:paraId="7D7A015B">
      <w:pPr>
        <w:pStyle w:val="2"/>
        <w:rPr>
          <w:rFonts w:hint="eastAsia"/>
        </w:rPr>
      </w:pPr>
      <w:r>
        <w:rPr>
          <w:rFonts w:hint="eastAsia"/>
        </w:rPr>
        <w:t>Le présent Contrat pourra couvrir des produits fabriqués, développés ou détenus par des sociétés chinoises tierces, dès lors que ces produits sont proposés à VetalyX par Diaho ou par l'intermédiaire de Diaho.</w:t>
      </w:r>
    </w:p>
    <w:p w14:paraId="10017B0C">
      <w:pPr>
        <w:pStyle w:val="2"/>
        <w:rPr>
          <w:rFonts w:hint="eastAsia"/>
        </w:rPr>
      </w:pPr>
    </w:p>
    <w:p w14:paraId="7C141FD0">
      <w:pPr>
        <w:pStyle w:val="2"/>
        <w:rPr>
          <w:ins w:id="156" w:author="祺" w:date="2026-09-23T11:04:13Z"/>
          <w:rFonts w:hint="eastAsia"/>
          <w:highlight w:val="yellow"/>
        </w:rPr>
      </w:pPr>
      <w:r>
        <w:rPr>
          <w:rFonts w:hint="eastAsia"/>
          <w:highlight w:val="yellow"/>
        </w:rPr>
        <w:t>只要第三方中国公司制造、开发或持有的产品系由迪亚霍或通过迪亚霍向 VetalyX 供应</w:t>
      </w:r>
      <w:del w:id="157" w:author="李y" w:date="2026-09-22T14:12:23Z">
        <w:r>
          <w:rPr>
            <w:rFonts w:hint="default"/>
            <w:highlight w:val="yellow"/>
            <w:lang w:val="en-US"/>
          </w:rPr>
          <w:delText>，本合同即可涵盖该等</w:delText>
        </w:r>
      </w:del>
      <w:ins w:id="158" w:author="李y" w:date="2026-09-22T14:12:23Z">
        <w:r>
          <w:rPr>
            <w:rFonts w:hint="eastAsia"/>
            <w:highlight w:val="yellow"/>
            <w:lang w:val="en-US" w:eastAsia="zh-CN"/>
          </w:rPr>
          <w:t>的</w:t>
        </w:r>
      </w:ins>
      <w:r>
        <w:rPr>
          <w:rFonts w:hint="eastAsia"/>
          <w:highlight w:val="yellow"/>
        </w:rPr>
        <w:t>产品。</w:t>
      </w:r>
    </w:p>
    <w:p w14:paraId="61951306">
      <w:pPr>
        <w:pStyle w:val="2"/>
        <w:rPr>
          <w:rFonts w:hint="eastAsia"/>
          <w:highlight w:val="yellow"/>
        </w:rPr>
      </w:pPr>
      <w:ins w:id="159" w:author="祺" w:date="2026-09-23T11:04:17Z">
        <w:r>
          <w:rPr>
            <w:rFonts w:hint="eastAsia"/>
            <w:highlight w:val="yellow"/>
          </w:rPr>
          <w:t>Provided that the products manufactured, developed, or held by the third-party Chinese company are products supplied to VetalyX by Dia</w:t>
        </w:r>
      </w:ins>
      <w:ins w:id="160" w:author="祺" w:date="2026-09-23T11:04:24Z">
        <w:r>
          <w:rPr>
            <w:rFonts w:hint="eastAsia"/>
            <w:highlight w:val="yellow"/>
            <w:lang w:val="en-US" w:eastAsia="zh-CN"/>
          </w:rPr>
          <w:t>Ho</w:t>
        </w:r>
      </w:ins>
      <w:ins w:id="161" w:author="祺" w:date="2026-09-23T11:04:17Z">
        <w:r>
          <w:rPr>
            <w:rFonts w:hint="eastAsia"/>
            <w:highlight w:val="yellow"/>
          </w:rPr>
          <w:t xml:space="preserve"> or through Dia</w:t>
        </w:r>
      </w:ins>
      <w:ins w:id="162" w:author="祺" w:date="2026-09-23T11:04:30Z">
        <w:r>
          <w:rPr>
            <w:rFonts w:hint="eastAsia"/>
            <w:highlight w:val="yellow"/>
            <w:lang w:val="en-US" w:eastAsia="zh-CN"/>
          </w:rPr>
          <w:t>Ho</w:t>
        </w:r>
      </w:ins>
      <w:ins w:id="163" w:author="祺" w:date="2026-09-23T11:04:17Z">
        <w:r>
          <w:rPr>
            <w:rFonts w:hint="eastAsia"/>
            <w:highlight w:val="yellow"/>
          </w:rPr>
          <w:t>.</w:t>
        </w:r>
      </w:ins>
    </w:p>
    <w:p w14:paraId="51551EAF">
      <w:pPr>
        <w:pStyle w:val="2"/>
        <w:rPr>
          <w:rFonts w:hint="eastAsia"/>
        </w:rPr>
      </w:pPr>
    </w:p>
    <w:p w14:paraId="2889DC14">
      <w:pPr>
        <w:pStyle w:val="2"/>
        <w:rPr>
          <w:rFonts w:hint="eastAsia"/>
        </w:rPr>
      </w:pPr>
      <w:r>
        <w:rPr>
          <w:rFonts w:hint="eastAsia"/>
        </w:rPr>
        <w:t>Diaho garantit qu'elle disposera des droits nécessaires pour proposer ces produits à VetalyX ou fera en sorte que les sociétés concernées adhèrent aux obligations essentielles du présent Contrat.</w:t>
      </w:r>
    </w:p>
    <w:p w14:paraId="24152A7B">
      <w:pPr>
        <w:pStyle w:val="2"/>
        <w:rPr>
          <w:rFonts w:hint="eastAsia"/>
        </w:rPr>
      </w:pPr>
    </w:p>
    <w:p w14:paraId="0C4B2E92">
      <w:pPr>
        <w:pStyle w:val="2"/>
        <w:rPr>
          <w:ins w:id="164" w:author="祺" w:date="2026-09-23T11:04:48Z"/>
          <w:rFonts w:hint="eastAsia"/>
          <w:highlight w:val="yellow"/>
        </w:rPr>
      </w:pPr>
      <w:r>
        <w:rPr>
          <w:rFonts w:hint="eastAsia"/>
          <w:highlight w:val="yellow"/>
          <w:rPrChange w:id="165" w:author="李y" w:date="2026-09-22T22:10:10Z">
            <w:rPr>
              <w:rFonts w:hint="eastAsia"/>
            </w:rPr>
          </w:rPrChange>
        </w:rPr>
        <w:t>迪亚霍保证其拥有向 VetalyX 供应该等产品的必要权利</w:t>
      </w:r>
      <w:del w:id="166" w:author="李y" w:date="2026-09-22T14:12:09Z">
        <w:r>
          <w:rPr>
            <w:rFonts w:hint="eastAsia"/>
            <w:highlight w:val="yellow"/>
            <w:rPrChange w:id="167" w:author="李y" w:date="2026-09-22T22:10:10Z">
              <w:rPr>
                <w:rFonts w:hint="eastAsia"/>
              </w:rPr>
            </w:rPrChange>
          </w:rPr>
          <w:delText>，或促使相关公司遵守本合同的基本义务</w:delText>
        </w:r>
      </w:del>
      <w:r>
        <w:rPr>
          <w:rFonts w:hint="eastAsia"/>
          <w:highlight w:val="yellow"/>
          <w:rPrChange w:id="168" w:author="李y" w:date="2026-09-22T22:10:10Z">
            <w:rPr>
              <w:rFonts w:hint="eastAsia"/>
            </w:rPr>
          </w:rPrChange>
        </w:rPr>
        <w:t>。</w:t>
      </w:r>
    </w:p>
    <w:p w14:paraId="12BE5601">
      <w:pPr>
        <w:pStyle w:val="2"/>
        <w:rPr>
          <w:rFonts w:hint="eastAsia"/>
          <w:highlight w:val="yellow"/>
        </w:rPr>
      </w:pPr>
      <w:ins w:id="169" w:author="祺" w:date="2026-09-23T11:04:52Z">
        <w:r>
          <w:rPr>
            <w:rFonts w:hint="eastAsia"/>
            <w:highlight w:val="yellow"/>
          </w:rPr>
          <w:t>Dia</w:t>
        </w:r>
      </w:ins>
      <w:ins w:id="170" w:author="祺" w:date="2026-09-23T11:04:57Z">
        <w:r>
          <w:rPr>
            <w:rFonts w:hint="eastAsia"/>
            <w:highlight w:val="yellow"/>
            <w:lang w:val="en-US" w:eastAsia="zh-CN"/>
          </w:rPr>
          <w:t>Ho</w:t>
        </w:r>
      </w:ins>
      <w:ins w:id="171" w:author="祺" w:date="2026-09-23T11:04:52Z">
        <w:r>
          <w:rPr>
            <w:rFonts w:hint="eastAsia"/>
            <w:highlight w:val="yellow"/>
          </w:rPr>
          <w:t xml:space="preserve"> warrants that it has the necessary rights to supply such products to VetalyX.</w:t>
        </w:r>
      </w:ins>
    </w:p>
    <w:p w14:paraId="792257B6">
      <w:pPr>
        <w:pStyle w:val="2"/>
        <w:rPr>
          <w:rFonts w:hint="eastAsia"/>
        </w:rPr>
      </w:pPr>
    </w:p>
    <w:p w14:paraId="6BA7FF64">
      <w:pPr>
        <w:pStyle w:val="2"/>
        <w:rPr>
          <w:rFonts w:hint="eastAsia"/>
        </w:rPr>
      </w:pPr>
      <w:r>
        <w:rPr>
          <w:rFonts w:hint="eastAsia"/>
        </w:rPr>
        <w:t>L'intégration de tels produits fera l'objet d'un avenant ou d'une annexe précisant notamment :</w:t>
      </w:r>
    </w:p>
    <w:p w14:paraId="6222AB96">
      <w:pPr>
        <w:pStyle w:val="2"/>
        <w:rPr>
          <w:rFonts w:hint="eastAsia"/>
          <w:highlight w:val="yellow"/>
          <w:rPrChange w:id="172" w:author="李y" w:date="2026-09-22T22:10:00Z">
            <w:rPr>
              <w:rFonts w:hint="eastAsia"/>
            </w:rPr>
          </w:rPrChange>
        </w:rPr>
      </w:pPr>
    </w:p>
    <w:p w14:paraId="09AF1AAF">
      <w:pPr>
        <w:pStyle w:val="2"/>
        <w:rPr>
          <w:ins w:id="173" w:author="祺" w:date="2026-09-23T11:05:21Z"/>
          <w:rFonts w:hint="eastAsia"/>
          <w:highlight w:val="yellow"/>
        </w:rPr>
      </w:pPr>
      <w:del w:id="174" w:author="李y" w:date="2026-09-22T14:13:01Z">
        <w:r>
          <w:rPr>
            <w:rFonts w:hint="eastAsia"/>
            <w:highlight w:val="yellow"/>
            <w:rPrChange w:id="175" w:author="李y" w:date="2026-09-22T22:10:00Z">
              <w:rPr>
                <w:rFonts w:hint="eastAsia"/>
              </w:rPr>
            </w:rPrChange>
          </w:rPr>
          <w:delText>该等</w:delText>
        </w:r>
      </w:del>
      <w:r>
        <w:rPr>
          <w:rFonts w:hint="eastAsia"/>
          <w:highlight w:val="yellow"/>
          <w:rPrChange w:id="176" w:author="李y" w:date="2026-09-22T22:10:00Z">
            <w:rPr>
              <w:rFonts w:hint="eastAsia"/>
            </w:rPr>
          </w:rPrChange>
        </w:rPr>
        <w:t>产品的纳入将以补充协议或附件的形式，尤其列明：</w:t>
      </w:r>
    </w:p>
    <w:p w14:paraId="68D9EFA7">
      <w:pPr>
        <w:pStyle w:val="2"/>
        <w:rPr>
          <w:del w:id="177" w:author="祺" w:date="2026-09-23T11:06:01Z"/>
          <w:rFonts w:hint="eastAsia"/>
          <w:highlight w:val="yellow"/>
          <w:rPrChange w:id="178" w:author="李y" w:date="2026-09-22T22:10:00Z">
            <w:rPr>
              <w:del w:id="179" w:author="祺" w:date="2026-09-23T11:06:01Z"/>
              <w:rFonts w:hint="eastAsia"/>
            </w:rPr>
          </w:rPrChange>
        </w:rPr>
      </w:pPr>
      <w:ins w:id="180" w:author="祺" w:date="2026-09-23T11:06:03Z">
        <w:r>
          <w:rPr>
            <w:rFonts w:hint="eastAsia"/>
            <w:highlight w:val="yellow"/>
          </w:rPr>
          <w:t>The inclusion of the products shall be made in the form of a supplementary agreement or an annex, which shall, in particular, set out:</w:t>
        </w:r>
      </w:ins>
    </w:p>
    <w:p w14:paraId="4E261688">
      <w:pPr>
        <w:pStyle w:val="2"/>
        <w:rPr>
          <w:rFonts w:hint="eastAsia"/>
        </w:rPr>
      </w:pPr>
    </w:p>
    <w:p w14:paraId="2898AF4B">
      <w:pPr>
        <w:pStyle w:val="2"/>
        <w:rPr>
          <w:rFonts w:hint="eastAsia"/>
        </w:rPr>
      </w:pPr>
      <w:r>
        <w:rPr>
          <w:rFonts w:hint="eastAsia"/>
        </w:rPr>
        <w:t>1. le fabricant réel ;</w:t>
      </w:r>
    </w:p>
    <w:p w14:paraId="5FF0562B">
      <w:pPr>
        <w:pStyle w:val="2"/>
        <w:rPr>
          <w:rFonts w:hint="eastAsia"/>
        </w:rPr>
      </w:pPr>
      <w:r>
        <w:rPr>
          <w:rFonts w:hint="eastAsia"/>
        </w:rPr>
        <w:t>2. les droits de Diaho ;</w:t>
      </w:r>
    </w:p>
    <w:p w14:paraId="2B77CB29">
      <w:pPr>
        <w:pStyle w:val="2"/>
        <w:rPr>
          <w:rFonts w:hint="eastAsia"/>
        </w:rPr>
      </w:pPr>
      <w:r>
        <w:rPr>
          <w:rFonts w:hint="eastAsia"/>
        </w:rPr>
        <w:t>3. les conditions commerciales ;</w:t>
      </w:r>
    </w:p>
    <w:p w14:paraId="557036BC">
      <w:pPr>
        <w:pStyle w:val="2"/>
        <w:rPr>
          <w:rFonts w:hint="eastAsia"/>
        </w:rPr>
      </w:pPr>
      <w:r>
        <w:rPr>
          <w:rFonts w:hint="eastAsia"/>
        </w:rPr>
        <w:t>4. les responsabilités qualité ;</w:t>
      </w:r>
    </w:p>
    <w:p w14:paraId="0D101570">
      <w:pPr>
        <w:pStyle w:val="2"/>
        <w:rPr>
          <w:rFonts w:hint="eastAsia"/>
        </w:rPr>
      </w:pPr>
      <w:r>
        <w:rPr>
          <w:rFonts w:hint="eastAsia"/>
        </w:rPr>
        <w:t>5. la documentation technique ;</w:t>
      </w:r>
    </w:p>
    <w:p w14:paraId="1F2835A1">
      <w:pPr>
        <w:pStyle w:val="2"/>
        <w:rPr>
          <w:rFonts w:hint="eastAsia"/>
        </w:rPr>
      </w:pPr>
      <w:r>
        <w:rPr>
          <w:rFonts w:hint="eastAsia"/>
        </w:rPr>
        <w:t>6. les conditions réglementaires ;</w:t>
      </w:r>
    </w:p>
    <w:p w14:paraId="7F1619B1">
      <w:pPr>
        <w:pStyle w:val="2"/>
        <w:rPr>
          <w:rFonts w:hint="eastAsia"/>
        </w:rPr>
      </w:pPr>
      <w:r>
        <w:rPr>
          <w:rFonts w:hint="eastAsia"/>
        </w:rPr>
        <w:t>7. les garanties ;</w:t>
      </w:r>
    </w:p>
    <w:p w14:paraId="1431439B">
      <w:pPr>
        <w:pStyle w:val="2"/>
        <w:rPr>
          <w:rFonts w:hint="eastAsia"/>
        </w:rPr>
      </w:pPr>
      <w:r>
        <w:rPr>
          <w:rFonts w:hint="eastAsia"/>
        </w:rPr>
        <w:t>8. les droits d'enregistrement ;</w:t>
      </w:r>
    </w:p>
    <w:p w14:paraId="277639F7">
      <w:pPr>
        <w:pStyle w:val="2"/>
        <w:rPr>
          <w:rFonts w:hint="eastAsia"/>
        </w:rPr>
      </w:pPr>
      <w:r>
        <w:rPr>
          <w:rFonts w:hint="eastAsia"/>
        </w:rPr>
        <w:t>9. les conditions de distribution exclusive.</w:t>
      </w:r>
    </w:p>
    <w:p w14:paraId="299E3429">
      <w:pPr>
        <w:pStyle w:val="2"/>
        <w:rPr>
          <w:rFonts w:hint="eastAsia"/>
        </w:rPr>
      </w:pPr>
    </w:p>
    <w:p w14:paraId="4A7B291C">
      <w:pPr>
        <w:pStyle w:val="2"/>
        <w:rPr>
          <w:rFonts w:hint="eastAsia"/>
          <w:highlight w:val="none"/>
        </w:rPr>
      </w:pPr>
      <w:r>
        <w:rPr>
          <w:rFonts w:hint="eastAsia"/>
          <w:highlight w:val="none"/>
        </w:rPr>
        <w:t>1. 实际制造商；</w:t>
      </w:r>
    </w:p>
    <w:p w14:paraId="3FE962D4">
      <w:pPr>
        <w:pStyle w:val="2"/>
        <w:rPr>
          <w:rFonts w:hint="eastAsia"/>
          <w:highlight w:val="none"/>
        </w:rPr>
      </w:pPr>
      <w:r>
        <w:rPr>
          <w:rFonts w:hint="eastAsia"/>
          <w:highlight w:val="none"/>
        </w:rPr>
        <w:t>2. 迪亚霍的权利；</w:t>
      </w:r>
    </w:p>
    <w:p w14:paraId="3E5432F3">
      <w:pPr>
        <w:pStyle w:val="2"/>
        <w:rPr>
          <w:rFonts w:hint="eastAsia"/>
          <w:highlight w:val="none"/>
        </w:rPr>
      </w:pPr>
      <w:r>
        <w:rPr>
          <w:rFonts w:hint="eastAsia"/>
          <w:highlight w:val="none"/>
        </w:rPr>
        <w:t>3. 商业条件；</w:t>
      </w:r>
    </w:p>
    <w:p w14:paraId="16960315">
      <w:pPr>
        <w:pStyle w:val="2"/>
        <w:rPr>
          <w:rFonts w:hint="eastAsia"/>
          <w:highlight w:val="none"/>
        </w:rPr>
      </w:pPr>
      <w:r>
        <w:rPr>
          <w:rFonts w:hint="eastAsia"/>
          <w:highlight w:val="none"/>
        </w:rPr>
        <w:t>4. 质量责任；</w:t>
      </w:r>
    </w:p>
    <w:p w14:paraId="539D1A03">
      <w:pPr>
        <w:pStyle w:val="2"/>
        <w:rPr>
          <w:rFonts w:hint="eastAsia"/>
          <w:highlight w:val="none"/>
        </w:rPr>
      </w:pPr>
      <w:r>
        <w:rPr>
          <w:rFonts w:hint="eastAsia"/>
          <w:highlight w:val="none"/>
        </w:rPr>
        <w:t>5. 技术文件；</w:t>
      </w:r>
    </w:p>
    <w:p w14:paraId="095C83E3">
      <w:pPr>
        <w:pStyle w:val="2"/>
        <w:rPr>
          <w:rFonts w:hint="eastAsia"/>
          <w:highlight w:val="none"/>
        </w:rPr>
      </w:pPr>
      <w:r>
        <w:rPr>
          <w:rFonts w:hint="eastAsia"/>
          <w:highlight w:val="none"/>
        </w:rPr>
        <w:t>6. 法规条件；</w:t>
      </w:r>
    </w:p>
    <w:p w14:paraId="01B05B7B">
      <w:pPr>
        <w:pStyle w:val="2"/>
        <w:rPr>
          <w:rFonts w:hint="eastAsia"/>
          <w:highlight w:val="none"/>
        </w:rPr>
      </w:pPr>
      <w:r>
        <w:rPr>
          <w:rFonts w:hint="eastAsia"/>
          <w:highlight w:val="none"/>
        </w:rPr>
        <w:t>7. 保证；</w:t>
      </w:r>
    </w:p>
    <w:p w14:paraId="67C9E94D">
      <w:pPr>
        <w:pStyle w:val="2"/>
        <w:rPr>
          <w:rFonts w:hint="eastAsia"/>
          <w:highlight w:val="none"/>
        </w:rPr>
      </w:pPr>
      <w:r>
        <w:rPr>
          <w:rFonts w:hint="eastAsia"/>
          <w:highlight w:val="none"/>
        </w:rPr>
        <w:t>8. 注册权利；</w:t>
      </w:r>
    </w:p>
    <w:p w14:paraId="2F02EB23">
      <w:pPr>
        <w:pStyle w:val="2"/>
        <w:rPr>
          <w:rFonts w:hint="eastAsia"/>
          <w:highlight w:val="none"/>
        </w:rPr>
      </w:pPr>
      <w:r>
        <w:rPr>
          <w:rFonts w:hint="eastAsia"/>
          <w:highlight w:val="none"/>
        </w:rPr>
        <w:t>9. 独家分销条件。</w:t>
      </w:r>
    </w:p>
    <w:p w14:paraId="284B6F6E">
      <w:pPr>
        <w:pStyle w:val="2"/>
        <w:rPr>
          <w:rFonts w:hint="eastAsia"/>
        </w:rPr>
      </w:pPr>
    </w:p>
    <w:p w14:paraId="35776003">
      <w:pPr>
        <w:pStyle w:val="2"/>
        <w:rPr>
          <w:rFonts w:hint="eastAsia"/>
        </w:rPr>
      </w:pPr>
      <w:r>
        <w:rPr>
          <w:rFonts w:hint="eastAsia"/>
        </w:rPr>
        <w:t>---</w:t>
      </w:r>
    </w:p>
    <w:p w14:paraId="6A35A6A2">
      <w:pPr>
        <w:pStyle w:val="2"/>
        <w:rPr>
          <w:rFonts w:hint="eastAsia"/>
        </w:rPr>
      </w:pPr>
    </w:p>
    <w:p w14:paraId="4E9DE1B5">
      <w:pPr>
        <w:pStyle w:val="2"/>
        <w:rPr>
          <w:rFonts w:hint="eastAsia"/>
        </w:rPr>
      </w:pPr>
      <w:r>
        <w:rPr>
          <w:rFonts w:hint="eastAsia"/>
        </w:rPr>
        <w:t>## Article 27 — Responsabilité et garanties | 第27条 — 责任与保证</w:t>
      </w:r>
    </w:p>
    <w:p w14:paraId="5E5EB3EF">
      <w:pPr>
        <w:pStyle w:val="2"/>
        <w:rPr>
          <w:rFonts w:hint="eastAsia"/>
        </w:rPr>
      </w:pPr>
    </w:p>
    <w:p w14:paraId="2571D43B">
      <w:pPr>
        <w:pStyle w:val="2"/>
        <w:rPr>
          <w:rFonts w:hint="eastAsia"/>
        </w:rPr>
      </w:pPr>
      <w:r>
        <w:rPr>
          <w:rFonts w:hint="eastAsia"/>
        </w:rPr>
        <w:t>Diaho garantit que les Produits fournis seront conformes aux spécifications, documents techniques, normes qualité déclarées et informations transmises à VetalyX.</w:t>
      </w:r>
    </w:p>
    <w:p w14:paraId="2F7BD9AC">
      <w:pPr>
        <w:pStyle w:val="2"/>
        <w:rPr>
          <w:rFonts w:hint="eastAsia"/>
        </w:rPr>
      </w:pPr>
    </w:p>
    <w:p w14:paraId="3B62E513">
      <w:pPr>
        <w:pStyle w:val="2"/>
        <w:rPr>
          <w:rFonts w:hint="eastAsia"/>
        </w:rPr>
      </w:pPr>
      <w:r>
        <w:rPr>
          <w:rFonts w:hint="eastAsia"/>
        </w:rPr>
        <w:t>迪亚霍保证所供产品符合规范、技术文件、所声明的质量标准及向 VetalyX 传达的信息。</w:t>
      </w:r>
    </w:p>
    <w:p w14:paraId="24F79E57">
      <w:pPr>
        <w:pStyle w:val="2"/>
        <w:rPr>
          <w:rFonts w:hint="eastAsia"/>
        </w:rPr>
      </w:pPr>
    </w:p>
    <w:p w14:paraId="1DB76473">
      <w:pPr>
        <w:pStyle w:val="2"/>
        <w:rPr>
          <w:rFonts w:hint="eastAsia"/>
        </w:rPr>
      </w:pPr>
      <w:r>
        <w:rPr>
          <w:rFonts w:hint="eastAsia"/>
        </w:rPr>
        <w:t>Diaho garantit que les Produits ne violent pas les droits de propriété intellectuelle de tiers, à sa connaissance, et qu'elle dispose des droits nécessaires pour les fabriquer, vendre et fournir à VetalyX.</w:t>
      </w:r>
    </w:p>
    <w:p w14:paraId="3F091E1B">
      <w:pPr>
        <w:pStyle w:val="2"/>
        <w:rPr>
          <w:rFonts w:hint="eastAsia"/>
        </w:rPr>
      </w:pPr>
    </w:p>
    <w:p w14:paraId="76A80A04">
      <w:pPr>
        <w:pStyle w:val="2"/>
        <w:rPr>
          <w:rFonts w:hint="eastAsia"/>
        </w:rPr>
      </w:pPr>
      <w:r>
        <w:rPr>
          <w:rFonts w:hint="eastAsia"/>
        </w:rPr>
        <w:t>迪亚霍保证，据其所知产品不侵犯第三方知识产权，且其拥有制造、销售并向 VetalyX 供应产品所需的权利。</w:t>
      </w:r>
    </w:p>
    <w:p w14:paraId="6A3FA31B">
      <w:pPr>
        <w:pStyle w:val="2"/>
        <w:rPr>
          <w:rFonts w:hint="eastAsia"/>
        </w:rPr>
      </w:pPr>
    </w:p>
    <w:p w14:paraId="4D2B4553">
      <w:pPr>
        <w:pStyle w:val="2"/>
        <w:rPr>
          <w:rFonts w:hint="eastAsia"/>
        </w:rPr>
      </w:pPr>
      <w:r>
        <w:rPr>
          <w:rFonts w:hint="eastAsia"/>
        </w:rPr>
        <w:t>Diaho indemnisera VetalyX de toute conséquence dommageable résultant d'un défaut de conception, fabrication, information, documentation, qualité, conformité ou propriété intellectuelle imputable à Diaho.</w:t>
      </w:r>
    </w:p>
    <w:p w14:paraId="7C44BB40">
      <w:pPr>
        <w:pStyle w:val="2"/>
        <w:rPr>
          <w:rFonts w:hint="eastAsia"/>
        </w:rPr>
      </w:pPr>
    </w:p>
    <w:p w14:paraId="0FBBEC9F">
      <w:pPr>
        <w:pStyle w:val="2"/>
        <w:rPr>
          <w:rFonts w:hint="eastAsia"/>
        </w:rPr>
      </w:pPr>
      <w:r>
        <w:rPr>
          <w:rFonts w:hint="eastAsia"/>
        </w:rPr>
        <w:t>迪亚霍应就因可归因于迪亚霍的设计、制造、信息、文件、质量、合规或知识产权缺陷而产生的任何损害后果向 VetalyX 作出赔偿。</w:t>
      </w:r>
    </w:p>
    <w:p w14:paraId="74D1ACEC">
      <w:pPr>
        <w:pStyle w:val="2"/>
        <w:rPr>
          <w:rFonts w:hint="eastAsia"/>
        </w:rPr>
      </w:pPr>
    </w:p>
    <w:p w14:paraId="148FDDCC">
      <w:pPr>
        <w:pStyle w:val="2"/>
        <w:rPr>
          <w:rFonts w:hint="eastAsia"/>
        </w:rPr>
      </w:pPr>
      <w:r>
        <w:rPr>
          <w:rFonts w:hint="eastAsia"/>
        </w:rPr>
        <w:t>VetalyX sera responsable des fautes directement imputables à ses propres actions de distribution, promotion ou représentation, sous réserve de l'exactitude des informations fournies par Diaho.</w:t>
      </w:r>
    </w:p>
    <w:p w14:paraId="73422B34">
      <w:pPr>
        <w:pStyle w:val="2"/>
        <w:rPr>
          <w:rFonts w:hint="eastAsia"/>
        </w:rPr>
      </w:pPr>
    </w:p>
    <w:p w14:paraId="5BBA291D">
      <w:pPr>
        <w:pStyle w:val="2"/>
        <w:rPr>
          <w:rFonts w:hint="eastAsia"/>
        </w:rPr>
      </w:pPr>
      <w:r>
        <w:rPr>
          <w:rFonts w:hint="eastAsia"/>
        </w:rPr>
        <w:t>在迪亚霍所供信息准确的前提下，VetalyX 对直接可归因于其自身分销、推广或代表行为的过错负责。</w:t>
      </w:r>
    </w:p>
    <w:p w14:paraId="2E46B98B">
      <w:pPr>
        <w:pStyle w:val="2"/>
        <w:rPr>
          <w:rFonts w:hint="eastAsia"/>
        </w:rPr>
      </w:pPr>
    </w:p>
    <w:p w14:paraId="478F75BE">
      <w:pPr>
        <w:pStyle w:val="2"/>
        <w:rPr>
          <w:rFonts w:hint="eastAsia"/>
        </w:rPr>
      </w:pPr>
      <w:r>
        <w:rPr>
          <w:rFonts w:hint="eastAsia"/>
        </w:rPr>
        <w:t>Aucune Partie ne sera responsable des dommages indirects, sauf faute lourde, dol, violation de confidentialité, violation de non-contournement, atteinte aux droits de propriété intellectuelle ou obligation d'indemnisation liée à un tiers.</w:t>
      </w:r>
    </w:p>
    <w:p w14:paraId="55DCF982">
      <w:pPr>
        <w:pStyle w:val="2"/>
        <w:rPr>
          <w:rFonts w:hint="eastAsia"/>
        </w:rPr>
      </w:pPr>
    </w:p>
    <w:p w14:paraId="7F9649DB">
      <w:pPr>
        <w:pStyle w:val="2"/>
        <w:rPr>
          <w:rFonts w:hint="eastAsia"/>
        </w:rPr>
      </w:pPr>
      <w:r>
        <w:rPr>
          <w:rFonts w:hint="eastAsia"/>
        </w:rPr>
        <w:t>任何一方均不对间接损失负责，但重大过失、欺诈、违反保密、违反不规避、侵犯知识产权或与第三方相关的赔偿义务除外。</w:t>
      </w:r>
    </w:p>
    <w:p w14:paraId="13D242C4">
      <w:pPr>
        <w:pStyle w:val="2"/>
        <w:rPr>
          <w:rFonts w:hint="eastAsia"/>
        </w:rPr>
      </w:pPr>
    </w:p>
    <w:p w14:paraId="0E23691A">
      <w:pPr>
        <w:pStyle w:val="2"/>
        <w:rPr>
          <w:rFonts w:hint="eastAsia"/>
        </w:rPr>
      </w:pPr>
      <w:r>
        <w:rPr>
          <w:rFonts w:hint="eastAsia"/>
        </w:rPr>
        <w:t>---</w:t>
      </w:r>
    </w:p>
    <w:p w14:paraId="6D188F52">
      <w:pPr>
        <w:pStyle w:val="2"/>
        <w:rPr>
          <w:rFonts w:hint="eastAsia"/>
        </w:rPr>
      </w:pPr>
    </w:p>
    <w:p w14:paraId="67F27851">
      <w:pPr>
        <w:pStyle w:val="2"/>
        <w:rPr>
          <w:rFonts w:hint="eastAsia"/>
        </w:rPr>
      </w:pPr>
      <w:r>
        <w:rPr>
          <w:rFonts w:hint="eastAsia"/>
        </w:rPr>
        <w:t>## Article 28 — Assurance | 第28条 — 保险</w:t>
      </w:r>
    </w:p>
    <w:p w14:paraId="66B44CC1">
      <w:pPr>
        <w:pStyle w:val="2"/>
        <w:rPr>
          <w:rFonts w:hint="eastAsia"/>
        </w:rPr>
      </w:pPr>
    </w:p>
    <w:p w14:paraId="760B886A">
      <w:pPr>
        <w:pStyle w:val="2"/>
        <w:rPr>
          <w:rFonts w:hint="eastAsia"/>
        </w:rPr>
      </w:pPr>
      <w:r>
        <w:rPr>
          <w:rFonts w:hint="eastAsia"/>
        </w:rPr>
        <w:t>Chaque Partie s'engage à maintenir pendant la durée du Contrat une assurance appropriée couvrant ses activités, responsabilités et risques liés à l'exécution du Contrat.</w:t>
      </w:r>
    </w:p>
    <w:p w14:paraId="6CD493D3">
      <w:pPr>
        <w:pStyle w:val="2"/>
        <w:rPr>
          <w:rFonts w:hint="eastAsia"/>
        </w:rPr>
      </w:pPr>
    </w:p>
    <w:p w14:paraId="491ABF0E">
      <w:pPr>
        <w:pStyle w:val="2"/>
        <w:rPr>
          <w:rFonts w:hint="eastAsia"/>
        </w:rPr>
      </w:pPr>
      <w:r>
        <w:rPr>
          <w:rFonts w:hint="eastAsia"/>
        </w:rPr>
        <w:t>每一方承诺在本合同期限内维持覆盖其活动、责任及与合同履行相关风险的适当保险。</w:t>
      </w:r>
    </w:p>
    <w:p w14:paraId="5C4084FD">
      <w:pPr>
        <w:pStyle w:val="2"/>
        <w:rPr>
          <w:rFonts w:hint="eastAsia"/>
        </w:rPr>
      </w:pPr>
    </w:p>
    <w:p w14:paraId="5F060A2C">
      <w:pPr>
        <w:pStyle w:val="2"/>
        <w:rPr>
          <w:rFonts w:hint="eastAsia"/>
        </w:rPr>
      </w:pPr>
      <w:r>
        <w:rPr>
          <w:rFonts w:hint="eastAsia"/>
        </w:rPr>
        <w:t>Diaho devra notamment maintenir une assurance couvrant les risques liés à la fabrication, la qualité, la conformité et la responsabilité produit.</w:t>
      </w:r>
    </w:p>
    <w:p w14:paraId="7E561366">
      <w:pPr>
        <w:pStyle w:val="2"/>
        <w:rPr>
          <w:rFonts w:hint="eastAsia"/>
        </w:rPr>
      </w:pPr>
    </w:p>
    <w:p w14:paraId="7C7F2549">
      <w:pPr>
        <w:pStyle w:val="2"/>
        <w:rPr>
          <w:rFonts w:hint="eastAsia"/>
        </w:rPr>
      </w:pPr>
      <w:r>
        <w:rPr>
          <w:rFonts w:hint="eastAsia"/>
        </w:rPr>
        <w:t>迪亚霍尤其应维持覆盖与制造、质量、合规及产品责任相关风险的保险。</w:t>
      </w:r>
    </w:p>
    <w:p w14:paraId="04AA4538">
      <w:pPr>
        <w:pStyle w:val="2"/>
        <w:rPr>
          <w:rFonts w:hint="eastAsia"/>
        </w:rPr>
      </w:pPr>
    </w:p>
    <w:p w14:paraId="2EF569EF">
      <w:pPr>
        <w:pStyle w:val="2"/>
        <w:rPr>
          <w:rFonts w:hint="eastAsia"/>
        </w:rPr>
      </w:pPr>
      <w:r>
        <w:rPr>
          <w:rFonts w:hint="eastAsia"/>
        </w:rPr>
        <w:t>VetalyX devra maintenir une assurance couvrant ses activités de distribution, représentation réglementaire et développement commercial.</w:t>
      </w:r>
    </w:p>
    <w:p w14:paraId="3D017B3D">
      <w:pPr>
        <w:pStyle w:val="2"/>
        <w:rPr>
          <w:rFonts w:hint="eastAsia"/>
        </w:rPr>
      </w:pPr>
    </w:p>
    <w:p w14:paraId="44582D19">
      <w:pPr>
        <w:pStyle w:val="2"/>
        <w:rPr>
          <w:rFonts w:hint="eastAsia"/>
        </w:rPr>
      </w:pPr>
      <w:r>
        <w:rPr>
          <w:rFonts w:hint="eastAsia"/>
        </w:rPr>
        <w:t>VetalyX 应维持覆盖其分销、法规代表及商业开发活动的保险。</w:t>
      </w:r>
    </w:p>
    <w:p w14:paraId="179BE143">
      <w:pPr>
        <w:pStyle w:val="2"/>
        <w:rPr>
          <w:rFonts w:hint="eastAsia"/>
        </w:rPr>
      </w:pPr>
    </w:p>
    <w:p w14:paraId="44C12D56">
      <w:pPr>
        <w:pStyle w:val="2"/>
        <w:rPr>
          <w:rFonts w:hint="eastAsia"/>
        </w:rPr>
      </w:pPr>
      <w:r>
        <w:rPr>
          <w:rFonts w:hint="eastAsia"/>
        </w:rPr>
        <w:t>Chaque Partie fournira à l'autre, sur demande raisonnable, une attestation d'assurance.</w:t>
      </w:r>
    </w:p>
    <w:p w14:paraId="706367ED">
      <w:pPr>
        <w:pStyle w:val="2"/>
        <w:rPr>
          <w:rFonts w:hint="eastAsia"/>
        </w:rPr>
      </w:pPr>
    </w:p>
    <w:p w14:paraId="46693170">
      <w:pPr>
        <w:pStyle w:val="2"/>
        <w:rPr>
          <w:rFonts w:hint="eastAsia"/>
        </w:rPr>
      </w:pPr>
      <w:r>
        <w:rPr>
          <w:rFonts w:hint="eastAsia"/>
        </w:rPr>
        <w:t>经合理请求，每一方应向另一方提供保险证明。</w:t>
      </w:r>
    </w:p>
    <w:p w14:paraId="0B98909C">
      <w:pPr>
        <w:pStyle w:val="2"/>
        <w:rPr>
          <w:rFonts w:hint="eastAsia"/>
        </w:rPr>
      </w:pPr>
    </w:p>
    <w:p w14:paraId="52F674FF">
      <w:pPr>
        <w:pStyle w:val="2"/>
        <w:rPr>
          <w:rFonts w:hint="eastAsia"/>
        </w:rPr>
      </w:pPr>
      <w:r>
        <w:rPr>
          <w:rFonts w:hint="eastAsia"/>
        </w:rPr>
        <w:t>---</w:t>
      </w:r>
    </w:p>
    <w:p w14:paraId="52FD1C44">
      <w:pPr>
        <w:pStyle w:val="2"/>
        <w:rPr>
          <w:rFonts w:hint="eastAsia"/>
        </w:rPr>
      </w:pPr>
    </w:p>
    <w:p w14:paraId="4D187A82">
      <w:pPr>
        <w:pStyle w:val="2"/>
        <w:rPr>
          <w:rFonts w:hint="eastAsia"/>
        </w:rPr>
      </w:pPr>
      <w:r>
        <w:rPr>
          <w:rFonts w:hint="eastAsia"/>
        </w:rPr>
        <w:t>## Article 29 — Audit | 第29条 — 审计</w:t>
      </w:r>
    </w:p>
    <w:p w14:paraId="63B0515F">
      <w:pPr>
        <w:pStyle w:val="2"/>
        <w:rPr>
          <w:rFonts w:hint="eastAsia"/>
        </w:rPr>
      </w:pPr>
    </w:p>
    <w:p w14:paraId="764A0EC2">
      <w:pPr>
        <w:pStyle w:val="2"/>
        <w:rPr>
          <w:rFonts w:hint="eastAsia"/>
        </w:rPr>
      </w:pPr>
      <w:r>
        <w:rPr>
          <w:rFonts w:hint="eastAsia"/>
        </w:rPr>
        <w:t>VetalyX pourra, moyennant un préavis raisonnable, organiser ou faire organiser un audit de Diaho, et/ou de tout fabricant ou sous-traitant critique intervenant dans la conception, la fabrication, le contrôle, la libération ou la fourniture des Produits.</w:t>
      </w:r>
    </w:p>
    <w:p w14:paraId="3846BE74">
      <w:pPr>
        <w:pStyle w:val="2"/>
        <w:rPr>
          <w:rFonts w:hint="eastAsia"/>
        </w:rPr>
      </w:pPr>
    </w:p>
    <w:p w14:paraId="2BD28C96">
      <w:pPr>
        <w:pStyle w:val="2"/>
        <w:rPr>
          <w:rFonts w:hint="eastAsia"/>
        </w:rPr>
      </w:pPr>
      <w:r>
        <w:rPr>
          <w:rFonts w:hint="eastAsia"/>
        </w:rPr>
        <w:t>经合理事先通知，VetalyX 可组织或委托对迪亚霍及/或参与产品设计、制造、控制、放行或供应的任何关键制造商或分包商进行审计。</w:t>
      </w:r>
    </w:p>
    <w:p w14:paraId="79CD073F">
      <w:pPr>
        <w:pStyle w:val="2"/>
        <w:rPr>
          <w:rFonts w:hint="eastAsia"/>
        </w:rPr>
      </w:pPr>
    </w:p>
    <w:p w14:paraId="3800B838">
      <w:pPr>
        <w:pStyle w:val="2"/>
        <w:rPr>
          <w:rFonts w:hint="eastAsia"/>
        </w:rPr>
      </w:pPr>
      <w:r>
        <w:rPr>
          <w:rFonts w:hint="eastAsia"/>
        </w:rPr>
        <w:t>Ces audits pourront notamment porter sur le système qualité, la fabrication, le contrôle qualité, la traçabilité, la documentation technique et réglementaire, la gestion des changements, des non-conformités et des réclamations, ainsi que sur tout élément raisonnablement nécessaire pour vérifier le respect des obligations applicables aux Produits et au présent Contrat.</w:t>
      </w:r>
    </w:p>
    <w:p w14:paraId="3B92733F">
      <w:pPr>
        <w:pStyle w:val="2"/>
        <w:rPr>
          <w:rFonts w:hint="eastAsia"/>
        </w:rPr>
      </w:pPr>
    </w:p>
    <w:p w14:paraId="17F6ADF1">
      <w:pPr>
        <w:pStyle w:val="2"/>
        <w:rPr>
          <w:rFonts w:hint="eastAsia"/>
        </w:rPr>
      </w:pPr>
      <w:r>
        <w:rPr>
          <w:rFonts w:hint="eastAsia"/>
        </w:rPr>
        <w:t>该等审计尤其可涉及质量体系、制造、质量控制、可追溯性、技术及法规文件、变更、不合格及投诉的管理，以及为核实产品与本合同义务得到遵守而合理所需的任何要素。</w:t>
      </w:r>
    </w:p>
    <w:p w14:paraId="7655D9E7">
      <w:pPr>
        <w:pStyle w:val="2"/>
        <w:rPr>
          <w:rFonts w:hint="eastAsia"/>
        </w:rPr>
      </w:pPr>
    </w:p>
    <w:p w14:paraId="1A3F288D">
      <w:pPr>
        <w:pStyle w:val="2"/>
        <w:rPr>
          <w:rFonts w:hint="eastAsia"/>
        </w:rPr>
      </w:pPr>
      <w:r>
        <w:rPr>
          <w:rFonts w:hint="eastAsia"/>
        </w:rPr>
        <w:t>Les modalités détaillées des audits relatifs aux aspects qualité et réglementaires sont définies dans le Quality Agreement conclu entre les Parties.</w:t>
      </w:r>
    </w:p>
    <w:p w14:paraId="301BBEE8">
      <w:pPr>
        <w:pStyle w:val="2"/>
        <w:rPr>
          <w:rFonts w:hint="eastAsia"/>
        </w:rPr>
      </w:pPr>
    </w:p>
    <w:p w14:paraId="43469DBF">
      <w:pPr>
        <w:pStyle w:val="2"/>
        <w:rPr>
          <w:rFonts w:hint="eastAsia"/>
        </w:rPr>
      </w:pPr>
      <w:r>
        <w:rPr>
          <w:rFonts w:hint="eastAsia"/>
        </w:rPr>
        <w:t>与质量及法规方面审计相关的详细办法由双方订立的《质量协议》界定。</w:t>
      </w:r>
    </w:p>
    <w:p w14:paraId="5CD87AE0">
      <w:pPr>
        <w:pStyle w:val="2"/>
        <w:rPr>
          <w:rFonts w:hint="eastAsia"/>
        </w:rPr>
      </w:pPr>
    </w:p>
    <w:p w14:paraId="3A302D7F">
      <w:pPr>
        <w:pStyle w:val="2"/>
        <w:rPr>
          <w:rFonts w:hint="eastAsia"/>
        </w:rPr>
      </w:pPr>
      <w:r>
        <w:rPr>
          <w:rFonts w:hint="eastAsia"/>
        </w:rPr>
        <w:t>---</w:t>
      </w:r>
    </w:p>
    <w:p w14:paraId="278CAE22">
      <w:pPr>
        <w:pStyle w:val="2"/>
        <w:rPr>
          <w:rFonts w:hint="eastAsia"/>
        </w:rPr>
      </w:pPr>
    </w:p>
    <w:p w14:paraId="1B6F1CBF">
      <w:pPr>
        <w:pStyle w:val="2"/>
        <w:rPr>
          <w:rFonts w:hint="eastAsia"/>
        </w:rPr>
      </w:pPr>
      <w:r>
        <w:rPr>
          <w:rFonts w:hint="eastAsia"/>
        </w:rPr>
        <w:t>## Article 30 — Résiliation anticipée | 第30条 — 提前解除</w:t>
      </w:r>
    </w:p>
    <w:p w14:paraId="0855B3BE">
      <w:pPr>
        <w:pStyle w:val="2"/>
        <w:rPr>
          <w:rFonts w:hint="eastAsia"/>
        </w:rPr>
      </w:pPr>
    </w:p>
    <w:p w14:paraId="162FAED1">
      <w:pPr>
        <w:pStyle w:val="2"/>
        <w:rPr>
          <w:rFonts w:hint="eastAsia"/>
        </w:rPr>
      </w:pPr>
      <w:r>
        <w:rPr>
          <w:rFonts w:hint="eastAsia"/>
        </w:rPr>
        <w:t>Chaque Partie pourra résilier le Contrat de plein droit en cas de manquement grave de l'autre Partie à ses obligations essentielles, après mise en demeure restée sans effet pendant un délai de [trente/soixante] jours.</w:t>
      </w:r>
    </w:p>
    <w:p w14:paraId="1191105F">
      <w:pPr>
        <w:pStyle w:val="2"/>
        <w:rPr>
          <w:rFonts w:hint="eastAsia"/>
        </w:rPr>
      </w:pPr>
    </w:p>
    <w:p w14:paraId="619326E5">
      <w:pPr>
        <w:pStyle w:val="2"/>
        <w:rPr>
          <w:rFonts w:hint="eastAsia"/>
        </w:rPr>
      </w:pPr>
      <w:r>
        <w:rPr>
          <w:rFonts w:hint="eastAsia"/>
        </w:rPr>
        <w:t>如另一方严重违反其基本义务，且经催告后在 [三十/六十] 日内仍未纠正，任何一方均可依法当然解除本合同。</w:t>
      </w:r>
    </w:p>
    <w:p w14:paraId="1FA83693">
      <w:pPr>
        <w:pStyle w:val="2"/>
        <w:rPr>
          <w:rFonts w:hint="eastAsia"/>
        </w:rPr>
      </w:pPr>
    </w:p>
    <w:p w14:paraId="0B8341C7">
      <w:pPr>
        <w:pStyle w:val="2"/>
        <w:rPr>
          <w:rFonts w:hint="eastAsia"/>
        </w:rPr>
      </w:pPr>
      <w:r>
        <w:rPr>
          <w:rFonts w:hint="eastAsia"/>
        </w:rPr>
        <w:t>Constituent notamment des manquements graves de Diaho :</w:t>
      </w:r>
    </w:p>
    <w:p w14:paraId="15EA9268">
      <w:pPr>
        <w:pStyle w:val="2"/>
        <w:rPr>
          <w:rFonts w:hint="eastAsia"/>
        </w:rPr>
      </w:pPr>
    </w:p>
    <w:p w14:paraId="6A468647">
      <w:pPr>
        <w:pStyle w:val="2"/>
        <w:rPr>
          <w:rFonts w:hint="eastAsia"/>
        </w:rPr>
      </w:pPr>
      <w:r>
        <w:rPr>
          <w:rFonts w:hint="eastAsia"/>
        </w:rPr>
        <w:t>尤属迪亚霍严重违约的情形包括：</w:t>
      </w:r>
    </w:p>
    <w:p w14:paraId="017D83CF">
      <w:pPr>
        <w:pStyle w:val="2"/>
        <w:rPr>
          <w:rFonts w:hint="eastAsia"/>
        </w:rPr>
      </w:pPr>
    </w:p>
    <w:p w14:paraId="6811B34E">
      <w:pPr>
        <w:pStyle w:val="2"/>
        <w:rPr>
          <w:rFonts w:hint="eastAsia"/>
        </w:rPr>
      </w:pPr>
      <w:r>
        <w:rPr>
          <w:rFonts w:hint="eastAsia"/>
        </w:rPr>
        <w:t>1. la violation de l'exclusivité ;</w:t>
      </w:r>
    </w:p>
    <w:p w14:paraId="01B9CB3A">
      <w:pPr>
        <w:pStyle w:val="2"/>
        <w:rPr>
          <w:rFonts w:hint="eastAsia"/>
        </w:rPr>
      </w:pPr>
      <w:r>
        <w:rPr>
          <w:rFonts w:hint="eastAsia"/>
        </w:rPr>
        <w:t>2. le contournement de VetalyX ;</w:t>
      </w:r>
    </w:p>
    <w:p w14:paraId="03BF8F8F">
      <w:pPr>
        <w:pStyle w:val="2"/>
        <w:rPr>
          <w:rFonts w:hint="eastAsia"/>
        </w:rPr>
      </w:pPr>
      <w:r>
        <w:rPr>
          <w:rFonts w:hint="eastAsia"/>
        </w:rPr>
        <w:t>3. la vente directe ou indirecte sur le Territoire ;</w:t>
      </w:r>
    </w:p>
    <w:p w14:paraId="142CE5F5">
      <w:pPr>
        <w:pStyle w:val="2"/>
        <w:rPr>
          <w:rFonts w:hint="eastAsia"/>
        </w:rPr>
      </w:pPr>
      <w:r>
        <w:rPr>
          <w:rFonts w:hint="eastAsia"/>
        </w:rPr>
        <w:t>4. le refus de fournir les documents réglementaires nécessaires ;</w:t>
      </w:r>
    </w:p>
    <w:p w14:paraId="27CA7462">
      <w:pPr>
        <w:pStyle w:val="2"/>
        <w:rPr>
          <w:rFonts w:hint="eastAsia"/>
        </w:rPr>
      </w:pPr>
      <w:r>
        <w:rPr>
          <w:rFonts w:hint="eastAsia"/>
        </w:rPr>
        <w:t>5. la fourniture d'informations techniques ou réglementaires fausses ou gravement incomplètes ;</w:t>
      </w:r>
    </w:p>
    <w:p w14:paraId="3A80A79D">
      <w:pPr>
        <w:pStyle w:val="2"/>
        <w:rPr>
          <w:rFonts w:hint="eastAsia"/>
        </w:rPr>
      </w:pPr>
      <w:r>
        <w:rPr>
          <w:rFonts w:hint="eastAsia"/>
        </w:rPr>
        <w:t>6. une dégradation significative et non corrigée de la qualité des Produits ;</w:t>
      </w:r>
    </w:p>
    <w:p w14:paraId="3D983287">
      <w:pPr>
        <w:pStyle w:val="2"/>
        <w:rPr>
          <w:rFonts w:hint="eastAsia"/>
        </w:rPr>
      </w:pPr>
      <w:r>
        <w:rPr>
          <w:rFonts w:hint="eastAsia"/>
        </w:rPr>
        <w:t>7. la violation des obligations de confidentialité ;</w:t>
      </w:r>
    </w:p>
    <w:p w14:paraId="24156909">
      <w:pPr>
        <w:pStyle w:val="2"/>
        <w:rPr>
          <w:rFonts w:hint="eastAsia"/>
        </w:rPr>
      </w:pPr>
      <w:r>
        <w:rPr>
          <w:rFonts w:hint="eastAsia"/>
        </w:rPr>
        <w:t>8. la violation du droit de premier refus.</w:t>
      </w:r>
    </w:p>
    <w:p w14:paraId="67FC5044">
      <w:pPr>
        <w:pStyle w:val="2"/>
        <w:rPr>
          <w:rFonts w:hint="eastAsia"/>
        </w:rPr>
      </w:pPr>
    </w:p>
    <w:p w14:paraId="13746340">
      <w:pPr>
        <w:pStyle w:val="2"/>
        <w:rPr>
          <w:rFonts w:hint="eastAsia"/>
          <w:highlight w:val="none"/>
        </w:rPr>
      </w:pPr>
      <w:r>
        <w:rPr>
          <w:rFonts w:hint="eastAsia"/>
          <w:highlight w:val="none"/>
        </w:rPr>
        <w:t>1. 违反独家权；</w:t>
      </w:r>
    </w:p>
    <w:p w14:paraId="2FE641BD">
      <w:pPr>
        <w:pStyle w:val="2"/>
        <w:rPr>
          <w:rFonts w:hint="eastAsia"/>
          <w:highlight w:val="none"/>
        </w:rPr>
      </w:pPr>
      <w:r>
        <w:rPr>
          <w:rFonts w:hint="eastAsia"/>
          <w:highlight w:val="none"/>
        </w:rPr>
        <w:t>2. 规避 VetalyX；</w:t>
      </w:r>
    </w:p>
    <w:p w14:paraId="608B8029">
      <w:pPr>
        <w:pStyle w:val="2"/>
        <w:rPr>
          <w:rFonts w:hint="eastAsia"/>
          <w:highlight w:val="none"/>
        </w:rPr>
      </w:pPr>
      <w:r>
        <w:rPr>
          <w:rFonts w:hint="eastAsia"/>
          <w:highlight w:val="none"/>
        </w:rPr>
        <w:t>3. 在区域内直接或间接销售；</w:t>
      </w:r>
    </w:p>
    <w:p w14:paraId="721D2DA2">
      <w:pPr>
        <w:pStyle w:val="2"/>
        <w:rPr>
          <w:rFonts w:hint="eastAsia"/>
          <w:highlight w:val="none"/>
        </w:rPr>
      </w:pPr>
      <w:r>
        <w:rPr>
          <w:rFonts w:hint="eastAsia"/>
          <w:highlight w:val="none"/>
        </w:rPr>
        <w:t>4. 拒绝提供所需的法规文件；</w:t>
      </w:r>
    </w:p>
    <w:p w14:paraId="083CD520">
      <w:pPr>
        <w:pStyle w:val="2"/>
        <w:rPr>
          <w:rFonts w:hint="eastAsia"/>
          <w:highlight w:val="none"/>
        </w:rPr>
      </w:pPr>
      <w:r>
        <w:rPr>
          <w:rFonts w:hint="eastAsia"/>
          <w:highlight w:val="none"/>
        </w:rPr>
        <w:t>5. 提供虚假或严重不完整的技术或法规信息；</w:t>
      </w:r>
    </w:p>
    <w:p w14:paraId="7E5B2166">
      <w:pPr>
        <w:pStyle w:val="2"/>
        <w:rPr>
          <w:rFonts w:hint="eastAsia"/>
          <w:highlight w:val="none"/>
        </w:rPr>
      </w:pPr>
      <w:r>
        <w:rPr>
          <w:rFonts w:hint="eastAsia"/>
          <w:highlight w:val="none"/>
        </w:rPr>
        <w:t>6. 产品质量显著恶化且未纠正；</w:t>
      </w:r>
    </w:p>
    <w:p w14:paraId="18697D09">
      <w:pPr>
        <w:pStyle w:val="2"/>
        <w:rPr>
          <w:rFonts w:hint="eastAsia"/>
          <w:highlight w:val="none"/>
        </w:rPr>
      </w:pPr>
      <w:r>
        <w:rPr>
          <w:rFonts w:hint="eastAsia"/>
          <w:highlight w:val="none"/>
        </w:rPr>
        <w:t>7. 违反保密义务；</w:t>
      </w:r>
    </w:p>
    <w:p w14:paraId="59C181D8">
      <w:pPr>
        <w:pStyle w:val="2"/>
        <w:rPr>
          <w:rFonts w:hint="eastAsia"/>
          <w:highlight w:val="none"/>
        </w:rPr>
      </w:pPr>
      <w:r>
        <w:rPr>
          <w:rFonts w:hint="eastAsia"/>
          <w:highlight w:val="none"/>
        </w:rPr>
        <w:t>8. 违反优先购买权。</w:t>
      </w:r>
    </w:p>
    <w:p w14:paraId="3C1AB567">
      <w:pPr>
        <w:pStyle w:val="2"/>
        <w:rPr>
          <w:rFonts w:hint="eastAsia"/>
        </w:rPr>
      </w:pPr>
    </w:p>
    <w:p w14:paraId="0CE720CD">
      <w:pPr>
        <w:pStyle w:val="2"/>
        <w:rPr>
          <w:rFonts w:hint="eastAsia"/>
        </w:rPr>
      </w:pPr>
      <w:r>
        <w:rPr>
          <w:rFonts w:hint="eastAsia"/>
        </w:rPr>
        <w:t>Constituent notamment des manquements graves de VetalyX :</w:t>
      </w:r>
    </w:p>
    <w:p w14:paraId="7E59D9B6">
      <w:pPr>
        <w:pStyle w:val="2"/>
        <w:rPr>
          <w:rFonts w:hint="eastAsia"/>
        </w:rPr>
      </w:pPr>
    </w:p>
    <w:p w14:paraId="427E4391">
      <w:pPr>
        <w:pStyle w:val="2"/>
        <w:rPr>
          <w:rFonts w:hint="eastAsia"/>
        </w:rPr>
      </w:pPr>
      <w:r>
        <w:rPr>
          <w:rFonts w:hint="eastAsia"/>
        </w:rPr>
        <w:t>尤属 VetalyX 严重违约的情形包括：</w:t>
      </w:r>
    </w:p>
    <w:p w14:paraId="3E3DDB00">
      <w:pPr>
        <w:pStyle w:val="2"/>
        <w:rPr>
          <w:rFonts w:hint="eastAsia"/>
        </w:rPr>
      </w:pPr>
    </w:p>
    <w:p w14:paraId="1BDD6BA5">
      <w:pPr>
        <w:pStyle w:val="2"/>
        <w:rPr>
          <w:rFonts w:hint="eastAsia"/>
        </w:rPr>
      </w:pPr>
      <w:r>
        <w:rPr>
          <w:rFonts w:hint="eastAsia"/>
        </w:rPr>
        <w:t>1. le non-paiement persistant de sommes dues ;</w:t>
      </w:r>
    </w:p>
    <w:p w14:paraId="2ED31D93">
      <w:pPr>
        <w:pStyle w:val="2"/>
        <w:rPr>
          <w:rFonts w:hint="eastAsia"/>
        </w:rPr>
      </w:pPr>
      <w:r>
        <w:rPr>
          <w:rFonts w:hint="eastAsia"/>
        </w:rPr>
        <w:t>2. la violation grave des obligations de confidentialité ;</w:t>
      </w:r>
    </w:p>
    <w:p w14:paraId="55793F9C">
      <w:pPr>
        <w:pStyle w:val="2"/>
        <w:rPr>
          <w:rFonts w:hint="eastAsia"/>
        </w:rPr>
      </w:pPr>
      <w:r>
        <w:rPr>
          <w:rFonts w:hint="eastAsia"/>
        </w:rPr>
        <w:t>3. l'utilisation non autorisée du Savoir-Faire de Diaho en dehors du Contrat ;</w:t>
      </w:r>
    </w:p>
    <w:p w14:paraId="203320BA">
      <w:pPr>
        <w:pStyle w:val="2"/>
        <w:rPr>
          <w:rFonts w:hint="eastAsia"/>
        </w:rPr>
      </w:pPr>
      <w:r>
        <w:rPr>
          <w:rFonts w:hint="eastAsia"/>
        </w:rPr>
        <w:t>4. une faute réglementaire grave directement imputable à VetalyX.</w:t>
      </w:r>
    </w:p>
    <w:p w14:paraId="5F7D01B3">
      <w:pPr>
        <w:pStyle w:val="2"/>
        <w:rPr>
          <w:rFonts w:hint="eastAsia"/>
        </w:rPr>
      </w:pPr>
    </w:p>
    <w:p w14:paraId="2F326B42">
      <w:pPr>
        <w:pStyle w:val="2"/>
        <w:rPr>
          <w:rFonts w:hint="eastAsia"/>
          <w:highlight w:val="none"/>
        </w:rPr>
      </w:pPr>
      <w:r>
        <w:rPr>
          <w:rFonts w:hint="eastAsia"/>
          <w:highlight w:val="none"/>
        </w:rPr>
        <w:t>1. 持续不支付到期款项；</w:t>
      </w:r>
    </w:p>
    <w:p w14:paraId="7D60FE12">
      <w:pPr>
        <w:pStyle w:val="2"/>
        <w:rPr>
          <w:rFonts w:hint="eastAsia"/>
          <w:highlight w:val="none"/>
        </w:rPr>
      </w:pPr>
      <w:r>
        <w:rPr>
          <w:rFonts w:hint="eastAsia"/>
          <w:highlight w:val="none"/>
        </w:rPr>
        <w:t>2. 严重违反保密义务；</w:t>
      </w:r>
    </w:p>
    <w:p w14:paraId="60322F40">
      <w:pPr>
        <w:pStyle w:val="2"/>
        <w:rPr>
          <w:rFonts w:hint="eastAsia"/>
          <w:highlight w:val="none"/>
        </w:rPr>
      </w:pPr>
      <w:r>
        <w:rPr>
          <w:rFonts w:hint="eastAsia"/>
          <w:highlight w:val="none"/>
        </w:rPr>
        <w:t>3. 在本合同之外擅自使用迪亚霍的专有技术；</w:t>
      </w:r>
    </w:p>
    <w:p w14:paraId="1E292561">
      <w:pPr>
        <w:pStyle w:val="2"/>
        <w:rPr>
          <w:rFonts w:hint="eastAsia"/>
          <w:highlight w:val="none"/>
        </w:rPr>
      </w:pPr>
      <w:r>
        <w:rPr>
          <w:rFonts w:hint="eastAsia"/>
          <w:highlight w:val="none"/>
        </w:rPr>
        <w:t>4. 直接可归因于 VetalyX 的严重法规过错。</w:t>
      </w:r>
    </w:p>
    <w:p w14:paraId="6749F9DA">
      <w:pPr>
        <w:pStyle w:val="2"/>
        <w:rPr>
          <w:rFonts w:hint="eastAsia"/>
        </w:rPr>
      </w:pPr>
    </w:p>
    <w:p w14:paraId="0974C77B">
      <w:pPr>
        <w:pStyle w:val="2"/>
        <w:rPr>
          <w:rFonts w:hint="eastAsia"/>
        </w:rPr>
      </w:pPr>
      <w:r>
        <w:rPr>
          <w:rFonts w:hint="eastAsia"/>
        </w:rPr>
        <w:t>---</w:t>
      </w:r>
    </w:p>
    <w:p w14:paraId="5F772EDB">
      <w:pPr>
        <w:pStyle w:val="2"/>
        <w:rPr>
          <w:rFonts w:hint="eastAsia"/>
        </w:rPr>
      </w:pPr>
    </w:p>
    <w:p w14:paraId="6B446627">
      <w:pPr>
        <w:pStyle w:val="2"/>
        <w:rPr>
          <w:rFonts w:hint="eastAsia"/>
        </w:rPr>
      </w:pPr>
      <w:r>
        <w:rPr>
          <w:rFonts w:hint="eastAsia"/>
        </w:rPr>
        <w:t>## Article 31 — Effets de la cessation du Contrat | 第31条 — 合同终止的后果</w:t>
      </w:r>
    </w:p>
    <w:p w14:paraId="5C0BBE2E">
      <w:pPr>
        <w:pStyle w:val="2"/>
        <w:rPr>
          <w:rFonts w:hint="eastAsia"/>
        </w:rPr>
      </w:pPr>
    </w:p>
    <w:p w14:paraId="6BC7D9A4">
      <w:pPr>
        <w:pStyle w:val="2"/>
        <w:rPr>
          <w:rFonts w:hint="eastAsia"/>
        </w:rPr>
      </w:pPr>
      <w:r>
        <w:rPr>
          <w:rFonts w:hint="eastAsia"/>
        </w:rPr>
        <w:t>À la cessation du Contrat, quelle qu'en soit la cause, les Parties cesseront d'utiliser les marques et informations confidentielles de l'autre Partie, sauf dans la mesure nécessaire pour gérer les obligations légales, réglementaires, clients, qualité ou post-commercialisation.</w:t>
      </w:r>
    </w:p>
    <w:p w14:paraId="5FE5E6B4">
      <w:pPr>
        <w:pStyle w:val="2"/>
        <w:rPr>
          <w:rFonts w:hint="eastAsia"/>
        </w:rPr>
      </w:pPr>
    </w:p>
    <w:p w14:paraId="38D0CA7D">
      <w:pPr>
        <w:pStyle w:val="2"/>
        <w:rPr>
          <w:rFonts w:hint="eastAsia"/>
        </w:rPr>
      </w:pPr>
      <w:r>
        <w:rPr>
          <w:rFonts w:hint="eastAsia"/>
        </w:rPr>
        <w:t>合同终止（无论因何原因）后，双方应停止使用另一方的商标与保密信息，但为履行法律、法规、客户、质量或上市后义务所必需的范围内除外。</w:t>
      </w:r>
    </w:p>
    <w:p w14:paraId="035C0D74">
      <w:pPr>
        <w:pStyle w:val="2"/>
        <w:rPr>
          <w:rFonts w:hint="eastAsia"/>
        </w:rPr>
      </w:pPr>
    </w:p>
    <w:p w14:paraId="18A5EB9A">
      <w:pPr>
        <w:pStyle w:val="2"/>
        <w:rPr>
          <w:rFonts w:hint="eastAsia"/>
        </w:rPr>
      </w:pPr>
      <w:r>
        <w:rPr>
          <w:rFonts w:hint="eastAsia"/>
        </w:rPr>
        <w:t>VetalyX conservera ses droits sur les Dossiers Réglementaires constitués, financés, adaptés ou déposés par elle, conformément à l'Article 9.</w:t>
      </w:r>
    </w:p>
    <w:p w14:paraId="5EB5885A">
      <w:pPr>
        <w:pStyle w:val="2"/>
        <w:rPr>
          <w:rFonts w:hint="eastAsia"/>
        </w:rPr>
      </w:pPr>
    </w:p>
    <w:p w14:paraId="29697C51">
      <w:pPr>
        <w:pStyle w:val="2"/>
        <w:rPr>
          <w:rFonts w:hint="eastAsia"/>
        </w:rPr>
      </w:pPr>
      <w:r>
        <w:rPr>
          <w:rFonts w:hint="eastAsia"/>
        </w:rPr>
        <w:t>依第 9 条，VetalyX 对其建立、出资、适应性调整或提交的监管档案保留权利。</w:t>
      </w:r>
    </w:p>
    <w:p w14:paraId="68960849">
      <w:pPr>
        <w:pStyle w:val="2"/>
        <w:rPr>
          <w:rFonts w:hint="eastAsia"/>
        </w:rPr>
      </w:pPr>
    </w:p>
    <w:p w14:paraId="34F4A317">
      <w:pPr>
        <w:pStyle w:val="2"/>
        <w:rPr>
          <w:rFonts w:hint="eastAsia"/>
        </w:rPr>
      </w:pPr>
      <w:r>
        <w:rPr>
          <w:rFonts w:hint="eastAsia"/>
        </w:rPr>
        <w:t>VetalyX pourra continuer à vendre les stocks de Produits régulièrement acquis avant la date de cessation pendant une période de [douze] mois, sauf interdiction réglementaire ou défaut produit avéré.</w:t>
      </w:r>
    </w:p>
    <w:p w14:paraId="2FDBB2F6">
      <w:pPr>
        <w:pStyle w:val="2"/>
        <w:rPr>
          <w:rFonts w:hint="eastAsia"/>
        </w:rPr>
      </w:pPr>
    </w:p>
    <w:p w14:paraId="19D33154">
      <w:pPr>
        <w:pStyle w:val="2"/>
        <w:rPr>
          <w:rFonts w:hint="eastAsia"/>
        </w:rPr>
      </w:pPr>
      <w:r>
        <w:rPr>
          <w:rFonts w:hint="eastAsia"/>
        </w:rPr>
        <w:t>除法规禁止或经证实的产品缺陷外，VetalyX 可在终止日前合法购入的产品库存在 [十二] 个月内继续销售。</w:t>
      </w:r>
    </w:p>
    <w:p w14:paraId="6620F5B3">
      <w:pPr>
        <w:pStyle w:val="2"/>
        <w:rPr>
          <w:rFonts w:hint="eastAsia"/>
        </w:rPr>
      </w:pPr>
    </w:p>
    <w:p w14:paraId="3AFA64B5">
      <w:pPr>
        <w:pStyle w:val="2"/>
        <w:rPr>
          <w:rFonts w:hint="eastAsia"/>
        </w:rPr>
      </w:pPr>
      <w:r>
        <w:rPr>
          <w:rFonts w:hint="eastAsia"/>
        </w:rPr>
        <w:t>Les clauses qui, par leur nature, doivent survivre à la cessation du Contrat continueront à produire effet, notamment les clauses relatives à la confidentialité, propriété intellectuelle, propriété des Dossiers Réglementaires, responsabilité, non-contournement, droit applicable et règlement des litiges.</w:t>
      </w:r>
    </w:p>
    <w:p w14:paraId="7736AE03">
      <w:pPr>
        <w:pStyle w:val="2"/>
        <w:rPr>
          <w:rFonts w:hint="eastAsia"/>
        </w:rPr>
      </w:pPr>
    </w:p>
    <w:p w14:paraId="712BBFBA">
      <w:pPr>
        <w:pStyle w:val="2"/>
        <w:rPr>
          <w:rFonts w:hint="eastAsia"/>
        </w:rPr>
      </w:pPr>
      <w:r>
        <w:rPr>
          <w:rFonts w:hint="eastAsia"/>
        </w:rPr>
        <w:t>按其性质须在合同终止后继续有效的条款将持续生效，尤其是与保密、知识产权、监管档案所有权、责任、不规避、适用法律及争议解决相关的条款。</w:t>
      </w:r>
    </w:p>
    <w:p w14:paraId="7F00174B">
      <w:pPr>
        <w:pStyle w:val="2"/>
        <w:rPr>
          <w:rFonts w:hint="eastAsia"/>
        </w:rPr>
      </w:pPr>
    </w:p>
    <w:p w14:paraId="41B8DCAE">
      <w:pPr>
        <w:pStyle w:val="2"/>
        <w:rPr>
          <w:rFonts w:hint="eastAsia"/>
        </w:rPr>
      </w:pPr>
      <w:r>
        <w:rPr>
          <w:rFonts w:hint="eastAsia"/>
        </w:rPr>
        <w:t>---</w:t>
      </w:r>
    </w:p>
    <w:p w14:paraId="298C86A5">
      <w:pPr>
        <w:pStyle w:val="2"/>
        <w:rPr>
          <w:rFonts w:hint="eastAsia"/>
        </w:rPr>
      </w:pPr>
    </w:p>
    <w:p w14:paraId="1F3AFA4E">
      <w:pPr>
        <w:pStyle w:val="2"/>
        <w:rPr>
          <w:rFonts w:hint="eastAsia"/>
        </w:rPr>
      </w:pPr>
      <w:r>
        <w:rPr>
          <w:rFonts w:hint="eastAsia"/>
        </w:rPr>
        <w:t>## Article 32 — Force majeure | 第32条 — 不可抗力</w:t>
      </w:r>
    </w:p>
    <w:p w14:paraId="0A974FA4">
      <w:pPr>
        <w:pStyle w:val="2"/>
        <w:rPr>
          <w:rFonts w:hint="eastAsia"/>
        </w:rPr>
      </w:pPr>
    </w:p>
    <w:p w14:paraId="52063694">
      <w:pPr>
        <w:pStyle w:val="2"/>
        <w:rPr>
          <w:rFonts w:hint="eastAsia"/>
        </w:rPr>
      </w:pPr>
      <w:r>
        <w:rPr>
          <w:rFonts w:hint="eastAsia"/>
        </w:rPr>
        <w:t>Aucune Partie ne sera responsable d'un retard ou d'une inexécution résultant d'un événement de force majeure tel que défini par le droit belge, sous réserve que la Partie affectée en informe l'autre Partie dans les meilleurs délais et prenne les mesures raisonnables pour en limiter les effets.</w:t>
      </w:r>
    </w:p>
    <w:p w14:paraId="3F199D5D">
      <w:pPr>
        <w:pStyle w:val="2"/>
        <w:rPr>
          <w:rFonts w:hint="eastAsia"/>
        </w:rPr>
      </w:pPr>
    </w:p>
    <w:p w14:paraId="2C764F1D">
      <w:pPr>
        <w:pStyle w:val="2"/>
        <w:rPr>
          <w:rFonts w:hint="eastAsia"/>
        </w:rPr>
      </w:pPr>
      <w:r>
        <w:rPr>
          <w:rFonts w:hint="eastAsia"/>
        </w:rPr>
        <w:t>任何一方均不对因比利时法律所界定的不可抗力事件导致的延迟或不履行承担责任，但受影响一方须尽快通知另一方，并采取合理措施限制其影响。</w:t>
      </w:r>
    </w:p>
    <w:p w14:paraId="27F11504">
      <w:pPr>
        <w:pStyle w:val="2"/>
        <w:rPr>
          <w:rFonts w:hint="eastAsia"/>
        </w:rPr>
      </w:pPr>
    </w:p>
    <w:p w14:paraId="09A81D02">
      <w:pPr>
        <w:pStyle w:val="2"/>
        <w:rPr>
          <w:rFonts w:hint="eastAsia"/>
        </w:rPr>
      </w:pPr>
      <w:r>
        <w:rPr>
          <w:rFonts w:hint="eastAsia"/>
        </w:rPr>
        <w:t>Si l'événement de force majeure se poursuit pendant plus de [quatre-vingt-dix] jours, les Parties se réuniront afin de déterminer les conditions de poursuite, suspension ou cessation du Contrat.</w:t>
      </w:r>
    </w:p>
    <w:p w14:paraId="6D5DE1B0">
      <w:pPr>
        <w:pStyle w:val="2"/>
        <w:rPr>
          <w:rFonts w:hint="eastAsia"/>
        </w:rPr>
      </w:pPr>
    </w:p>
    <w:p w14:paraId="6792A2CE">
      <w:pPr>
        <w:pStyle w:val="2"/>
        <w:rPr>
          <w:rFonts w:hint="eastAsia"/>
        </w:rPr>
      </w:pPr>
      <w:r>
        <w:rPr>
          <w:rFonts w:hint="eastAsia"/>
        </w:rPr>
        <w:t>如不可抗力事件持续超过 [九十] 天，双方应会面确定本合同继续、中止或终止的条件。</w:t>
      </w:r>
    </w:p>
    <w:p w14:paraId="1570DCBC">
      <w:pPr>
        <w:pStyle w:val="2"/>
        <w:rPr>
          <w:rFonts w:hint="eastAsia"/>
        </w:rPr>
      </w:pPr>
    </w:p>
    <w:p w14:paraId="1757DD42">
      <w:pPr>
        <w:pStyle w:val="2"/>
        <w:rPr>
          <w:rFonts w:hint="eastAsia"/>
        </w:rPr>
      </w:pPr>
      <w:r>
        <w:rPr>
          <w:rFonts w:hint="eastAsia"/>
        </w:rPr>
        <w:t>---</w:t>
      </w:r>
    </w:p>
    <w:p w14:paraId="008D9178">
      <w:pPr>
        <w:pStyle w:val="2"/>
        <w:rPr>
          <w:rFonts w:hint="eastAsia"/>
        </w:rPr>
      </w:pPr>
    </w:p>
    <w:p w14:paraId="2FA538E6">
      <w:pPr>
        <w:pStyle w:val="2"/>
        <w:rPr>
          <w:rFonts w:hint="eastAsia"/>
        </w:rPr>
      </w:pPr>
      <w:r>
        <w:rPr>
          <w:rFonts w:hint="eastAsia"/>
        </w:rPr>
        <w:t>## Article 33 — Indépendance des Parties | 第33条 — 双方独立性</w:t>
      </w:r>
    </w:p>
    <w:p w14:paraId="3969D4FB">
      <w:pPr>
        <w:pStyle w:val="2"/>
        <w:rPr>
          <w:rFonts w:hint="eastAsia"/>
        </w:rPr>
      </w:pPr>
    </w:p>
    <w:p w14:paraId="6B80D8C4">
      <w:pPr>
        <w:pStyle w:val="2"/>
        <w:rPr>
          <w:rFonts w:hint="eastAsia"/>
        </w:rPr>
      </w:pPr>
      <w:r>
        <w:rPr>
          <w:rFonts w:hint="eastAsia"/>
        </w:rPr>
        <w:t>Les Parties agissent en qualité de contractants indépendants.</w:t>
      </w:r>
    </w:p>
    <w:p w14:paraId="57A9472D">
      <w:pPr>
        <w:pStyle w:val="2"/>
        <w:rPr>
          <w:rFonts w:hint="eastAsia"/>
        </w:rPr>
      </w:pPr>
    </w:p>
    <w:p w14:paraId="445E316A">
      <w:pPr>
        <w:pStyle w:val="2"/>
        <w:rPr>
          <w:rFonts w:hint="eastAsia"/>
        </w:rPr>
      </w:pPr>
      <w:r>
        <w:rPr>
          <w:rFonts w:hint="eastAsia"/>
        </w:rPr>
        <w:t>双方以独立缔约方的身份行事。</w:t>
      </w:r>
    </w:p>
    <w:p w14:paraId="21E5BABF">
      <w:pPr>
        <w:pStyle w:val="2"/>
        <w:rPr>
          <w:rFonts w:hint="eastAsia"/>
        </w:rPr>
      </w:pPr>
    </w:p>
    <w:p w14:paraId="4297914A">
      <w:pPr>
        <w:pStyle w:val="2"/>
        <w:rPr>
          <w:rFonts w:hint="eastAsia"/>
        </w:rPr>
      </w:pPr>
      <w:r>
        <w:rPr>
          <w:rFonts w:hint="eastAsia"/>
        </w:rPr>
        <w:t>Aucune disposition du Contrat ne pourra être interprétée comme créant entre elles une société commune, une relation d'employeur à salarié, un mandat général, une agence commerciale, une franchise ou une relation de représentation autre que le mandat spécifique de Représentant Autorisé Européen prévu au Contrat.</w:t>
      </w:r>
    </w:p>
    <w:p w14:paraId="47A70D60">
      <w:pPr>
        <w:pStyle w:val="2"/>
        <w:rPr>
          <w:rFonts w:hint="eastAsia"/>
        </w:rPr>
      </w:pPr>
    </w:p>
    <w:p w14:paraId="4C4D3DC1">
      <w:pPr>
        <w:pStyle w:val="2"/>
        <w:rPr>
          <w:rFonts w:hint="eastAsia"/>
        </w:rPr>
      </w:pPr>
      <w:r>
        <w:rPr>
          <w:rFonts w:hint="eastAsia"/>
        </w:rPr>
        <w:t>除本合同规定的欧盟授权代表这一特定委托外，本合同的任何条款均不得被解释为在双方之间创设合资公司、雇主与雇员关系、一般委托、商业代理、特许经营或其他代表关系。</w:t>
      </w:r>
    </w:p>
    <w:p w14:paraId="6B9AE508">
      <w:pPr>
        <w:pStyle w:val="2"/>
        <w:rPr>
          <w:rFonts w:hint="eastAsia"/>
        </w:rPr>
      </w:pPr>
    </w:p>
    <w:p w14:paraId="67591E62">
      <w:pPr>
        <w:pStyle w:val="2"/>
        <w:rPr>
          <w:rFonts w:hint="eastAsia"/>
        </w:rPr>
      </w:pPr>
      <w:r>
        <w:rPr>
          <w:rFonts w:hint="eastAsia"/>
        </w:rPr>
        <w:t>VetalyX ne pourra engager Diaho au-delà des pouvoirs expressément prévus par le Contrat ou par le mandat réglementaire correspondant.</w:t>
      </w:r>
    </w:p>
    <w:p w14:paraId="0A55D4C1">
      <w:pPr>
        <w:pStyle w:val="2"/>
        <w:rPr>
          <w:rFonts w:hint="eastAsia"/>
        </w:rPr>
      </w:pPr>
    </w:p>
    <w:p w14:paraId="2D328051">
      <w:pPr>
        <w:pStyle w:val="2"/>
        <w:rPr>
          <w:rFonts w:hint="eastAsia"/>
        </w:rPr>
      </w:pPr>
      <w:r>
        <w:rPr>
          <w:rFonts w:hint="eastAsia"/>
        </w:rPr>
        <w:t>VetalyX 不得超出本合同或相应法规委托明确规定的权限使迪亚霍承担义务。</w:t>
      </w:r>
    </w:p>
    <w:p w14:paraId="6E9B4096">
      <w:pPr>
        <w:pStyle w:val="2"/>
        <w:rPr>
          <w:rFonts w:hint="eastAsia"/>
        </w:rPr>
      </w:pPr>
    </w:p>
    <w:p w14:paraId="3439977E">
      <w:pPr>
        <w:pStyle w:val="2"/>
        <w:rPr>
          <w:rFonts w:hint="eastAsia"/>
        </w:rPr>
      </w:pPr>
      <w:r>
        <w:rPr>
          <w:rFonts w:hint="eastAsia"/>
        </w:rPr>
        <w:t>---</w:t>
      </w:r>
    </w:p>
    <w:p w14:paraId="7956E0DA">
      <w:pPr>
        <w:pStyle w:val="2"/>
        <w:rPr>
          <w:rFonts w:hint="eastAsia"/>
        </w:rPr>
      </w:pPr>
    </w:p>
    <w:p w14:paraId="7D1F5E3F">
      <w:pPr>
        <w:pStyle w:val="2"/>
        <w:rPr>
          <w:rFonts w:hint="eastAsia"/>
        </w:rPr>
      </w:pPr>
      <w:r>
        <w:rPr>
          <w:rFonts w:hint="eastAsia"/>
        </w:rPr>
        <w:t>## Article 34 — Cession | 第34条 — 转让</w:t>
      </w:r>
    </w:p>
    <w:p w14:paraId="7A0CDCDE">
      <w:pPr>
        <w:pStyle w:val="2"/>
        <w:rPr>
          <w:rFonts w:hint="eastAsia"/>
        </w:rPr>
      </w:pPr>
    </w:p>
    <w:p w14:paraId="638BE1CA">
      <w:pPr>
        <w:pStyle w:val="2"/>
        <w:rPr>
          <w:rFonts w:hint="eastAsia"/>
        </w:rPr>
      </w:pPr>
      <w:r>
        <w:rPr>
          <w:rFonts w:hint="eastAsia"/>
        </w:rPr>
        <w:t>Diaho ne pourra céder, transférer ou apporter tout ou partie de ses droits ou obligations au titre du Contrat sans l'accord écrit préalable de VetalyX.</w:t>
      </w:r>
    </w:p>
    <w:p w14:paraId="2692C35B">
      <w:pPr>
        <w:pStyle w:val="2"/>
        <w:rPr>
          <w:rFonts w:hint="eastAsia"/>
        </w:rPr>
      </w:pPr>
    </w:p>
    <w:p w14:paraId="60416D09">
      <w:pPr>
        <w:pStyle w:val="2"/>
        <w:rPr>
          <w:rFonts w:hint="eastAsia"/>
        </w:rPr>
      </w:pPr>
      <w:r>
        <w:rPr>
          <w:rFonts w:hint="eastAsia"/>
        </w:rPr>
        <w:t>未经 VetalyX 事先书面同意，迪亚霍不得转让、让与或出资其在本合同项下的全部或部分权利或义务。</w:t>
      </w:r>
    </w:p>
    <w:p w14:paraId="0B3E875C">
      <w:pPr>
        <w:pStyle w:val="2"/>
        <w:rPr>
          <w:rFonts w:hint="eastAsia"/>
        </w:rPr>
      </w:pPr>
    </w:p>
    <w:p w14:paraId="3A7E3008">
      <w:pPr>
        <w:pStyle w:val="2"/>
        <w:rPr>
          <w:rFonts w:hint="eastAsia"/>
        </w:rPr>
      </w:pPr>
      <w:r>
        <w:rPr>
          <w:rFonts w:hint="eastAsia"/>
        </w:rPr>
        <w:t>VetalyX pourra céder le Contrat à une société affiliée, une société de son groupe, un successeur, un repreneur, un investisseur ou une entité poursuivant l'activité de distribution et de représentation des Produits, sous réserve d'en informer Diaho.</w:t>
      </w:r>
    </w:p>
    <w:p w14:paraId="3EC70C5A">
      <w:pPr>
        <w:pStyle w:val="2"/>
        <w:rPr>
          <w:rFonts w:hint="eastAsia"/>
        </w:rPr>
      </w:pPr>
    </w:p>
    <w:p w14:paraId="41B60CF8">
      <w:pPr>
        <w:pStyle w:val="2"/>
        <w:rPr>
          <w:ins w:id="181" w:author="祺" w:date="2026-09-22T15:00:35Z"/>
          <w:rFonts w:hint="eastAsia"/>
          <w:highlight w:val="yellow"/>
        </w:rPr>
      </w:pPr>
      <w:r>
        <w:rPr>
          <w:rFonts w:hint="eastAsia"/>
          <w:highlight w:val="yellow"/>
        </w:rPr>
        <w:t>VetalyX 可将本合同转让给关联公司、其集团内公司、承继者、受让人、投资者或继续从事产品分销与代表活动的实体，但须</w:t>
      </w:r>
      <w:del w:id="182" w:author="李y" w:date="2026-09-20T19:18:25Z">
        <w:r>
          <w:rPr>
            <w:rFonts w:hint="default"/>
            <w:highlight w:val="yellow"/>
            <w:lang w:val="en-US"/>
          </w:rPr>
          <w:delText>通知</w:delText>
        </w:r>
      </w:del>
      <w:ins w:id="183" w:author="李y" w:date="2026-09-20T19:18:26Z">
        <w:r>
          <w:rPr>
            <w:rFonts w:hint="eastAsia"/>
            <w:highlight w:val="yellow"/>
            <w:lang w:val="en-US" w:eastAsia="zh-CN"/>
          </w:rPr>
          <w:t>经</w:t>
        </w:r>
      </w:ins>
      <w:r>
        <w:rPr>
          <w:rFonts w:hint="eastAsia"/>
          <w:highlight w:val="yellow"/>
        </w:rPr>
        <w:t>迪亚霍</w:t>
      </w:r>
      <w:ins w:id="184" w:author="李y" w:date="2026-09-20T19:18:31Z">
        <w:r>
          <w:rPr>
            <w:rFonts w:hint="eastAsia"/>
            <w:highlight w:val="yellow"/>
            <w:lang w:val="en-US" w:eastAsia="zh-CN"/>
          </w:rPr>
          <w:t>事先</w:t>
        </w:r>
      </w:ins>
      <w:ins w:id="185" w:author="李y" w:date="2026-09-20T19:18:36Z">
        <w:r>
          <w:rPr>
            <w:rFonts w:hint="eastAsia"/>
            <w:highlight w:val="yellow"/>
            <w:lang w:val="en-US" w:eastAsia="zh-CN"/>
          </w:rPr>
          <w:t>同意</w:t>
        </w:r>
      </w:ins>
      <w:r>
        <w:rPr>
          <w:rFonts w:hint="eastAsia"/>
          <w:highlight w:val="yellow"/>
        </w:rPr>
        <w:t>。</w:t>
      </w:r>
    </w:p>
    <w:p w14:paraId="594B5CD0">
      <w:pPr>
        <w:pStyle w:val="2"/>
        <w:rPr>
          <w:rFonts w:hint="eastAsia"/>
          <w:highlight w:val="yellow"/>
        </w:rPr>
      </w:pPr>
      <w:ins w:id="186" w:author="祺" w:date="2026-09-22T15:00:35Z">
        <w:r>
          <w:rPr>
            <w:rFonts w:hint="eastAsia"/>
            <w:highlight w:val="yellow"/>
          </w:rPr>
          <w:t>VetalyX may assign this Contract to its affiliates, companies within its group, successors, assignees, investors, or entities that continue to engage in the distribution and representation of the Products, subject to Diaho's prior consent.</w:t>
        </w:r>
      </w:ins>
    </w:p>
    <w:p w14:paraId="7531CCE9">
      <w:pPr>
        <w:pStyle w:val="2"/>
        <w:rPr>
          <w:del w:id="187" w:author="李y" w:date="2026-09-20T19:18:41Z"/>
          <w:rFonts w:hint="default" w:eastAsia="宋体"/>
          <w:highlight w:val="yellow"/>
          <w:lang w:val="en-US" w:eastAsia="zh-CN"/>
        </w:rPr>
      </w:pPr>
      <w:del w:id="188" w:author="李y" w:date="2026-09-20T19:18:41Z">
        <w:r>
          <w:rPr>
            <w:rFonts w:hint="eastAsia"/>
            <w:highlight w:val="yellow"/>
            <w:lang w:val="en-US" w:eastAsia="zh-CN"/>
          </w:rPr>
          <w:delText>通知还是事先同意。</w:delText>
        </w:r>
      </w:del>
    </w:p>
    <w:p w14:paraId="4E650DC1">
      <w:pPr>
        <w:pStyle w:val="2"/>
        <w:rPr>
          <w:rFonts w:hint="eastAsia"/>
        </w:rPr>
      </w:pPr>
    </w:p>
    <w:p w14:paraId="37A76AEB">
      <w:pPr>
        <w:pStyle w:val="2"/>
        <w:rPr>
          <w:rFonts w:hint="eastAsia"/>
        </w:rPr>
      </w:pPr>
      <w:r>
        <w:rPr>
          <w:rFonts w:hint="eastAsia"/>
        </w:rPr>
        <w:t>En cas de changement de contrôle de Diaho, de restructuration, fusion, acquisition, cession d'actifs ou modification affectant la fourniture des Produits, Diaho devra en informer VetalyX sans délai, et les obligations d'exclusivité, de non-contournement, de droit de premier refus et de fourniture documentaire resteront applicables.</w:t>
      </w:r>
    </w:p>
    <w:p w14:paraId="527166BD">
      <w:pPr>
        <w:pStyle w:val="2"/>
        <w:rPr>
          <w:rFonts w:hint="eastAsia"/>
        </w:rPr>
      </w:pPr>
    </w:p>
    <w:p w14:paraId="4033EB67">
      <w:pPr>
        <w:pStyle w:val="2"/>
        <w:rPr>
          <w:rFonts w:hint="eastAsia"/>
        </w:rPr>
      </w:pPr>
      <w:r>
        <w:rPr>
          <w:rFonts w:hint="eastAsia"/>
        </w:rPr>
        <w:t>如迪亚霍发生控制权变更、重组、合并、收购、资产转让或影响产品供应的变更，迪亚霍应立即告知 VetalyX，且独家权、不规避、优先购买权及文件提供义务继续适用。</w:t>
      </w:r>
    </w:p>
    <w:p w14:paraId="29C83C21">
      <w:pPr>
        <w:pStyle w:val="2"/>
        <w:rPr>
          <w:rFonts w:hint="eastAsia"/>
        </w:rPr>
      </w:pPr>
    </w:p>
    <w:p w14:paraId="5D2CAF54">
      <w:pPr>
        <w:pStyle w:val="2"/>
        <w:rPr>
          <w:rFonts w:hint="eastAsia"/>
        </w:rPr>
      </w:pPr>
      <w:r>
        <w:rPr>
          <w:rFonts w:hint="eastAsia"/>
        </w:rPr>
        <w:t>---</w:t>
      </w:r>
    </w:p>
    <w:p w14:paraId="20B94DDA">
      <w:pPr>
        <w:pStyle w:val="2"/>
        <w:rPr>
          <w:rFonts w:hint="eastAsia"/>
        </w:rPr>
      </w:pPr>
    </w:p>
    <w:p w14:paraId="5AD74708">
      <w:pPr>
        <w:pStyle w:val="2"/>
        <w:rPr>
          <w:rFonts w:hint="eastAsia"/>
        </w:rPr>
      </w:pPr>
      <w:r>
        <w:rPr>
          <w:rFonts w:hint="eastAsia"/>
        </w:rPr>
        <w:t>## Article 35 — Notifications | 第35条 — 通知</w:t>
      </w:r>
    </w:p>
    <w:p w14:paraId="226A546E">
      <w:pPr>
        <w:pStyle w:val="2"/>
        <w:rPr>
          <w:rFonts w:hint="eastAsia"/>
        </w:rPr>
      </w:pPr>
    </w:p>
    <w:p w14:paraId="46F1F2A5">
      <w:pPr>
        <w:pStyle w:val="2"/>
        <w:rPr>
          <w:rFonts w:hint="eastAsia"/>
        </w:rPr>
      </w:pPr>
      <w:r>
        <w:rPr>
          <w:rFonts w:hint="eastAsia"/>
        </w:rPr>
        <w:t>Toute notification au titre du Contrat devra être faite par écrit et envoyée par courrier recommandé, service de messagerie internationale reconnue ou courrier électronique avec accusé de réception aux adresses indiquées ci-dessous :</w:t>
      </w:r>
    </w:p>
    <w:p w14:paraId="07CF129B">
      <w:pPr>
        <w:pStyle w:val="2"/>
        <w:rPr>
          <w:rFonts w:hint="eastAsia"/>
        </w:rPr>
      </w:pPr>
    </w:p>
    <w:p w14:paraId="0A5BE1E2">
      <w:pPr>
        <w:pStyle w:val="2"/>
        <w:rPr>
          <w:rFonts w:hint="eastAsia"/>
        </w:rPr>
      </w:pPr>
      <w:r>
        <w:rPr>
          <w:rFonts w:hint="eastAsia"/>
        </w:rPr>
        <w:t>本合同项下的任何通知均应以书面形式作出，并通过挂号信、公认的国际快递服务或附回执的电子邮件发送至下列地址：</w:t>
      </w:r>
    </w:p>
    <w:p w14:paraId="0AD24018">
      <w:pPr>
        <w:pStyle w:val="2"/>
        <w:rPr>
          <w:rFonts w:hint="eastAsia"/>
        </w:rPr>
      </w:pPr>
    </w:p>
    <w:p w14:paraId="0B96E041">
      <w:pPr>
        <w:pStyle w:val="2"/>
        <w:rPr>
          <w:rFonts w:hint="eastAsia"/>
        </w:rPr>
      </w:pPr>
      <w:r>
        <w:rPr>
          <w:rFonts w:hint="eastAsia"/>
        </w:rPr>
        <w:t>Pour VetalyX : [adresse] [email] À l'attention de : [nom]</w:t>
      </w:r>
    </w:p>
    <w:p w14:paraId="60EB731D">
      <w:pPr>
        <w:pStyle w:val="2"/>
        <w:rPr>
          <w:rFonts w:hint="eastAsia"/>
        </w:rPr>
      </w:pPr>
    </w:p>
    <w:p w14:paraId="2113E33C">
      <w:pPr>
        <w:pStyle w:val="2"/>
        <w:rPr>
          <w:rFonts w:hint="eastAsia"/>
        </w:rPr>
      </w:pPr>
      <w:r>
        <w:rPr>
          <w:rFonts w:hint="eastAsia"/>
        </w:rPr>
        <w:t>致 VetalyX：[地址] [电子邮件] 收件人：[姓名]</w:t>
      </w:r>
    </w:p>
    <w:p w14:paraId="103B76D3">
      <w:pPr>
        <w:pStyle w:val="2"/>
        <w:rPr>
          <w:rFonts w:hint="eastAsia"/>
        </w:rPr>
      </w:pPr>
    </w:p>
    <w:p w14:paraId="24A59CD0">
      <w:pPr>
        <w:pStyle w:val="2"/>
        <w:rPr>
          <w:rFonts w:hint="eastAsia"/>
        </w:rPr>
      </w:pPr>
      <w:r>
        <w:rPr>
          <w:rFonts w:hint="eastAsia"/>
        </w:rPr>
        <w:t>Pour Diaho : [adresse] [email] À l'attention de : [nom]</w:t>
      </w:r>
    </w:p>
    <w:p w14:paraId="2A5A8590">
      <w:pPr>
        <w:pStyle w:val="2"/>
        <w:rPr>
          <w:rFonts w:hint="eastAsia"/>
        </w:rPr>
      </w:pPr>
    </w:p>
    <w:p w14:paraId="7407D078">
      <w:pPr>
        <w:pStyle w:val="2"/>
        <w:rPr>
          <w:rFonts w:hint="eastAsia"/>
        </w:rPr>
      </w:pPr>
      <w:r>
        <w:rPr>
          <w:rFonts w:hint="eastAsia"/>
        </w:rPr>
        <w:t>致迪亚霍：[地址] [电子邮件] 收件人：[姓名]</w:t>
      </w:r>
    </w:p>
    <w:p w14:paraId="041AD933">
      <w:pPr>
        <w:pStyle w:val="2"/>
        <w:rPr>
          <w:rFonts w:hint="eastAsia"/>
        </w:rPr>
      </w:pPr>
    </w:p>
    <w:p w14:paraId="2F480DBE">
      <w:pPr>
        <w:pStyle w:val="2"/>
        <w:rPr>
          <w:rFonts w:hint="eastAsia"/>
        </w:rPr>
      </w:pPr>
      <w:r>
        <w:rPr>
          <w:rFonts w:hint="eastAsia"/>
        </w:rPr>
        <w:t>Chaque Partie pourra modifier ses coordonnées de notification en informant l'autre Partie par écrit.</w:t>
      </w:r>
    </w:p>
    <w:p w14:paraId="12DF2FF0">
      <w:pPr>
        <w:pStyle w:val="2"/>
        <w:rPr>
          <w:rFonts w:hint="eastAsia"/>
        </w:rPr>
      </w:pPr>
    </w:p>
    <w:p w14:paraId="5B9E6ADF">
      <w:pPr>
        <w:pStyle w:val="2"/>
        <w:rPr>
          <w:rFonts w:hint="eastAsia"/>
        </w:rPr>
      </w:pPr>
      <w:r>
        <w:rPr>
          <w:rFonts w:hint="eastAsia"/>
        </w:rPr>
        <w:t>任何一方均可通过书面通知另一方变更其通知联系方式。</w:t>
      </w:r>
    </w:p>
    <w:p w14:paraId="66CBEB14">
      <w:pPr>
        <w:pStyle w:val="2"/>
        <w:rPr>
          <w:rFonts w:hint="eastAsia"/>
        </w:rPr>
      </w:pPr>
    </w:p>
    <w:p w14:paraId="203F5D0F">
      <w:pPr>
        <w:pStyle w:val="2"/>
        <w:rPr>
          <w:rFonts w:hint="eastAsia"/>
        </w:rPr>
      </w:pPr>
      <w:r>
        <w:rPr>
          <w:rFonts w:hint="eastAsia"/>
        </w:rPr>
        <w:t>---</w:t>
      </w:r>
    </w:p>
    <w:p w14:paraId="35A9E1A6">
      <w:pPr>
        <w:pStyle w:val="2"/>
        <w:rPr>
          <w:rFonts w:hint="eastAsia"/>
        </w:rPr>
      </w:pPr>
    </w:p>
    <w:p w14:paraId="40482E13">
      <w:pPr>
        <w:pStyle w:val="2"/>
        <w:rPr>
          <w:rFonts w:hint="eastAsia"/>
        </w:rPr>
      </w:pPr>
      <w:r>
        <w:rPr>
          <w:rFonts w:hint="eastAsia"/>
        </w:rPr>
        <w:t>## Article 36 — Intégralité du Contrat | 第36条 — 合同的完整性</w:t>
      </w:r>
    </w:p>
    <w:p w14:paraId="674AED21">
      <w:pPr>
        <w:pStyle w:val="2"/>
        <w:rPr>
          <w:rFonts w:hint="eastAsia"/>
        </w:rPr>
      </w:pPr>
    </w:p>
    <w:p w14:paraId="76E8D374">
      <w:pPr>
        <w:pStyle w:val="2"/>
        <w:rPr>
          <w:rFonts w:hint="eastAsia"/>
        </w:rPr>
      </w:pPr>
      <w:r>
        <w:rPr>
          <w:rFonts w:hint="eastAsia"/>
        </w:rPr>
        <w:t>Le Contrat, ses annexes et avenants constituent l'intégralité de l'accord entre les Parties concernant son objet et remplacent tout accord, discussion, échange, document, proposition ou correspondance antérieure ayant le même objet.</w:t>
      </w:r>
    </w:p>
    <w:p w14:paraId="18D5CC82">
      <w:pPr>
        <w:pStyle w:val="2"/>
        <w:rPr>
          <w:rFonts w:hint="eastAsia"/>
        </w:rPr>
      </w:pPr>
    </w:p>
    <w:p w14:paraId="41D18EC2">
      <w:pPr>
        <w:pStyle w:val="2"/>
        <w:jc w:val="left"/>
        <w:rPr>
          <w:rFonts w:hint="default" w:eastAsia="宋体"/>
          <w:highlight w:val="yellow"/>
          <w:lang w:val="en-US" w:eastAsia="zh-CN"/>
        </w:rPr>
      </w:pPr>
      <w:r>
        <w:rPr>
          <w:rFonts w:hint="eastAsia"/>
          <w:highlight w:val="none"/>
        </w:rPr>
        <w:t>本合同及其附件和补充协议构成双方就本合同标的达成的完整协议，并取代此前就同一标的的任何协议、讨论、往来、文件、提议或通信。</w:t>
      </w:r>
    </w:p>
    <w:p w14:paraId="046D1647">
      <w:pPr>
        <w:pStyle w:val="2"/>
        <w:rPr>
          <w:rFonts w:hint="eastAsia"/>
        </w:rPr>
      </w:pPr>
    </w:p>
    <w:p w14:paraId="26024C1C">
      <w:pPr>
        <w:pStyle w:val="2"/>
        <w:rPr>
          <w:rFonts w:hint="eastAsia"/>
        </w:rPr>
      </w:pPr>
      <w:r>
        <w:rPr>
          <w:rFonts w:hint="eastAsia"/>
        </w:rPr>
        <w:t>Toute modification du Contrat devra être faite par écrit et signée par les Parties.</w:t>
      </w:r>
    </w:p>
    <w:p w14:paraId="33D54C96">
      <w:pPr>
        <w:pStyle w:val="2"/>
        <w:rPr>
          <w:rFonts w:hint="eastAsia"/>
        </w:rPr>
      </w:pPr>
    </w:p>
    <w:p w14:paraId="714690B7">
      <w:pPr>
        <w:pStyle w:val="2"/>
        <w:rPr>
          <w:rFonts w:hint="eastAsia"/>
        </w:rPr>
      </w:pPr>
      <w:r>
        <w:rPr>
          <w:rFonts w:hint="eastAsia"/>
        </w:rPr>
        <w:t>对本合同的任何修改均须以书面形式作出并经双方签署。</w:t>
      </w:r>
    </w:p>
    <w:p w14:paraId="640DDA41">
      <w:pPr>
        <w:pStyle w:val="2"/>
        <w:rPr>
          <w:rFonts w:hint="eastAsia"/>
        </w:rPr>
      </w:pPr>
    </w:p>
    <w:p w14:paraId="464DA6E5">
      <w:pPr>
        <w:pStyle w:val="2"/>
        <w:rPr>
          <w:rFonts w:hint="eastAsia"/>
        </w:rPr>
      </w:pPr>
      <w:r>
        <w:rPr>
          <w:rFonts w:hint="eastAsia"/>
        </w:rPr>
        <w:t>---</w:t>
      </w:r>
    </w:p>
    <w:p w14:paraId="7CF85FA3">
      <w:pPr>
        <w:pStyle w:val="2"/>
        <w:rPr>
          <w:rFonts w:hint="eastAsia"/>
        </w:rPr>
      </w:pPr>
    </w:p>
    <w:p w14:paraId="40BAE724">
      <w:pPr>
        <w:pStyle w:val="2"/>
        <w:rPr>
          <w:rFonts w:hint="eastAsia"/>
        </w:rPr>
      </w:pPr>
      <w:r>
        <w:rPr>
          <w:rFonts w:hint="eastAsia"/>
        </w:rPr>
        <w:t>## Article 37 — Nullité partielle | 第37条 — 部分无效</w:t>
      </w:r>
    </w:p>
    <w:p w14:paraId="1F652E58">
      <w:pPr>
        <w:pStyle w:val="2"/>
        <w:rPr>
          <w:rFonts w:hint="eastAsia"/>
        </w:rPr>
      </w:pPr>
    </w:p>
    <w:p w14:paraId="6156C1AB">
      <w:pPr>
        <w:pStyle w:val="2"/>
        <w:rPr>
          <w:rFonts w:hint="eastAsia"/>
        </w:rPr>
      </w:pPr>
      <w:r>
        <w:rPr>
          <w:rFonts w:hint="eastAsia"/>
        </w:rPr>
        <w:t>Si une disposition du Contrat est déclarée nulle, invalide ou inapplicable, les autres dispositions resteront en vigueur.</w:t>
      </w:r>
    </w:p>
    <w:p w14:paraId="0992F064">
      <w:pPr>
        <w:pStyle w:val="2"/>
        <w:rPr>
          <w:rFonts w:hint="eastAsia"/>
        </w:rPr>
      </w:pPr>
    </w:p>
    <w:p w14:paraId="0B976B90">
      <w:pPr>
        <w:pStyle w:val="2"/>
        <w:rPr>
          <w:rFonts w:hint="eastAsia"/>
        </w:rPr>
      </w:pPr>
      <w:r>
        <w:rPr>
          <w:rFonts w:hint="eastAsia"/>
        </w:rPr>
        <w:t>如本合同的某一条款被宣告无效、失效或不可执行，其他条款继续有效。</w:t>
      </w:r>
    </w:p>
    <w:p w14:paraId="7C74E0F5">
      <w:pPr>
        <w:pStyle w:val="2"/>
        <w:rPr>
          <w:rFonts w:hint="eastAsia"/>
        </w:rPr>
      </w:pPr>
    </w:p>
    <w:p w14:paraId="3C2D8CDB">
      <w:pPr>
        <w:pStyle w:val="2"/>
        <w:rPr>
          <w:rFonts w:hint="eastAsia"/>
        </w:rPr>
      </w:pPr>
      <w:r>
        <w:rPr>
          <w:rFonts w:hint="eastAsia"/>
        </w:rPr>
        <w:t>Les Parties s'engagent à remplacer la disposition concernée par une disposition valable produisant, dans la mesure du possible, un effet économique et juridique équivalent.</w:t>
      </w:r>
    </w:p>
    <w:p w14:paraId="70B68398">
      <w:pPr>
        <w:pStyle w:val="2"/>
        <w:rPr>
          <w:rFonts w:hint="eastAsia"/>
        </w:rPr>
      </w:pPr>
    </w:p>
    <w:p w14:paraId="1D4AE249">
      <w:pPr>
        <w:pStyle w:val="2"/>
        <w:rPr>
          <w:rFonts w:hint="eastAsia"/>
        </w:rPr>
      </w:pPr>
      <w:r>
        <w:rPr>
          <w:rFonts w:hint="eastAsia"/>
        </w:rPr>
        <w:t>双方承诺以能尽可能产生同等经济与法律效果的有效条款取代相关条款。</w:t>
      </w:r>
    </w:p>
    <w:p w14:paraId="3D775C2B">
      <w:pPr>
        <w:pStyle w:val="2"/>
        <w:rPr>
          <w:rFonts w:hint="eastAsia"/>
        </w:rPr>
      </w:pPr>
    </w:p>
    <w:p w14:paraId="377F1D91">
      <w:pPr>
        <w:pStyle w:val="2"/>
        <w:rPr>
          <w:rFonts w:hint="eastAsia"/>
        </w:rPr>
      </w:pPr>
      <w:r>
        <w:rPr>
          <w:rFonts w:hint="eastAsia"/>
        </w:rPr>
        <w:t>---</w:t>
      </w:r>
    </w:p>
    <w:p w14:paraId="7AD63053">
      <w:pPr>
        <w:pStyle w:val="2"/>
        <w:rPr>
          <w:rFonts w:hint="eastAsia"/>
        </w:rPr>
      </w:pPr>
    </w:p>
    <w:p w14:paraId="5CE74CBD">
      <w:pPr>
        <w:pStyle w:val="2"/>
        <w:rPr>
          <w:rFonts w:hint="eastAsia"/>
        </w:rPr>
      </w:pPr>
      <w:r>
        <w:rPr>
          <w:rFonts w:hint="eastAsia"/>
        </w:rPr>
        <w:t>## Article 38 — Droit applicable | 第38条 — 适用法律</w:t>
      </w:r>
    </w:p>
    <w:p w14:paraId="3AC07542">
      <w:pPr>
        <w:pStyle w:val="2"/>
        <w:rPr>
          <w:rFonts w:hint="eastAsia"/>
        </w:rPr>
      </w:pPr>
    </w:p>
    <w:p w14:paraId="17C8D974">
      <w:pPr>
        <w:pStyle w:val="2"/>
        <w:rPr>
          <w:rFonts w:hint="eastAsia"/>
        </w:rPr>
      </w:pPr>
      <w:r>
        <w:rPr>
          <w:rFonts w:hint="eastAsia"/>
        </w:rPr>
        <w:t>Le présent Contrat est soumis au droit belge.</w:t>
      </w:r>
    </w:p>
    <w:p w14:paraId="0668EE16">
      <w:pPr>
        <w:pStyle w:val="2"/>
        <w:rPr>
          <w:rFonts w:hint="eastAsia"/>
        </w:rPr>
      </w:pPr>
    </w:p>
    <w:p w14:paraId="7BADA0B4">
      <w:pPr>
        <w:pStyle w:val="2"/>
        <w:rPr>
          <w:ins w:id="189" w:author="祺" w:date="2026-09-22T15:02:50Z"/>
          <w:rFonts w:hint="eastAsia"/>
          <w:highlight w:val="yellow"/>
        </w:rPr>
      </w:pPr>
      <w:r>
        <w:rPr>
          <w:rFonts w:hint="eastAsia"/>
          <w:highlight w:val="yellow"/>
        </w:rPr>
        <w:t>本合同受比利时</w:t>
      </w:r>
      <w:ins w:id="190" w:author="李y" w:date="2026-09-22T14:20:32Z">
        <w:r>
          <w:rPr>
            <w:rFonts w:hint="eastAsia"/>
            <w:highlight w:val="yellow"/>
            <w:lang w:eastAsia="zh-CN"/>
          </w:rPr>
          <w:t>、</w:t>
        </w:r>
      </w:ins>
      <w:ins w:id="191" w:author="李y" w:date="2026-09-22T14:20:43Z">
        <w:r>
          <w:rPr>
            <w:rFonts w:hint="eastAsia"/>
            <w:highlight w:val="yellow"/>
            <w:lang w:val="en-US" w:eastAsia="zh-CN"/>
          </w:rPr>
          <w:t>新加坡、</w:t>
        </w:r>
      </w:ins>
      <w:ins w:id="192" w:author="李y" w:date="2026-09-22T14:20:45Z">
        <w:r>
          <w:rPr>
            <w:rFonts w:hint="eastAsia"/>
            <w:highlight w:val="yellow"/>
            <w:lang w:val="en-US" w:eastAsia="zh-CN"/>
          </w:rPr>
          <w:t>香港</w:t>
        </w:r>
      </w:ins>
      <w:r>
        <w:rPr>
          <w:rFonts w:hint="eastAsia"/>
          <w:highlight w:val="yellow"/>
        </w:rPr>
        <w:t>法律管辖。</w:t>
      </w:r>
    </w:p>
    <w:p w14:paraId="1A8FAE6F">
      <w:pPr>
        <w:pStyle w:val="2"/>
        <w:rPr>
          <w:ins w:id="193" w:author="祺" w:date="2026-09-22T15:02:54Z"/>
          <w:rFonts w:hint="eastAsia"/>
          <w:highlight w:val="yellow"/>
        </w:rPr>
      </w:pPr>
      <w:ins w:id="194" w:author="祺" w:date="2026-09-22T15:02:54Z">
        <w:r>
          <w:rPr>
            <w:rFonts w:hint="eastAsia"/>
            <w:highlight w:val="yellow"/>
          </w:rPr>
          <w:t>This contract shall be governed by the laws of Belgium, Singapore, and Hong Kong.</w:t>
        </w:r>
      </w:ins>
    </w:p>
    <w:p w14:paraId="2A3F88D5">
      <w:pPr>
        <w:pStyle w:val="2"/>
        <w:rPr>
          <w:ins w:id="195" w:author="祺" w:date="2026-09-22T15:02:54Z"/>
          <w:rFonts w:hint="eastAsia"/>
          <w:highlight w:val="yellow"/>
        </w:rPr>
      </w:pPr>
    </w:p>
    <w:p w14:paraId="605E8AC4">
      <w:pPr>
        <w:pStyle w:val="2"/>
        <w:rPr>
          <w:rFonts w:hint="eastAsia"/>
          <w:highlight w:val="yellow"/>
        </w:rPr>
      </w:pPr>
    </w:p>
    <w:p w14:paraId="1535CEED">
      <w:pPr>
        <w:pStyle w:val="2"/>
        <w:rPr>
          <w:rFonts w:hint="eastAsia"/>
        </w:rPr>
      </w:pPr>
    </w:p>
    <w:p w14:paraId="171CF20D">
      <w:pPr>
        <w:pStyle w:val="2"/>
        <w:rPr>
          <w:rFonts w:hint="eastAsia"/>
        </w:rPr>
      </w:pPr>
      <w:r>
        <w:rPr>
          <w:rFonts w:hint="eastAsia"/>
        </w:rPr>
        <w:t>---</w:t>
      </w:r>
    </w:p>
    <w:p w14:paraId="2BC4EE3B">
      <w:pPr>
        <w:pStyle w:val="2"/>
        <w:rPr>
          <w:rFonts w:hint="eastAsia"/>
        </w:rPr>
      </w:pPr>
    </w:p>
    <w:p w14:paraId="67BCCD93">
      <w:pPr>
        <w:pStyle w:val="2"/>
        <w:rPr>
          <w:rFonts w:hint="eastAsia"/>
        </w:rPr>
      </w:pPr>
      <w:r>
        <w:rPr>
          <w:rFonts w:hint="eastAsia"/>
        </w:rPr>
        <w:t>## Article 39 — Règlement des litiges | 第39条 — 争议解决</w:t>
      </w:r>
    </w:p>
    <w:p w14:paraId="40D2DA32">
      <w:pPr>
        <w:pStyle w:val="2"/>
        <w:rPr>
          <w:rFonts w:hint="eastAsia"/>
        </w:rPr>
      </w:pPr>
    </w:p>
    <w:p w14:paraId="36DA0A7E">
      <w:pPr>
        <w:pStyle w:val="2"/>
        <w:rPr>
          <w:rFonts w:hint="eastAsia"/>
        </w:rPr>
      </w:pPr>
      <w:r>
        <w:rPr>
          <w:rFonts w:hint="eastAsia"/>
        </w:rPr>
        <w:t>Les Parties s'efforceront de résoudre à l'amiable tout différend relatif à la validité, l'interprétation, l'exécution, l'inexécution, la résiliation ou les conséquences du Contrat.</w:t>
      </w:r>
    </w:p>
    <w:p w14:paraId="03560A87">
      <w:pPr>
        <w:pStyle w:val="2"/>
        <w:rPr>
          <w:rFonts w:hint="eastAsia"/>
        </w:rPr>
      </w:pPr>
    </w:p>
    <w:p w14:paraId="761D7354">
      <w:pPr>
        <w:pStyle w:val="2"/>
        <w:rPr>
          <w:rFonts w:hint="eastAsia"/>
        </w:rPr>
      </w:pPr>
      <w:r>
        <w:rPr>
          <w:rFonts w:hint="eastAsia"/>
        </w:rPr>
        <w:t>双方应努力友好解决与本合同效力、解释、履行、不履行、解除或后果相关的任何争议。</w:t>
      </w:r>
    </w:p>
    <w:p w14:paraId="5DD7FC70">
      <w:pPr>
        <w:pStyle w:val="2"/>
        <w:rPr>
          <w:rFonts w:hint="eastAsia"/>
        </w:rPr>
      </w:pPr>
    </w:p>
    <w:p w14:paraId="7B1E99E5">
      <w:pPr>
        <w:pStyle w:val="2"/>
        <w:rPr>
          <w:rFonts w:hint="eastAsia"/>
        </w:rPr>
      </w:pPr>
      <w:r>
        <w:rPr>
          <w:rFonts w:hint="eastAsia"/>
        </w:rPr>
        <w:t>À défaut de résolution amiable dans un délai de [trente/soixante] jours à compter de la notification écrite du différend par l'une des Parties, le litige sera soumis à [choisir : la compétence exclusive des tribunaux compétents Bruxelles / un arbitrage international à Bruxelles selon le règlement de la Chambre de commerce internationale].</w:t>
      </w:r>
    </w:p>
    <w:p w14:paraId="36F75832">
      <w:pPr>
        <w:pStyle w:val="2"/>
        <w:rPr>
          <w:rFonts w:hint="eastAsia"/>
        </w:rPr>
      </w:pPr>
    </w:p>
    <w:p w14:paraId="0052EE4B">
      <w:pPr>
        <w:pStyle w:val="2"/>
        <w:rPr>
          <w:ins w:id="196" w:author="祺" w:date="2026-09-22T15:03:13Z"/>
          <w:rFonts w:hint="eastAsia"/>
          <w:highlight w:val="yellow"/>
          <w:rPrChange w:id="197" w:author="李y" w:date="2026-09-22T22:12:12Z">
            <w:rPr>
              <w:ins w:id="198" w:author="祺" w:date="2026-09-22T15:03:13Z"/>
              <w:rFonts w:hint="eastAsia"/>
            </w:rPr>
          </w:rPrChange>
        </w:rPr>
      </w:pPr>
      <w:r>
        <w:rPr>
          <w:rFonts w:hint="eastAsia"/>
          <w:highlight w:val="yellow"/>
          <w:rPrChange w:id="199" w:author="李y" w:date="2026-09-22T22:12:12Z">
            <w:rPr>
              <w:rFonts w:hint="eastAsia"/>
            </w:rPr>
          </w:rPrChange>
        </w:rPr>
        <w:t>自一方书面通知争议之日起 [三十/六十] 日内未能友好解决的，争议应提交 [待选：布鲁塞尔</w:t>
      </w:r>
      <w:ins w:id="200" w:author="李y" w:date="2026-09-20T13:18:35Z">
        <w:r>
          <w:rPr>
            <w:rFonts w:hint="eastAsia"/>
            <w:highlight w:val="yellow"/>
            <w:lang w:eastAsia="zh-CN"/>
            <w:rPrChange w:id="201" w:author="李y" w:date="2026-09-22T22:12:12Z">
              <w:rPr>
                <w:rFonts w:hint="eastAsia"/>
                <w:lang w:eastAsia="zh-CN"/>
              </w:rPr>
            </w:rPrChange>
          </w:rPr>
          <w:t>、</w:t>
        </w:r>
      </w:ins>
      <w:ins w:id="202" w:author="李y" w:date="2026-09-20T13:18:37Z">
        <w:r>
          <w:rPr>
            <w:rFonts w:hint="eastAsia"/>
            <w:highlight w:val="yellow"/>
            <w:lang w:val="en-US" w:eastAsia="zh-CN"/>
            <w:rPrChange w:id="203" w:author="李y" w:date="2026-09-22T22:12:12Z">
              <w:rPr>
                <w:rFonts w:hint="eastAsia"/>
                <w:lang w:val="en-US" w:eastAsia="zh-CN"/>
              </w:rPr>
            </w:rPrChange>
          </w:rPr>
          <w:t>新</w:t>
        </w:r>
      </w:ins>
      <w:ins w:id="204" w:author="李y" w:date="2026-09-20T13:18:42Z">
        <w:r>
          <w:rPr>
            <w:rFonts w:hint="eastAsia"/>
            <w:highlight w:val="yellow"/>
            <w:lang w:val="en-US" w:eastAsia="zh-CN"/>
            <w:rPrChange w:id="205" w:author="李y" w:date="2026-09-22T22:12:12Z">
              <w:rPr>
                <w:rFonts w:hint="eastAsia"/>
                <w:lang w:val="en-US" w:eastAsia="zh-CN"/>
              </w:rPr>
            </w:rPrChange>
          </w:rPr>
          <w:t>加</w:t>
        </w:r>
      </w:ins>
      <w:ins w:id="206" w:author="李y" w:date="2026-09-20T13:18:44Z">
        <w:r>
          <w:rPr>
            <w:rFonts w:hint="eastAsia"/>
            <w:highlight w:val="yellow"/>
            <w:lang w:val="en-US" w:eastAsia="zh-CN"/>
            <w:rPrChange w:id="207" w:author="李y" w:date="2026-09-22T22:12:12Z">
              <w:rPr>
                <w:rFonts w:hint="eastAsia"/>
                <w:lang w:val="en-US" w:eastAsia="zh-CN"/>
              </w:rPr>
            </w:rPrChange>
          </w:rPr>
          <w:t>坡</w:t>
        </w:r>
      </w:ins>
      <w:ins w:id="208" w:author="李y" w:date="2026-09-20T13:18:45Z">
        <w:r>
          <w:rPr>
            <w:rFonts w:hint="eastAsia"/>
            <w:highlight w:val="yellow"/>
            <w:lang w:val="en-US" w:eastAsia="zh-CN"/>
            <w:rPrChange w:id="209" w:author="李y" w:date="2026-09-22T22:12:12Z">
              <w:rPr>
                <w:rFonts w:hint="eastAsia"/>
                <w:lang w:val="en-US" w:eastAsia="zh-CN"/>
              </w:rPr>
            </w:rPrChange>
          </w:rPr>
          <w:t>、</w:t>
        </w:r>
      </w:ins>
      <w:ins w:id="210" w:author="李y" w:date="2026-09-20T13:18:50Z">
        <w:r>
          <w:rPr>
            <w:rFonts w:hint="eastAsia"/>
            <w:highlight w:val="yellow"/>
            <w:lang w:val="en-US" w:eastAsia="zh-CN"/>
            <w:rPrChange w:id="211" w:author="李y" w:date="2026-09-22T22:12:12Z">
              <w:rPr>
                <w:rFonts w:hint="eastAsia"/>
                <w:lang w:val="en-US" w:eastAsia="zh-CN"/>
              </w:rPr>
            </w:rPrChange>
          </w:rPr>
          <w:t>香港</w:t>
        </w:r>
      </w:ins>
      <w:r>
        <w:rPr>
          <w:rFonts w:hint="eastAsia"/>
          <w:highlight w:val="yellow"/>
          <w:rPrChange w:id="212" w:author="李y" w:date="2026-09-22T22:12:12Z">
            <w:rPr>
              <w:rFonts w:hint="eastAsia"/>
            </w:rPr>
          </w:rPrChange>
        </w:rPr>
        <w:t>有管辖权的法院专属管辖 / 依国际商会仲裁规则在布鲁塞尔</w:t>
      </w:r>
      <w:ins w:id="213" w:author="李y" w:date="2026-09-20T13:18:57Z">
        <w:r>
          <w:rPr>
            <w:rFonts w:hint="eastAsia"/>
            <w:highlight w:val="yellow"/>
            <w:lang w:eastAsia="zh-CN"/>
            <w:rPrChange w:id="214" w:author="李y" w:date="2026-09-22T22:12:12Z">
              <w:rPr>
                <w:rFonts w:hint="eastAsia"/>
                <w:lang w:eastAsia="zh-CN"/>
              </w:rPr>
            </w:rPrChange>
          </w:rPr>
          <w:t>、</w:t>
        </w:r>
      </w:ins>
      <w:ins w:id="215" w:author="李y" w:date="2026-09-20T13:19:02Z">
        <w:r>
          <w:rPr>
            <w:rFonts w:hint="eastAsia"/>
            <w:highlight w:val="yellow"/>
            <w:lang w:val="en-US" w:eastAsia="zh-CN"/>
            <w:rPrChange w:id="216" w:author="李y" w:date="2026-09-22T22:12:12Z">
              <w:rPr>
                <w:rFonts w:hint="eastAsia"/>
                <w:lang w:val="en-US" w:eastAsia="zh-CN"/>
              </w:rPr>
            </w:rPrChange>
          </w:rPr>
          <w:t>新加坡、</w:t>
        </w:r>
      </w:ins>
      <w:ins w:id="217" w:author="李y" w:date="2026-09-20T13:19:05Z">
        <w:r>
          <w:rPr>
            <w:rFonts w:hint="eastAsia"/>
            <w:highlight w:val="yellow"/>
            <w:lang w:val="en-US" w:eastAsia="zh-CN"/>
            <w:rPrChange w:id="218" w:author="李y" w:date="2026-09-22T22:12:12Z">
              <w:rPr>
                <w:rFonts w:hint="eastAsia"/>
                <w:lang w:val="en-US" w:eastAsia="zh-CN"/>
              </w:rPr>
            </w:rPrChange>
          </w:rPr>
          <w:t>香港</w:t>
        </w:r>
      </w:ins>
      <w:r>
        <w:rPr>
          <w:rFonts w:hint="eastAsia"/>
          <w:highlight w:val="yellow"/>
          <w:rPrChange w:id="219" w:author="李y" w:date="2026-09-22T22:12:12Z">
            <w:rPr>
              <w:rFonts w:hint="eastAsia"/>
            </w:rPr>
          </w:rPrChange>
        </w:rPr>
        <w:t>进行国际仲裁]。</w:t>
      </w:r>
    </w:p>
    <w:p w14:paraId="08C1FE1B">
      <w:pPr>
        <w:pStyle w:val="2"/>
        <w:rPr>
          <w:rFonts w:hint="eastAsia"/>
          <w:highlight w:val="yellow"/>
          <w:rPrChange w:id="220" w:author="李y" w:date="2026-09-22T22:12:12Z">
            <w:rPr>
              <w:rFonts w:hint="eastAsia"/>
            </w:rPr>
          </w:rPrChange>
        </w:rPr>
      </w:pPr>
      <w:ins w:id="221" w:author="祺" w:date="2026-09-22T15:03:18Z">
        <w:r>
          <w:rPr>
            <w:rFonts w:hint="eastAsia"/>
            <w:highlight w:val="yellow"/>
            <w:rPrChange w:id="222" w:author="李y" w:date="2026-09-22T22:12:12Z">
              <w:rPr>
                <w:rFonts w:hint="eastAsia"/>
              </w:rPr>
            </w:rPrChange>
          </w:rPr>
          <w:t>If the dispute is not amicably resolved within [thirty/sixty] days from the date one party gives written notice of the dispute, the dispute shall be submitted to [to be selected: the exclusive jurisdiction of the competent courts of Brussels, Singapore, or Hong Kong / international arbitration in Brussels, Singapore, or Hong Kong under the Rules of Arbitration of the International Chamber of Commerce].</w:t>
        </w:r>
      </w:ins>
    </w:p>
    <w:p w14:paraId="2CAD1C67">
      <w:pPr>
        <w:pStyle w:val="2"/>
        <w:rPr>
          <w:rFonts w:hint="eastAsia"/>
        </w:rPr>
      </w:pPr>
    </w:p>
    <w:p w14:paraId="6FD9DA6C">
      <w:pPr>
        <w:pStyle w:val="2"/>
        <w:rPr>
          <w:rFonts w:hint="eastAsia"/>
        </w:rPr>
      </w:pPr>
      <w:r>
        <w:rPr>
          <w:rFonts w:hint="eastAsia"/>
        </w:rPr>
        <w:t>La langue de la procédure sera [français/anglais].</w:t>
      </w:r>
    </w:p>
    <w:p w14:paraId="16D748B4">
      <w:pPr>
        <w:pStyle w:val="2"/>
        <w:rPr>
          <w:rFonts w:hint="eastAsia"/>
        </w:rPr>
      </w:pPr>
    </w:p>
    <w:p w14:paraId="057BF4C3">
      <w:pPr>
        <w:pStyle w:val="2"/>
        <w:rPr>
          <w:rFonts w:hint="eastAsia"/>
        </w:rPr>
      </w:pPr>
      <w:r>
        <w:rPr>
          <w:rFonts w:hint="eastAsia"/>
        </w:rPr>
        <w:t>程序语言为 [法文/英文]。</w:t>
      </w:r>
    </w:p>
    <w:p w14:paraId="2A39BAE5">
      <w:pPr>
        <w:pStyle w:val="2"/>
        <w:rPr>
          <w:rFonts w:hint="eastAsia"/>
        </w:rPr>
      </w:pPr>
    </w:p>
    <w:p w14:paraId="2150B116">
      <w:pPr>
        <w:pStyle w:val="2"/>
        <w:rPr>
          <w:rFonts w:hint="eastAsia"/>
        </w:rPr>
      </w:pPr>
      <w:r>
        <w:rPr>
          <w:rFonts w:hint="eastAsia"/>
        </w:rPr>
        <w:t>Nonobstant ce qui précède, chaque Partie pourra saisir toute juridiction compétente afin d'obtenir des mesures conservatoires, d'urgence ou d'interdiction, notamment en cas de violation de confidentialité, de propriété intellectuelle, d'exclusivité ou de non-contournement.</w:t>
      </w:r>
    </w:p>
    <w:p w14:paraId="7BF0D645">
      <w:pPr>
        <w:pStyle w:val="2"/>
        <w:rPr>
          <w:rFonts w:hint="eastAsia"/>
        </w:rPr>
      </w:pPr>
    </w:p>
    <w:p w14:paraId="16F59A3D">
      <w:pPr>
        <w:pStyle w:val="2"/>
        <w:rPr>
          <w:rFonts w:hint="eastAsia"/>
        </w:rPr>
      </w:pPr>
      <w:r>
        <w:rPr>
          <w:rFonts w:hint="eastAsia"/>
        </w:rPr>
        <w:t>尽管有上述规定，任何一方均可向任何有管辖权的法院申请保全、紧急或禁止措施，尤其是在违反保密、知识产权、独家权或不规避的情况下。</w:t>
      </w:r>
    </w:p>
    <w:p w14:paraId="33F912A4">
      <w:pPr>
        <w:pStyle w:val="2"/>
        <w:rPr>
          <w:rFonts w:hint="eastAsia"/>
        </w:rPr>
      </w:pPr>
    </w:p>
    <w:p w14:paraId="3205D858">
      <w:pPr>
        <w:pStyle w:val="2"/>
        <w:rPr>
          <w:rFonts w:hint="eastAsia"/>
        </w:rPr>
      </w:pPr>
      <w:r>
        <w:rPr>
          <w:rFonts w:hint="eastAsia"/>
        </w:rPr>
        <w:t>---</w:t>
      </w:r>
    </w:p>
    <w:p w14:paraId="579FCF42">
      <w:pPr>
        <w:pStyle w:val="2"/>
        <w:rPr>
          <w:rFonts w:hint="eastAsia"/>
        </w:rPr>
      </w:pPr>
    </w:p>
    <w:p w14:paraId="6DE850F6">
      <w:pPr>
        <w:pStyle w:val="2"/>
        <w:rPr>
          <w:rFonts w:hint="eastAsia"/>
        </w:rPr>
      </w:pPr>
      <w:r>
        <w:rPr>
          <w:rFonts w:hint="eastAsia"/>
        </w:rPr>
        <w:t>## Article 40 — Langue du Contrat | 第40条 — 合同语言</w:t>
      </w:r>
    </w:p>
    <w:p w14:paraId="14BA475A">
      <w:pPr>
        <w:pStyle w:val="2"/>
        <w:rPr>
          <w:rFonts w:hint="eastAsia"/>
        </w:rPr>
      </w:pPr>
    </w:p>
    <w:p w14:paraId="61437443">
      <w:pPr>
        <w:pStyle w:val="2"/>
        <w:rPr>
          <w:rFonts w:hint="eastAsia"/>
        </w:rPr>
      </w:pPr>
      <w:r>
        <w:rPr>
          <w:rFonts w:hint="eastAsia"/>
        </w:rPr>
        <w:t>Le présent Contrat est rédigé en langue française avec traduction chinoise assurée par l'AI Deepseek V4 PRO.</w:t>
      </w:r>
    </w:p>
    <w:p w14:paraId="43272749">
      <w:pPr>
        <w:pStyle w:val="2"/>
        <w:rPr>
          <w:rFonts w:hint="eastAsia"/>
        </w:rPr>
      </w:pPr>
    </w:p>
    <w:p w14:paraId="5FA11FD0">
      <w:pPr>
        <w:pStyle w:val="2"/>
        <w:rPr>
          <w:rFonts w:hint="eastAsia"/>
        </w:rPr>
      </w:pPr>
      <w:r>
        <w:rPr>
          <w:rFonts w:hint="eastAsia"/>
        </w:rPr>
        <w:t>本合同以法文书写，中文翻译由 AI Deepseek V4 PRO 完成。</w:t>
      </w:r>
    </w:p>
    <w:p w14:paraId="30D083D3">
      <w:pPr>
        <w:pStyle w:val="2"/>
        <w:rPr>
          <w:rFonts w:hint="eastAsia"/>
        </w:rPr>
      </w:pPr>
    </w:p>
    <w:p w14:paraId="2863CDBE">
      <w:pPr>
        <w:pStyle w:val="2"/>
        <w:rPr>
          <w:rFonts w:hint="eastAsia"/>
        </w:rPr>
      </w:pPr>
      <w:r>
        <w:rPr>
          <w:rFonts w:hint="eastAsia"/>
        </w:rPr>
        <w:t>Les Parties pourront convenir d'une traduction anglaise ou chinoise pour faciliter son exécution. En cas de contradiction entre les versions linguistiques, la version française prévaudra, sauf accord contraire écrit des Parties.</w:t>
      </w:r>
    </w:p>
    <w:p w14:paraId="3F4C2221">
      <w:pPr>
        <w:pStyle w:val="2"/>
        <w:rPr>
          <w:rFonts w:hint="eastAsia"/>
        </w:rPr>
      </w:pPr>
    </w:p>
    <w:p w14:paraId="5457FAC7">
      <w:pPr>
        <w:pStyle w:val="2"/>
        <w:rPr>
          <w:ins w:id="223" w:author="祺" w:date="2026-09-22T15:04:17Z"/>
          <w:rFonts w:hint="eastAsia"/>
          <w:highlight w:val="yellow"/>
          <w:rPrChange w:id="224" w:author="李y" w:date="2026-09-22T22:12:25Z">
            <w:rPr>
              <w:ins w:id="225" w:author="祺" w:date="2026-09-22T15:04:17Z"/>
              <w:rFonts w:hint="eastAsia"/>
            </w:rPr>
          </w:rPrChange>
        </w:rPr>
      </w:pPr>
      <w:r>
        <w:rPr>
          <w:rFonts w:hint="eastAsia"/>
          <w:highlight w:val="yellow"/>
          <w:rPrChange w:id="226" w:author="李y" w:date="2026-09-22T22:12:25Z">
            <w:rPr>
              <w:rFonts w:hint="eastAsia"/>
            </w:rPr>
          </w:rPrChange>
        </w:rPr>
        <w:t>双方可约定英文或中文译本以便于执行。</w:t>
      </w:r>
    </w:p>
    <w:p w14:paraId="6B1CB9DB">
      <w:pPr>
        <w:pStyle w:val="2"/>
        <w:rPr>
          <w:del w:id="227" w:author="李y" w:date="2026-09-20T19:26:05Z"/>
          <w:rFonts w:hint="eastAsia"/>
          <w:highlight w:val="yellow"/>
        </w:rPr>
      </w:pPr>
      <w:ins w:id="228" w:author="祺" w:date="2026-09-22T15:04:18Z">
        <w:r>
          <w:rPr>
            <w:rFonts w:hint="eastAsia"/>
            <w:highlight w:val="yellow"/>
          </w:rPr>
          <w:t>The parties may agree on an English or Chinese version for ease of enforcement.</w:t>
        </w:r>
      </w:ins>
      <w:del w:id="229" w:author="李y" w:date="2026-09-20T19:26:05Z">
        <w:r>
          <w:rPr>
            <w:rFonts w:hint="eastAsia"/>
            <w:highlight w:val="yellow"/>
          </w:rPr>
          <w:delText>如各语言版本之间存在矛盾，以法文版本为准，除非双方另有书面约定。</w:delText>
        </w:r>
      </w:del>
    </w:p>
    <w:p w14:paraId="284C4DA7">
      <w:pPr>
        <w:pStyle w:val="2"/>
        <w:rPr>
          <w:rFonts w:hint="eastAsia"/>
        </w:rPr>
      </w:pPr>
    </w:p>
    <w:p w14:paraId="0DB92F02">
      <w:pPr>
        <w:pStyle w:val="2"/>
        <w:rPr>
          <w:rFonts w:hint="eastAsia"/>
        </w:rPr>
      </w:pPr>
      <w:r>
        <w:rPr>
          <w:rFonts w:hint="eastAsia"/>
        </w:rPr>
        <w:t>---</w:t>
      </w:r>
    </w:p>
    <w:p w14:paraId="568191F1">
      <w:pPr>
        <w:pStyle w:val="2"/>
        <w:rPr>
          <w:rFonts w:hint="eastAsia"/>
        </w:rPr>
      </w:pPr>
    </w:p>
    <w:p w14:paraId="69A7A962">
      <w:pPr>
        <w:pStyle w:val="2"/>
        <w:rPr>
          <w:rFonts w:hint="eastAsia"/>
        </w:rPr>
      </w:pPr>
      <w:r>
        <w:rPr>
          <w:rFonts w:hint="eastAsia"/>
        </w:rPr>
        <w:t>## Article 41 — Annexes | 第41条 — 附件</w:t>
      </w:r>
    </w:p>
    <w:p w14:paraId="62B9CDB4">
      <w:pPr>
        <w:pStyle w:val="2"/>
        <w:rPr>
          <w:rFonts w:hint="eastAsia"/>
        </w:rPr>
      </w:pPr>
    </w:p>
    <w:p w14:paraId="46BE2C51">
      <w:pPr>
        <w:pStyle w:val="2"/>
        <w:rPr>
          <w:rFonts w:hint="eastAsia"/>
        </w:rPr>
      </w:pPr>
      <w:r>
        <w:rPr>
          <w:rFonts w:hint="eastAsia"/>
        </w:rPr>
        <w:t>Les annexes suivantes font partie intégrante du Contrat :</w:t>
      </w:r>
    </w:p>
    <w:p w14:paraId="26E4065E">
      <w:pPr>
        <w:pStyle w:val="2"/>
        <w:rPr>
          <w:rFonts w:hint="eastAsia"/>
        </w:rPr>
      </w:pPr>
    </w:p>
    <w:p w14:paraId="16DFCEE8">
      <w:pPr>
        <w:pStyle w:val="2"/>
        <w:rPr>
          <w:rFonts w:hint="eastAsia"/>
        </w:rPr>
      </w:pPr>
      <w:r>
        <w:rPr>
          <w:rFonts w:hint="eastAsia"/>
        </w:rPr>
        <w:t>下列附件为本合同的组成部分：</w:t>
      </w:r>
    </w:p>
    <w:p w14:paraId="48AA1341">
      <w:pPr>
        <w:pStyle w:val="2"/>
        <w:rPr>
          <w:rFonts w:hint="eastAsia"/>
        </w:rPr>
      </w:pPr>
    </w:p>
    <w:p w14:paraId="4244FB2C">
      <w:pPr>
        <w:pStyle w:val="2"/>
        <w:rPr>
          <w:rFonts w:hint="eastAsia"/>
        </w:rPr>
      </w:pPr>
      <w:r>
        <w:rPr>
          <w:rFonts w:hint="eastAsia"/>
        </w:rPr>
        <w:t>Annexe 1 — Liste et description des Produits Initiaux | 附件 1 — 初始产品清单与描述</w:t>
      </w:r>
    </w:p>
    <w:p w14:paraId="59B4A1E2">
      <w:pPr>
        <w:pStyle w:val="2"/>
        <w:rPr>
          <w:rFonts w:hint="eastAsia"/>
        </w:rPr>
      </w:pPr>
      <w:r>
        <w:rPr>
          <w:rFonts w:hint="eastAsia"/>
        </w:rPr>
        <w:t>Annexe 2 — Spécifications techniques des Produits | 附件 2 — 产品技术规范</w:t>
      </w:r>
    </w:p>
    <w:p w14:paraId="364CCA4E">
      <w:pPr>
        <w:pStyle w:val="2"/>
        <w:rPr>
          <w:rFonts w:hint="eastAsia"/>
        </w:rPr>
      </w:pPr>
      <w:r>
        <w:rPr>
          <w:rFonts w:hint="eastAsia"/>
        </w:rPr>
        <w:t>Annexe 3 — Données scientifiques, études de performance et validation | 附件 3 — 科学数据、性能研究与验证</w:t>
      </w:r>
    </w:p>
    <w:p w14:paraId="32051F88">
      <w:pPr>
        <w:pStyle w:val="2"/>
        <w:rPr>
          <w:rFonts w:hint="eastAsia"/>
        </w:rPr>
      </w:pPr>
      <w:r>
        <w:rPr>
          <w:rFonts w:hint="eastAsia"/>
        </w:rPr>
        <w:t>Annexe 4 — Quality Agreement | 附件 4 — 质量协议</w:t>
      </w:r>
    </w:p>
    <w:p w14:paraId="45AB9009">
      <w:pPr>
        <w:pStyle w:val="2"/>
        <w:rPr>
          <w:rFonts w:hint="eastAsia"/>
        </w:rPr>
      </w:pPr>
      <w:r>
        <w:rPr>
          <w:rFonts w:hint="eastAsia"/>
        </w:rPr>
        <w:t>Annexe 5 — Territoire européen couvert | 附件 5 — 所覆盖的欧洲区域</w:t>
      </w:r>
    </w:p>
    <w:p w14:paraId="636616AF">
      <w:pPr>
        <w:pStyle w:val="2"/>
        <w:rPr>
          <w:rFonts w:hint="eastAsia"/>
        </w:rPr>
      </w:pPr>
      <w:r>
        <w:rPr>
          <w:rFonts w:hint="eastAsia"/>
        </w:rPr>
        <w:t>Annexe 6 — Conditions commerciales, prix, commandes, incoterms et paiements | 附件 6 — 商业条件、价格、订货、Incoterms 与付款</w:t>
      </w:r>
    </w:p>
    <w:p w14:paraId="6429E790">
      <w:pPr>
        <w:pStyle w:val="2"/>
        <w:rPr>
          <w:rFonts w:hint="eastAsia"/>
        </w:rPr>
      </w:pPr>
      <w:r>
        <w:rPr>
          <w:rFonts w:hint="eastAsia"/>
        </w:rPr>
        <w:t>Annexe 7 — Mandat de Représentant Autorisé Européen | 附件 7 — 欧盟授权代表委托</w:t>
      </w:r>
    </w:p>
    <w:p w14:paraId="474F0539">
      <w:pPr>
        <w:pStyle w:val="2"/>
        <w:rPr>
          <w:rFonts w:hint="eastAsia"/>
        </w:rPr>
      </w:pPr>
      <w:r>
        <w:rPr>
          <w:rFonts w:hint="eastAsia"/>
        </w:rPr>
        <w:t>Annexe 8 — Transfert de Savoir-Faire et localisation industrielle européenne | 附件 8 — 专有技术转让与欧洲工业本地化</w:t>
      </w:r>
    </w:p>
    <w:p w14:paraId="5A97BC63">
      <w:pPr>
        <w:pStyle w:val="2"/>
        <w:rPr>
          <w:rFonts w:hint="eastAsia"/>
        </w:rPr>
      </w:pPr>
      <w:r>
        <w:rPr>
          <w:rFonts w:hint="eastAsia"/>
        </w:rPr>
        <w:t>Annexe 9 — Produits Futurs, extension de gamme et droit de premier refus | 附件 9 — 未来产品、产品线扩展与优先购买权</w:t>
      </w:r>
    </w:p>
    <w:p w14:paraId="489D3A52">
      <w:pPr>
        <w:pStyle w:val="2"/>
        <w:rPr>
          <w:rFonts w:hint="eastAsia"/>
        </w:rPr>
      </w:pPr>
      <w:r>
        <w:rPr>
          <w:rFonts w:hint="eastAsia"/>
        </w:rPr>
        <w:t>Annexe 10 — Confidentialité renforcée et non-contournement | 附件 10 — 强化保密与不规避</w:t>
      </w:r>
    </w:p>
    <w:p w14:paraId="0633E749">
      <w:pPr>
        <w:pStyle w:val="2"/>
        <w:rPr>
          <w:rFonts w:hint="eastAsia"/>
        </w:rPr>
      </w:pPr>
    </w:p>
    <w:p w14:paraId="1B82AB89">
      <w:pPr>
        <w:pStyle w:val="2"/>
        <w:rPr>
          <w:rFonts w:hint="eastAsia"/>
        </w:rPr>
      </w:pPr>
      <w:r>
        <w:rPr>
          <w:rFonts w:hint="eastAsia"/>
        </w:rPr>
        <w:t>---</w:t>
      </w:r>
    </w:p>
    <w:p w14:paraId="1E1EE7C0">
      <w:pPr>
        <w:pStyle w:val="2"/>
        <w:rPr>
          <w:rFonts w:hint="eastAsia"/>
        </w:rPr>
      </w:pPr>
    </w:p>
    <w:p w14:paraId="67382CF9">
      <w:pPr>
        <w:pStyle w:val="2"/>
        <w:rPr>
          <w:rFonts w:hint="eastAsia"/>
        </w:rPr>
      </w:pPr>
      <w:r>
        <w:rPr>
          <w:rFonts w:hint="eastAsia"/>
        </w:rPr>
        <w:t>## Signatures | 签署</w:t>
      </w:r>
    </w:p>
    <w:p w14:paraId="5D25B890">
      <w:pPr>
        <w:pStyle w:val="2"/>
        <w:rPr>
          <w:rFonts w:hint="eastAsia"/>
        </w:rPr>
      </w:pPr>
    </w:p>
    <w:p w14:paraId="61C43533">
      <w:pPr>
        <w:pStyle w:val="2"/>
        <w:rPr>
          <w:rFonts w:hint="eastAsia"/>
        </w:rPr>
      </w:pPr>
      <w:r>
        <w:rPr>
          <w:rFonts w:hint="eastAsia"/>
        </w:rPr>
        <w:t>Fait à [lieu], le [date], en deux exemplaires originaux.</w:t>
      </w:r>
    </w:p>
    <w:p w14:paraId="19FE1157">
      <w:pPr>
        <w:pStyle w:val="2"/>
        <w:rPr>
          <w:rFonts w:hint="eastAsia"/>
        </w:rPr>
      </w:pPr>
    </w:p>
    <w:p w14:paraId="0133AF99">
      <w:pPr>
        <w:pStyle w:val="2"/>
        <w:rPr>
          <w:rFonts w:hint="eastAsia"/>
        </w:rPr>
      </w:pPr>
      <w:r>
        <w:rPr>
          <w:rFonts w:hint="eastAsia"/>
        </w:rPr>
        <w:t>于 [地点]、[日期] 签署，正本一式两份。</w:t>
      </w:r>
    </w:p>
    <w:p w14:paraId="1497D5FD">
      <w:pPr>
        <w:pStyle w:val="2"/>
        <w:rPr>
          <w:rFonts w:hint="eastAsia"/>
        </w:rPr>
      </w:pPr>
    </w:p>
    <w:p w14:paraId="14DE2B4B">
      <w:pPr>
        <w:pStyle w:val="2"/>
        <w:rPr>
          <w:rFonts w:hint="eastAsia"/>
        </w:rPr>
      </w:pPr>
      <w:r>
        <w:rPr>
          <w:rFonts w:hint="eastAsia"/>
        </w:rPr>
        <w:t>Pour VetalyX | VetalyX 方</w:t>
      </w:r>
    </w:p>
    <w:p w14:paraId="487D7281">
      <w:pPr>
        <w:pStyle w:val="2"/>
        <w:rPr>
          <w:rFonts w:hint="eastAsia"/>
        </w:rPr>
      </w:pPr>
      <w:r>
        <w:rPr>
          <w:rFonts w:hint="eastAsia"/>
        </w:rPr>
        <w:t>Nom | 姓名：</w:t>
      </w:r>
    </w:p>
    <w:p w14:paraId="6E0D473F">
      <w:pPr>
        <w:pStyle w:val="2"/>
        <w:rPr>
          <w:rFonts w:hint="eastAsia"/>
        </w:rPr>
      </w:pPr>
      <w:r>
        <w:rPr>
          <w:rFonts w:hint="eastAsia"/>
        </w:rPr>
        <w:t>Fonction | 职务：</w:t>
      </w:r>
    </w:p>
    <w:p w14:paraId="6C59C81A">
      <w:pPr>
        <w:pStyle w:val="2"/>
        <w:rPr>
          <w:rFonts w:hint="eastAsia"/>
        </w:rPr>
      </w:pPr>
      <w:r>
        <w:rPr>
          <w:rFonts w:hint="eastAsia"/>
        </w:rPr>
        <w:t>Signature | 签名：</w:t>
      </w:r>
    </w:p>
    <w:p w14:paraId="37C1A7CC">
      <w:pPr>
        <w:pStyle w:val="2"/>
        <w:rPr>
          <w:rFonts w:hint="eastAsia"/>
        </w:rPr>
      </w:pPr>
    </w:p>
    <w:p w14:paraId="50BCB679">
      <w:pPr>
        <w:pStyle w:val="2"/>
        <w:rPr>
          <w:rFonts w:hint="eastAsia"/>
        </w:rPr>
      </w:pPr>
      <w:r>
        <w:rPr>
          <w:rFonts w:hint="eastAsia"/>
        </w:rPr>
        <w:t>Pour Diaho | 迪亚霍方</w:t>
      </w:r>
    </w:p>
    <w:p w14:paraId="21EDAE6F">
      <w:pPr>
        <w:pStyle w:val="2"/>
        <w:rPr>
          <w:rFonts w:hint="eastAsia"/>
        </w:rPr>
      </w:pPr>
      <w:r>
        <w:rPr>
          <w:rFonts w:hint="eastAsia"/>
        </w:rPr>
        <w:t>Nom | 姓名：</w:t>
      </w:r>
    </w:p>
    <w:p w14:paraId="6D3F3A16">
      <w:pPr>
        <w:pStyle w:val="2"/>
        <w:rPr>
          <w:rFonts w:hint="eastAsia"/>
        </w:rPr>
      </w:pPr>
      <w:r>
        <w:rPr>
          <w:rFonts w:hint="eastAsia"/>
        </w:rPr>
        <w:t>Fonction | 职务：</w:t>
      </w:r>
    </w:p>
    <w:p w14:paraId="4AF15CC7">
      <w:pPr>
        <w:pStyle w:val="2"/>
        <w:rPr>
          <w:rFonts w:hint="eastAsia"/>
        </w:rPr>
      </w:pPr>
      <w:r>
        <w:rPr>
          <w:rFonts w:hint="eastAsia"/>
        </w:rPr>
        <w:t>Signature | 签名：</w:t>
      </w:r>
    </w:p>
    <w:p w14:paraId="2E4F9340">
      <w:pPr>
        <w:pStyle w:val="2"/>
        <w:rPr>
          <w:rFonts w:hint="eastAsia"/>
        </w:rPr>
      </w:pPr>
    </w:p>
    <w:p w14:paraId="2698B297">
      <w:pPr>
        <w:pStyle w:val="2"/>
        <w:rPr>
          <w:rFonts w:hint="eastAsia"/>
        </w:rPr>
      </w:pPr>
      <w:r>
        <w:rPr>
          <w:rFonts w:hint="eastAsia"/>
        </w:rPr>
        <w:t>---</w:t>
      </w:r>
    </w:p>
    <w:p w14:paraId="4A15285E">
      <w:pPr>
        <w:pStyle w:val="2"/>
        <w:rPr>
          <w:rFonts w:hint="eastAsia"/>
        </w:rPr>
      </w:pPr>
    </w:p>
    <w:p w14:paraId="36317C04">
      <w:pPr>
        <w:pStyle w:val="2"/>
        <w:rPr>
          <w:rFonts w:hint="eastAsia"/>
        </w:rPr>
      </w:pPr>
      <w:r>
        <w:rPr>
          <w:rFonts w:hint="eastAsia"/>
        </w:rPr>
        <w:t>## ANNEXE 1 — LISTE ET DESCRIPTION DES PRODUITS INITIAUX | 附件 1 — 初始产品清单与描述</w:t>
      </w:r>
    </w:p>
    <w:p w14:paraId="17389347">
      <w:pPr>
        <w:pStyle w:val="2"/>
        <w:rPr>
          <w:rFonts w:hint="eastAsia"/>
        </w:rPr>
      </w:pPr>
    </w:p>
    <w:p w14:paraId="46A6A105">
      <w:pPr>
        <w:pStyle w:val="2"/>
        <w:rPr>
          <w:rFonts w:hint="eastAsia"/>
        </w:rPr>
      </w:pPr>
      <w:r>
        <w:rPr>
          <w:rFonts w:hint="eastAsia"/>
        </w:rPr>
        <w:t>La présente Annexe identifie les Produits Initiaux couverts par le Contrat et précise, pour chacun d'eux, les principales informations nécessaires à leur identification, leur commercialisation et leur gestion réglementaire et commerciale.</w:t>
      </w:r>
    </w:p>
    <w:p w14:paraId="1CEC83BF">
      <w:pPr>
        <w:pStyle w:val="2"/>
        <w:rPr>
          <w:rFonts w:hint="eastAsia"/>
        </w:rPr>
      </w:pPr>
    </w:p>
    <w:p w14:paraId="29D2C157">
      <w:pPr>
        <w:pStyle w:val="2"/>
        <w:rPr>
          <w:rFonts w:hint="eastAsia"/>
        </w:rPr>
      </w:pPr>
      <w:r>
        <w:rPr>
          <w:rFonts w:hint="eastAsia"/>
        </w:rPr>
        <w:t>本附件列明本合同所覆盖的初始产品，并为每一产品明确其识别、销售及法规与商业管理所需的主要信息。</w:t>
      </w:r>
    </w:p>
    <w:p w14:paraId="593D53DB">
      <w:pPr>
        <w:pStyle w:val="2"/>
        <w:rPr>
          <w:rFonts w:hint="eastAsia"/>
        </w:rPr>
      </w:pPr>
    </w:p>
    <w:p w14:paraId="371EE080">
      <w:pPr>
        <w:pStyle w:val="2"/>
        <w:rPr>
          <w:rFonts w:hint="eastAsia"/>
        </w:rPr>
      </w:pPr>
      <w:r>
        <w:rPr>
          <w:rFonts w:hint="eastAsia"/>
        </w:rPr>
        <w:t>Les informations reprises dans cette Annexe devront permettre d'identifier sans ambiguïté chaque Produit, son fabricant effectif, sa référence, son usage prévu et ses principales caractéristiques.</w:t>
      </w:r>
    </w:p>
    <w:p w14:paraId="462620C1">
      <w:pPr>
        <w:pStyle w:val="2"/>
        <w:rPr>
          <w:rFonts w:hint="eastAsia"/>
        </w:rPr>
      </w:pPr>
    </w:p>
    <w:p w14:paraId="1A713A5B">
      <w:pPr>
        <w:pStyle w:val="2"/>
        <w:rPr>
          <w:rFonts w:hint="eastAsia"/>
        </w:rPr>
      </w:pPr>
      <w:r>
        <w:rPr>
          <w:rFonts w:hint="eastAsia"/>
        </w:rPr>
        <w:t>本附件所载信息应能毫无歧义地识别每一产品、其实际制造商、货号、预期用途及主要特性。</w:t>
      </w:r>
    </w:p>
    <w:p w14:paraId="5F396ECC">
      <w:pPr>
        <w:pStyle w:val="2"/>
        <w:rPr>
          <w:rFonts w:hint="eastAsia"/>
        </w:rPr>
      </w:pPr>
    </w:p>
    <w:p w14:paraId="3870AE87">
      <w:pPr>
        <w:pStyle w:val="2"/>
        <w:rPr>
          <w:rFonts w:hint="eastAsia"/>
        </w:rPr>
      </w:pPr>
      <w:r>
        <w:rPr>
          <w:rFonts w:hint="eastAsia"/>
        </w:rPr>
        <w:t>Les Produits Initiaux comprennent notamment :</w:t>
      </w:r>
    </w:p>
    <w:p w14:paraId="01A5CB38">
      <w:pPr>
        <w:pStyle w:val="2"/>
        <w:rPr>
          <w:rFonts w:hint="eastAsia"/>
        </w:rPr>
      </w:pPr>
    </w:p>
    <w:p w14:paraId="1BB905D5">
      <w:pPr>
        <w:pStyle w:val="2"/>
        <w:rPr>
          <w:rFonts w:hint="eastAsia"/>
        </w:rPr>
      </w:pPr>
      <w:r>
        <w:rPr>
          <w:rFonts w:hint="eastAsia"/>
        </w:rPr>
        <w:t>初始产品尤其包括：</w:t>
      </w:r>
    </w:p>
    <w:p w14:paraId="2BC065F5">
      <w:pPr>
        <w:pStyle w:val="2"/>
        <w:rPr>
          <w:rFonts w:hint="eastAsia"/>
        </w:rPr>
      </w:pPr>
    </w:p>
    <w:p w14:paraId="0FA0531E">
      <w:pPr>
        <w:pStyle w:val="2"/>
        <w:rPr>
          <w:rFonts w:hint="eastAsia"/>
        </w:rPr>
      </w:pPr>
      <w:r>
        <w:rPr>
          <w:rFonts w:hint="eastAsia"/>
        </w:rPr>
        <w:t>1. tests rapides de détection des allergies chez le chien ;</w:t>
      </w:r>
    </w:p>
    <w:p w14:paraId="77237E36">
      <w:pPr>
        <w:pStyle w:val="2"/>
        <w:rPr>
          <w:rFonts w:hint="eastAsia"/>
        </w:rPr>
      </w:pPr>
      <w:r>
        <w:rPr>
          <w:rFonts w:hint="eastAsia"/>
        </w:rPr>
        <w:t>2. tests rapides de détection des allergies chez le chat ;</w:t>
      </w:r>
    </w:p>
    <w:p w14:paraId="45ED1FF9">
      <w:pPr>
        <w:pStyle w:val="2"/>
        <w:rPr>
          <w:rFonts w:hint="eastAsia"/>
        </w:rPr>
      </w:pPr>
      <w:r>
        <w:rPr>
          <w:rFonts w:hint="eastAsia"/>
        </w:rPr>
        <w:t>3. accessoires, consommables, notices, emballages et documents associés ;</w:t>
      </w:r>
    </w:p>
    <w:p w14:paraId="117E1986">
      <w:pPr>
        <w:pStyle w:val="2"/>
        <w:rPr>
          <w:rFonts w:hint="eastAsia"/>
        </w:rPr>
      </w:pPr>
      <w:r>
        <w:rPr>
          <w:rFonts w:hint="eastAsia"/>
        </w:rPr>
        <w:t>4. tout instrument ou support nécessaire à l'utilisation des tests, le cas échéant.</w:t>
      </w:r>
    </w:p>
    <w:p w14:paraId="736D1F5F">
      <w:pPr>
        <w:pStyle w:val="2"/>
        <w:rPr>
          <w:rFonts w:hint="eastAsia"/>
        </w:rPr>
      </w:pPr>
    </w:p>
    <w:p w14:paraId="4AEF8C59">
      <w:pPr>
        <w:pStyle w:val="2"/>
        <w:rPr>
          <w:rFonts w:hint="eastAsia"/>
        </w:rPr>
      </w:pPr>
      <w:r>
        <w:rPr>
          <w:rFonts w:hint="eastAsia"/>
        </w:rPr>
        <w:t>1. 犬过敏快速检测试剂；</w:t>
      </w:r>
    </w:p>
    <w:p w14:paraId="34AC2E7D">
      <w:pPr>
        <w:pStyle w:val="2"/>
        <w:rPr>
          <w:rFonts w:hint="eastAsia"/>
        </w:rPr>
      </w:pPr>
      <w:r>
        <w:rPr>
          <w:rFonts w:hint="eastAsia"/>
        </w:rPr>
        <w:t>2. 猫过敏快速检测试剂；</w:t>
      </w:r>
    </w:p>
    <w:p w14:paraId="10F7A6A8">
      <w:pPr>
        <w:pStyle w:val="2"/>
        <w:rPr>
          <w:rFonts w:hint="eastAsia"/>
        </w:rPr>
      </w:pPr>
      <w:r>
        <w:rPr>
          <w:rFonts w:hint="eastAsia"/>
        </w:rPr>
        <w:t>3. 附件、耗材、说明书、包装及相关文件；</w:t>
      </w:r>
    </w:p>
    <w:p w14:paraId="1A4D4F4D">
      <w:pPr>
        <w:pStyle w:val="2"/>
        <w:rPr>
          <w:rFonts w:hint="eastAsia"/>
        </w:rPr>
      </w:pPr>
      <w:r>
        <w:rPr>
          <w:rFonts w:hint="eastAsia"/>
        </w:rPr>
        <w:t>4. 使用检测试剂所需的任何仪器或载体（如适用）。</w:t>
      </w:r>
    </w:p>
    <w:p w14:paraId="740AD236">
      <w:pPr>
        <w:pStyle w:val="2"/>
        <w:rPr>
          <w:rFonts w:hint="eastAsia"/>
        </w:rPr>
      </w:pPr>
    </w:p>
    <w:p w14:paraId="683BBB59">
      <w:pPr>
        <w:pStyle w:val="2"/>
        <w:rPr>
          <w:rFonts w:hint="eastAsia"/>
        </w:rPr>
      </w:pPr>
      <w:r>
        <w:rPr>
          <w:rFonts w:hint="eastAsia"/>
        </w:rPr>
        <w:t>Pour chaque Produit, les informations suivantes devront être renseignées :</w:t>
      </w:r>
    </w:p>
    <w:p w14:paraId="2CCEA753">
      <w:pPr>
        <w:pStyle w:val="2"/>
        <w:rPr>
          <w:rFonts w:hint="eastAsia"/>
        </w:rPr>
      </w:pPr>
    </w:p>
    <w:p w14:paraId="24EB50F5">
      <w:pPr>
        <w:pStyle w:val="2"/>
        <w:rPr>
          <w:rFonts w:hint="eastAsia"/>
        </w:rPr>
      </w:pPr>
      <w:r>
        <w:rPr>
          <w:rFonts w:hint="eastAsia"/>
        </w:rPr>
        <w:t>每一产品应填写以下信息：</w:t>
      </w:r>
    </w:p>
    <w:p w14:paraId="27A660D8">
      <w:pPr>
        <w:pStyle w:val="2"/>
        <w:rPr>
          <w:rFonts w:hint="eastAsia"/>
        </w:rPr>
      </w:pPr>
    </w:p>
    <w:p w14:paraId="6EC21AA2">
      <w:pPr>
        <w:pStyle w:val="2"/>
        <w:rPr>
          <w:rFonts w:hint="eastAsia"/>
        </w:rPr>
      </w:pPr>
      <w:r>
        <w:rPr>
          <w:rFonts w:hint="eastAsia"/>
        </w:rPr>
        <w:t>- nom commercial ;</w:t>
      </w:r>
    </w:p>
    <w:p w14:paraId="196669EB">
      <w:pPr>
        <w:pStyle w:val="2"/>
        <w:rPr>
          <w:rFonts w:hint="eastAsia"/>
        </w:rPr>
      </w:pPr>
      <w:r>
        <w:rPr>
          <w:rFonts w:hint="eastAsia"/>
        </w:rPr>
        <w:t>- référence produit ;</w:t>
      </w:r>
    </w:p>
    <w:p w14:paraId="79541D06">
      <w:pPr>
        <w:pStyle w:val="2"/>
        <w:rPr>
          <w:rFonts w:hint="eastAsia"/>
        </w:rPr>
      </w:pPr>
      <w:r>
        <w:rPr>
          <w:rFonts w:hint="eastAsia"/>
        </w:rPr>
        <w:t>- fabricant ;</w:t>
      </w:r>
    </w:p>
    <w:p w14:paraId="74DA0F3B">
      <w:pPr>
        <w:pStyle w:val="2"/>
        <w:rPr>
          <w:rFonts w:hint="eastAsia"/>
        </w:rPr>
      </w:pPr>
      <w:r>
        <w:rPr>
          <w:rFonts w:hint="eastAsia"/>
        </w:rPr>
        <w:t>- principe du test ;</w:t>
      </w:r>
    </w:p>
    <w:p w14:paraId="4842FD94">
      <w:pPr>
        <w:pStyle w:val="2"/>
        <w:rPr>
          <w:rFonts w:hint="eastAsia"/>
        </w:rPr>
      </w:pPr>
      <w:r>
        <w:rPr>
          <w:rFonts w:hint="eastAsia"/>
        </w:rPr>
        <w:t>- espèce cible ;</w:t>
      </w:r>
    </w:p>
    <w:p w14:paraId="2BF8FE17">
      <w:pPr>
        <w:pStyle w:val="2"/>
        <w:rPr>
          <w:rFonts w:hint="eastAsia"/>
        </w:rPr>
      </w:pPr>
      <w:r>
        <w:rPr>
          <w:rFonts w:hint="eastAsia"/>
        </w:rPr>
        <w:t>- type d'échantillon ;</w:t>
      </w:r>
    </w:p>
    <w:p w14:paraId="3FAAAF44">
      <w:pPr>
        <w:pStyle w:val="2"/>
        <w:rPr>
          <w:rFonts w:hint="eastAsia"/>
        </w:rPr>
      </w:pPr>
      <w:r>
        <w:rPr>
          <w:rFonts w:hint="eastAsia"/>
        </w:rPr>
        <w:t>- volume requis ;</w:t>
      </w:r>
    </w:p>
    <w:p w14:paraId="01102F81">
      <w:pPr>
        <w:pStyle w:val="2"/>
        <w:rPr>
          <w:rFonts w:hint="eastAsia"/>
        </w:rPr>
      </w:pPr>
      <w:r>
        <w:rPr>
          <w:rFonts w:hint="eastAsia"/>
        </w:rPr>
        <w:t>- analyte mesuré ;</w:t>
      </w:r>
    </w:p>
    <w:p w14:paraId="28AE271D">
      <w:pPr>
        <w:pStyle w:val="2"/>
        <w:rPr>
          <w:rFonts w:hint="eastAsia"/>
        </w:rPr>
      </w:pPr>
      <w:r>
        <w:rPr>
          <w:rFonts w:hint="eastAsia"/>
        </w:rPr>
        <w:t>- composition exacte du panel d'allergènes ;</w:t>
      </w:r>
    </w:p>
    <w:p w14:paraId="55285A94">
      <w:pPr>
        <w:pStyle w:val="2"/>
        <w:rPr>
          <w:rFonts w:hint="eastAsia"/>
        </w:rPr>
      </w:pPr>
      <w:r>
        <w:rPr>
          <w:rFonts w:hint="eastAsia"/>
        </w:rPr>
        <w:t>- composants ;</w:t>
      </w:r>
    </w:p>
    <w:p w14:paraId="7DB576C5">
      <w:pPr>
        <w:pStyle w:val="2"/>
        <w:rPr>
          <w:rFonts w:hint="eastAsia"/>
        </w:rPr>
      </w:pPr>
      <w:r>
        <w:rPr>
          <w:rFonts w:hint="eastAsia"/>
        </w:rPr>
        <w:t>- accessoires ;</w:t>
      </w:r>
    </w:p>
    <w:p w14:paraId="2BD6C114">
      <w:pPr>
        <w:pStyle w:val="2"/>
        <w:rPr>
          <w:rFonts w:hint="eastAsia"/>
        </w:rPr>
      </w:pPr>
      <w:r>
        <w:rPr>
          <w:rFonts w:hint="eastAsia"/>
        </w:rPr>
        <w:t>- durée du test ;</w:t>
      </w:r>
    </w:p>
    <w:p w14:paraId="07F1ED4F">
      <w:pPr>
        <w:pStyle w:val="2"/>
        <w:rPr>
          <w:rFonts w:hint="eastAsia"/>
        </w:rPr>
      </w:pPr>
      <w:r>
        <w:rPr>
          <w:rFonts w:hint="eastAsia"/>
        </w:rPr>
        <w:t>- conditions de conservation ;</w:t>
      </w:r>
    </w:p>
    <w:p w14:paraId="1D00AFAF">
      <w:pPr>
        <w:pStyle w:val="2"/>
        <w:rPr>
          <w:rFonts w:hint="eastAsia"/>
        </w:rPr>
      </w:pPr>
      <w:r>
        <w:rPr>
          <w:rFonts w:hint="eastAsia"/>
        </w:rPr>
        <w:t>- conditions de transport ;</w:t>
      </w:r>
    </w:p>
    <w:p w14:paraId="62945702">
      <w:pPr>
        <w:pStyle w:val="2"/>
        <w:rPr>
          <w:rFonts w:hint="eastAsia"/>
        </w:rPr>
      </w:pPr>
      <w:r>
        <w:rPr>
          <w:rFonts w:hint="eastAsia"/>
        </w:rPr>
        <w:t>- durée totale de vie ;</w:t>
      </w:r>
    </w:p>
    <w:p w14:paraId="350AF691">
      <w:pPr>
        <w:pStyle w:val="2"/>
        <w:rPr>
          <w:rFonts w:hint="eastAsia"/>
        </w:rPr>
      </w:pPr>
      <w:r>
        <w:rPr>
          <w:rFonts w:hint="eastAsia"/>
        </w:rPr>
        <w:t>- conditionnement ;</w:t>
      </w:r>
    </w:p>
    <w:p w14:paraId="48A9D12C">
      <w:pPr>
        <w:pStyle w:val="2"/>
        <w:rPr>
          <w:rFonts w:hint="eastAsia"/>
        </w:rPr>
      </w:pPr>
      <w:r>
        <w:rPr>
          <w:rFonts w:hint="eastAsia"/>
        </w:rPr>
        <w:t>- statut réglementaire actuel ;</w:t>
      </w:r>
    </w:p>
    <w:p w14:paraId="3D9532F8">
      <w:pPr>
        <w:pStyle w:val="2"/>
        <w:rPr>
          <w:rFonts w:hint="eastAsia"/>
        </w:rPr>
      </w:pPr>
      <w:r>
        <w:rPr>
          <w:rFonts w:hint="eastAsia"/>
        </w:rPr>
        <w:t>- documentation disponible ;</w:t>
      </w:r>
    </w:p>
    <w:p w14:paraId="02634634">
      <w:pPr>
        <w:pStyle w:val="2"/>
        <w:rPr>
          <w:rFonts w:hint="eastAsia"/>
        </w:rPr>
      </w:pPr>
      <w:r>
        <w:rPr>
          <w:rFonts w:hint="eastAsia"/>
        </w:rPr>
        <w:t>- durée de vie résiduelle minimale garantie à la livraison.</w:t>
      </w:r>
    </w:p>
    <w:p w14:paraId="19AFF654">
      <w:pPr>
        <w:pStyle w:val="2"/>
        <w:rPr>
          <w:rFonts w:hint="eastAsia"/>
        </w:rPr>
      </w:pPr>
    </w:p>
    <w:p w14:paraId="3A652DB9">
      <w:pPr>
        <w:pStyle w:val="2"/>
        <w:rPr>
          <w:rFonts w:hint="eastAsia"/>
        </w:rPr>
      </w:pPr>
      <w:r>
        <w:rPr>
          <w:rFonts w:hint="eastAsia"/>
        </w:rPr>
        <w:t>- 商品名称；</w:t>
      </w:r>
    </w:p>
    <w:p w14:paraId="03A86EBE">
      <w:pPr>
        <w:pStyle w:val="2"/>
        <w:rPr>
          <w:rFonts w:hint="eastAsia"/>
        </w:rPr>
      </w:pPr>
      <w:r>
        <w:rPr>
          <w:rFonts w:hint="eastAsia"/>
        </w:rPr>
        <w:t>- 产品货号；</w:t>
      </w:r>
    </w:p>
    <w:p w14:paraId="5D7D9E67">
      <w:pPr>
        <w:pStyle w:val="2"/>
        <w:rPr>
          <w:rFonts w:hint="eastAsia"/>
        </w:rPr>
      </w:pPr>
      <w:r>
        <w:rPr>
          <w:rFonts w:hint="eastAsia"/>
        </w:rPr>
        <w:t>- 制造商；</w:t>
      </w:r>
    </w:p>
    <w:p w14:paraId="592ACE59">
      <w:pPr>
        <w:pStyle w:val="2"/>
        <w:rPr>
          <w:rFonts w:hint="eastAsia"/>
        </w:rPr>
      </w:pPr>
      <w:r>
        <w:rPr>
          <w:rFonts w:hint="eastAsia"/>
        </w:rPr>
        <w:t>- 检测原理；</w:t>
      </w:r>
    </w:p>
    <w:p w14:paraId="4F227766">
      <w:pPr>
        <w:pStyle w:val="2"/>
        <w:rPr>
          <w:rFonts w:hint="eastAsia"/>
        </w:rPr>
      </w:pPr>
      <w:r>
        <w:rPr>
          <w:rFonts w:hint="eastAsia"/>
        </w:rPr>
        <w:t>- 目标动物；</w:t>
      </w:r>
    </w:p>
    <w:p w14:paraId="020186DB">
      <w:pPr>
        <w:pStyle w:val="2"/>
        <w:rPr>
          <w:rFonts w:hint="eastAsia"/>
        </w:rPr>
      </w:pPr>
      <w:r>
        <w:rPr>
          <w:rFonts w:hint="eastAsia"/>
        </w:rPr>
        <w:t>- 样本类型；</w:t>
      </w:r>
    </w:p>
    <w:p w14:paraId="3AEC2E63">
      <w:pPr>
        <w:pStyle w:val="2"/>
        <w:rPr>
          <w:rFonts w:hint="eastAsia"/>
        </w:rPr>
      </w:pPr>
      <w:r>
        <w:rPr>
          <w:rFonts w:hint="eastAsia"/>
        </w:rPr>
        <w:t>- 所需体积；</w:t>
      </w:r>
    </w:p>
    <w:p w14:paraId="56E93337">
      <w:pPr>
        <w:pStyle w:val="2"/>
        <w:rPr>
          <w:rFonts w:hint="eastAsia"/>
        </w:rPr>
      </w:pPr>
      <w:r>
        <w:rPr>
          <w:rFonts w:hint="eastAsia"/>
        </w:rPr>
        <w:t>- 所测分析物；</w:t>
      </w:r>
    </w:p>
    <w:p w14:paraId="403F91DD">
      <w:pPr>
        <w:pStyle w:val="2"/>
        <w:rPr>
          <w:rFonts w:hint="eastAsia"/>
        </w:rPr>
      </w:pPr>
      <w:r>
        <w:rPr>
          <w:rFonts w:hint="eastAsia"/>
        </w:rPr>
        <w:t>- 过敏原组合的准确构成；</w:t>
      </w:r>
    </w:p>
    <w:p w14:paraId="61FF9D34">
      <w:pPr>
        <w:pStyle w:val="2"/>
        <w:rPr>
          <w:rFonts w:hint="eastAsia"/>
        </w:rPr>
      </w:pPr>
      <w:r>
        <w:rPr>
          <w:rFonts w:hint="eastAsia"/>
        </w:rPr>
        <w:t>- 组分；</w:t>
      </w:r>
    </w:p>
    <w:p w14:paraId="69FF32F7">
      <w:pPr>
        <w:pStyle w:val="2"/>
        <w:rPr>
          <w:rFonts w:hint="eastAsia"/>
        </w:rPr>
      </w:pPr>
      <w:r>
        <w:rPr>
          <w:rFonts w:hint="eastAsia"/>
        </w:rPr>
        <w:t>- 附件；</w:t>
      </w:r>
    </w:p>
    <w:p w14:paraId="172D31B4">
      <w:pPr>
        <w:pStyle w:val="2"/>
        <w:rPr>
          <w:rFonts w:hint="eastAsia"/>
        </w:rPr>
      </w:pPr>
      <w:r>
        <w:rPr>
          <w:rFonts w:hint="eastAsia"/>
        </w:rPr>
        <w:t>- 检测时长；</w:t>
      </w:r>
    </w:p>
    <w:p w14:paraId="31C8389D">
      <w:pPr>
        <w:pStyle w:val="2"/>
        <w:rPr>
          <w:rFonts w:hint="eastAsia"/>
        </w:rPr>
      </w:pPr>
      <w:r>
        <w:rPr>
          <w:rFonts w:hint="eastAsia"/>
        </w:rPr>
        <w:t>- 储存条件；</w:t>
      </w:r>
    </w:p>
    <w:p w14:paraId="663F4334">
      <w:pPr>
        <w:pStyle w:val="2"/>
        <w:rPr>
          <w:rFonts w:hint="eastAsia"/>
        </w:rPr>
      </w:pPr>
      <w:r>
        <w:rPr>
          <w:rFonts w:hint="eastAsia"/>
        </w:rPr>
        <w:t>- 运输条件；</w:t>
      </w:r>
    </w:p>
    <w:p w14:paraId="360A8D42">
      <w:pPr>
        <w:pStyle w:val="2"/>
        <w:rPr>
          <w:rFonts w:hint="eastAsia"/>
        </w:rPr>
      </w:pPr>
      <w:r>
        <w:rPr>
          <w:rFonts w:hint="eastAsia"/>
        </w:rPr>
        <w:t>- 总有效期；</w:t>
      </w:r>
    </w:p>
    <w:p w14:paraId="04279497">
      <w:pPr>
        <w:pStyle w:val="2"/>
        <w:rPr>
          <w:rFonts w:hint="eastAsia"/>
        </w:rPr>
      </w:pPr>
      <w:r>
        <w:rPr>
          <w:rFonts w:hint="eastAsia"/>
        </w:rPr>
        <w:t>- 包装规格；</w:t>
      </w:r>
    </w:p>
    <w:p w14:paraId="6ED22698">
      <w:pPr>
        <w:pStyle w:val="2"/>
        <w:rPr>
          <w:rFonts w:hint="eastAsia"/>
        </w:rPr>
      </w:pPr>
      <w:r>
        <w:rPr>
          <w:rFonts w:hint="eastAsia"/>
        </w:rPr>
        <w:t>- 当前法规状态；</w:t>
      </w:r>
    </w:p>
    <w:p w14:paraId="3929BD74">
      <w:pPr>
        <w:pStyle w:val="2"/>
        <w:rPr>
          <w:rFonts w:hint="eastAsia"/>
        </w:rPr>
      </w:pPr>
      <w:r>
        <w:rPr>
          <w:rFonts w:hint="eastAsia"/>
        </w:rPr>
        <w:t>- 可用文件；</w:t>
      </w:r>
    </w:p>
    <w:p w14:paraId="7A95C418">
      <w:pPr>
        <w:pStyle w:val="2"/>
        <w:rPr>
          <w:rFonts w:hint="eastAsia"/>
        </w:rPr>
      </w:pPr>
      <w:r>
        <w:rPr>
          <w:rFonts w:hint="eastAsia"/>
        </w:rPr>
        <w:t>- 交付时保证的最低剩余有效期。</w:t>
      </w:r>
    </w:p>
    <w:p w14:paraId="30069129">
      <w:pPr>
        <w:pStyle w:val="2"/>
        <w:rPr>
          <w:rFonts w:hint="eastAsia"/>
        </w:rPr>
      </w:pPr>
    </w:p>
    <w:p w14:paraId="5914D385">
      <w:pPr>
        <w:pStyle w:val="2"/>
        <w:rPr>
          <w:rFonts w:hint="eastAsia"/>
        </w:rPr>
      </w:pPr>
      <w:r>
        <w:rPr>
          <w:rFonts w:hint="eastAsia"/>
        </w:rPr>
        <w:t>Les spécifications techniques détaillées, critères de contrôle, performances, conditions de libération des lots et autres exigences qualité applicables aux Produits sont définis ou référencés dans la documentation contrôlée conformément au Quality Agreement conclu entre les Parties.</w:t>
      </w:r>
    </w:p>
    <w:p w14:paraId="68C11F99">
      <w:pPr>
        <w:pStyle w:val="2"/>
        <w:rPr>
          <w:rFonts w:hint="eastAsia"/>
        </w:rPr>
      </w:pPr>
    </w:p>
    <w:p w14:paraId="7AC22114">
      <w:pPr>
        <w:pStyle w:val="2"/>
        <w:rPr>
          <w:rFonts w:hint="eastAsia"/>
        </w:rPr>
      </w:pPr>
      <w:r>
        <w:rPr>
          <w:rFonts w:hint="eastAsia"/>
        </w:rPr>
        <w:t>产品的详细技术规范、控制准则、性能、批次放行条件及其他适用质量要求，依双方订立的《质量协议》在受控文件中界定或引用。</w:t>
      </w:r>
    </w:p>
    <w:p w14:paraId="249D149C">
      <w:pPr>
        <w:pStyle w:val="2"/>
        <w:rPr>
          <w:rFonts w:hint="eastAsia"/>
        </w:rPr>
      </w:pPr>
    </w:p>
    <w:p w14:paraId="6AD440E7">
      <w:pPr>
        <w:pStyle w:val="2"/>
        <w:rPr>
          <w:rFonts w:hint="eastAsia"/>
        </w:rPr>
      </w:pPr>
      <w:r>
        <w:rPr>
          <w:rFonts w:hint="eastAsia"/>
        </w:rPr>
        <w:t>Toute addition, suppression ou modification substantielle d'un Produit couvert par cette Annexe devra être convenue par écrit entre les Parties et, lorsque nécessaire, gérée conformément au processus de Change Control prévu dans le Quality Agreement conclu entre les Parties.</w:t>
      </w:r>
    </w:p>
    <w:p w14:paraId="69E2D1EC">
      <w:pPr>
        <w:pStyle w:val="2"/>
        <w:rPr>
          <w:rFonts w:hint="eastAsia"/>
        </w:rPr>
      </w:pPr>
    </w:p>
    <w:p w14:paraId="02A57D35">
      <w:pPr>
        <w:pStyle w:val="2"/>
        <w:rPr>
          <w:rFonts w:hint="eastAsia"/>
        </w:rPr>
      </w:pPr>
      <w:r>
        <w:rPr>
          <w:rFonts w:hint="eastAsia"/>
        </w:rPr>
        <w:t>对本附件所覆盖产品的任何实质性新增、删除或修改，均须经双方书面约定，并在必要时依双方《质量协议》规定的变更控制（Change Control）流程管理。</w:t>
      </w:r>
    </w:p>
    <w:p w14:paraId="2EA92794">
      <w:pPr>
        <w:pStyle w:val="2"/>
        <w:rPr>
          <w:rFonts w:hint="eastAsia"/>
        </w:rPr>
      </w:pPr>
    </w:p>
    <w:p w14:paraId="0ACFC804">
      <w:pPr>
        <w:pStyle w:val="2"/>
        <w:rPr>
          <w:rFonts w:hint="eastAsia"/>
        </w:rPr>
      </w:pPr>
      <w:r>
        <w:rPr>
          <w:rFonts w:hint="eastAsia"/>
        </w:rPr>
        <w:t>~~À compléter.~~ ~~Les Produits Initiaux comprennent notamment :~~ ~~Pour chaque Produit, les informations suivantes devront être renseignées :~~</w:t>
      </w:r>
    </w:p>
    <w:p w14:paraId="25D1E309">
      <w:pPr>
        <w:pStyle w:val="2"/>
        <w:rPr>
          <w:rFonts w:hint="eastAsia"/>
        </w:rPr>
      </w:pPr>
    </w:p>
    <w:p w14:paraId="3E87614A">
      <w:pPr>
        <w:pStyle w:val="2"/>
        <w:rPr>
          <w:rFonts w:hint="eastAsia"/>
        </w:rPr>
      </w:pPr>
      <w:r>
        <w:rPr>
          <w:rFonts w:hint="eastAsia"/>
        </w:rPr>
        <w:t>~~待填写。~~ ~~初始产品尤其包括：~~ ~~每一产品应填写以下信息：~~</w:t>
      </w:r>
    </w:p>
    <w:p w14:paraId="58E154B0">
      <w:pPr>
        <w:pStyle w:val="2"/>
        <w:rPr>
          <w:rFonts w:hint="eastAsia"/>
        </w:rPr>
      </w:pPr>
    </w:p>
    <w:p w14:paraId="5FB07497">
      <w:pPr>
        <w:pStyle w:val="2"/>
        <w:rPr>
          <w:rFonts w:hint="eastAsia"/>
        </w:rPr>
      </w:pPr>
      <w:r>
        <w:rPr>
          <w:rFonts w:hint="eastAsia"/>
        </w:rPr>
        <w:t>---</w:t>
      </w:r>
    </w:p>
    <w:p w14:paraId="09527D3F">
      <w:pPr>
        <w:pStyle w:val="2"/>
        <w:rPr>
          <w:rFonts w:hint="eastAsia"/>
        </w:rPr>
      </w:pPr>
    </w:p>
    <w:p w14:paraId="04A98EC8">
      <w:pPr>
        <w:pStyle w:val="2"/>
        <w:rPr>
          <w:rFonts w:hint="eastAsia"/>
        </w:rPr>
      </w:pPr>
      <w:r>
        <w:rPr>
          <w:rFonts w:hint="eastAsia"/>
        </w:rPr>
        <w:t>## ANNEXE 2 — SPÉCIFICATIONS TECHNIQUES | 附件 2 — 技术规范</w:t>
      </w:r>
    </w:p>
    <w:p w14:paraId="5A2B824B">
      <w:pPr>
        <w:pStyle w:val="2"/>
        <w:rPr>
          <w:rFonts w:hint="eastAsia"/>
        </w:rPr>
      </w:pPr>
    </w:p>
    <w:p w14:paraId="50F12F4E">
      <w:pPr>
        <w:pStyle w:val="2"/>
        <w:rPr>
          <w:rFonts w:hint="eastAsia"/>
        </w:rPr>
      </w:pPr>
      <w:r>
        <w:rPr>
          <w:rFonts w:hint="eastAsia"/>
        </w:rPr>
        <w:t>Les spécifications techniques applicables aux Produits sont définies dans les spécifications produit approuvées et contrôlées conformément au Quality Agreement conclu entre les Parties.</w:t>
      </w:r>
    </w:p>
    <w:p w14:paraId="3C4C1208">
      <w:pPr>
        <w:pStyle w:val="2"/>
        <w:rPr>
          <w:rFonts w:hint="eastAsia"/>
        </w:rPr>
      </w:pPr>
    </w:p>
    <w:p w14:paraId="577BFDE2">
      <w:pPr>
        <w:pStyle w:val="2"/>
        <w:rPr>
          <w:rFonts w:hint="eastAsia"/>
        </w:rPr>
      </w:pPr>
      <w:r>
        <w:rPr>
          <w:rFonts w:hint="eastAsia"/>
        </w:rPr>
        <w:t>适用于产品的技术规范在经批准并依双方订立的《质量协议》受控的产品规范中界定。</w:t>
      </w:r>
    </w:p>
    <w:p w14:paraId="399DFE35">
      <w:pPr>
        <w:pStyle w:val="2"/>
        <w:rPr>
          <w:rFonts w:hint="eastAsia"/>
        </w:rPr>
      </w:pPr>
    </w:p>
    <w:p w14:paraId="45AC5049">
      <w:pPr>
        <w:pStyle w:val="2"/>
        <w:rPr>
          <w:rFonts w:hint="eastAsia"/>
        </w:rPr>
      </w:pPr>
      <w:r>
        <w:rPr>
          <w:rFonts w:hint="eastAsia"/>
        </w:rPr>
        <w:t>---</w:t>
      </w:r>
    </w:p>
    <w:p w14:paraId="32E31A3E">
      <w:pPr>
        <w:pStyle w:val="2"/>
        <w:rPr>
          <w:rFonts w:hint="eastAsia"/>
        </w:rPr>
      </w:pPr>
    </w:p>
    <w:p w14:paraId="2A959ED1">
      <w:pPr>
        <w:pStyle w:val="2"/>
        <w:rPr>
          <w:rFonts w:hint="eastAsia"/>
        </w:rPr>
      </w:pPr>
      <w:r>
        <w:rPr>
          <w:rFonts w:hint="eastAsia"/>
        </w:rPr>
        <w:t>## ANNEXE 3 — DONNÉES SCIENTIFIQUES ET PERFORMANCE | 附件 3 — 科学数据与性能</w:t>
      </w:r>
    </w:p>
    <w:p w14:paraId="7466AF03">
      <w:pPr>
        <w:pStyle w:val="2"/>
        <w:rPr>
          <w:rFonts w:hint="eastAsia"/>
        </w:rPr>
      </w:pPr>
    </w:p>
    <w:p w14:paraId="40B32C4A">
      <w:pPr>
        <w:pStyle w:val="2"/>
        <w:rPr>
          <w:rFonts w:hint="eastAsia"/>
        </w:rPr>
      </w:pPr>
      <w:r>
        <w:rPr>
          <w:rFonts w:hint="eastAsia"/>
        </w:rPr>
        <w:t>La présente Annexe a pour objet d'identifier les principales données scientifiques et études disponibles permettant de justifier les performances, les usages revendiqués et les limites des Produits.</w:t>
      </w:r>
    </w:p>
    <w:p w14:paraId="2CDF0C79">
      <w:pPr>
        <w:pStyle w:val="2"/>
        <w:rPr>
          <w:rFonts w:hint="eastAsia"/>
        </w:rPr>
      </w:pPr>
    </w:p>
    <w:p w14:paraId="54FD5B86">
      <w:pPr>
        <w:pStyle w:val="2"/>
        <w:rPr>
          <w:rFonts w:hint="eastAsia"/>
        </w:rPr>
      </w:pPr>
      <w:r>
        <w:rPr>
          <w:rFonts w:hint="eastAsia"/>
        </w:rPr>
        <w:t>本附件旨在识别可证明产品性能、所声称用途及其局限性的主要科学数据与研究。</w:t>
      </w:r>
    </w:p>
    <w:p w14:paraId="2701B728">
      <w:pPr>
        <w:pStyle w:val="2"/>
        <w:rPr>
          <w:rFonts w:hint="eastAsia"/>
        </w:rPr>
      </w:pPr>
    </w:p>
    <w:p w14:paraId="3E810D8D">
      <w:pPr>
        <w:pStyle w:val="2"/>
        <w:rPr>
          <w:rFonts w:hint="eastAsia"/>
        </w:rPr>
      </w:pPr>
      <w:r>
        <w:rPr>
          <w:rFonts w:hint="eastAsia"/>
        </w:rPr>
        <w:t>Diaho mettra à disposition de VetalyX les études, rapports et données disponibles nécessaires à l'évaluation scientifique, réglementaire et commerciale des Produits.</w:t>
      </w:r>
    </w:p>
    <w:p w14:paraId="1AAFEEA6">
      <w:pPr>
        <w:pStyle w:val="2"/>
        <w:rPr>
          <w:rFonts w:hint="eastAsia"/>
        </w:rPr>
      </w:pPr>
    </w:p>
    <w:p w14:paraId="18D52916">
      <w:pPr>
        <w:pStyle w:val="2"/>
        <w:rPr>
          <w:rFonts w:hint="eastAsia"/>
        </w:rPr>
      </w:pPr>
      <w:r>
        <w:rPr>
          <w:rFonts w:hint="eastAsia"/>
        </w:rPr>
        <w:t>迪亚霍将向 VetalyX 提供产品科学、法规及商业评估所需的现有研究、报告与数据。</w:t>
      </w:r>
    </w:p>
    <w:p w14:paraId="2A470A56">
      <w:pPr>
        <w:pStyle w:val="2"/>
        <w:rPr>
          <w:rFonts w:hint="eastAsia"/>
        </w:rPr>
      </w:pPr>
    </w:p>
    <w:p w14:paraId="5F3F759E">
      <w:pPr>
        <w:pStyle w:val="2"/>
        <w:rPr>
          <w:rFonts w:hint="eastAsia"/>
        </w:rPr>
      </w:pPr>
      <w:r>
        <w:rPr>
          <w:rFonts w:hint="eastAsia"/>
        </w:rPr>
        <w:t>Les documents devront notamment contenir ou référencer :</w:t>
      </w:r>
    </w:p>
    <w:p w14:paraId="2040664B">
      <w:pPr>
        <w:pStyle w:val="2"/>
        <w:rPr>
          <w:rFonts w:hint="eastAsia"/>
        </w:rPr>
      </w:pPr>
    </w:p>
    <w:p w14:paraId="275DF021">
      <w:pPr>
        <w:pStyle w:val="2"/>
        <w:rPr>
          <w:rFonts w:hint="eastAsia"/>
        </w:rPr>
      </w:pPr>
      <w:r>
        <w:rPr>
          <w:rFonts w:hint="eastAsia"/>
        </w:rPr>
        <w:t>文件尤其应包含或引用：</w:t>
      </w:r>
    </w:p>
    <w:p w14:paraId="7FAC7267">
      <w:pPr>
        <w:pStyle w:val="2"/>
        <w:rPr>
          <w:rFonts w:hint="eastAsia"/>
        </w:rPr>
      </w:pPr>
    </w:p>
    <w:p w14:paraId="0B0C1CD5">
      <w:pPr>
        <w:pStyle w:val="2"/>
        <w:rPr>
          <w:rFonts w:hint="eastAsia"/>
        </w:rPr>
      </w:pPr>
      <w:r>
        <w:rPr>
          <w:rFonts w:hint="eastAsia"/>
        </w:rPr>
        <w:t>- les études internes ;</w:t>
      </w:r>
    </w:p>
    <w:p w14:paraId="25785243">
      <w:pPr>
        <w:pStyle w:val="2"/>
        <w:rPr>
          <w:rFonts w:hint="eastAsia"/>
        </w:rPr>
      </w:pPr>
      <w:r>
        <w:rPr>
          <w:rFonts w:hint="eastAsia"/>
        </w:rPr>
        <w:t>- les études externes ;</w:t>
      </w:r>
    </w:p>
    <w:p w14:paraId="5D8FFCEA">
      <w:pPr>
        <w:pStyle w:val="2"/>
        <w:rPr>
          <w:rFonts w:hint="eastAsia"/>
        </w:rPr>
      </w:pPr>
      <w:r>
        <w:rPr>
          <w:rFonts w:hint="eastAsia"/>
        </w:rPr>
        <w:t>- les comparaisons avec méthodes de référence ;</w:t>
      </w:r>
    </w:p>
    <w:p w14:paraId="597F426C">
      <w:pPr>
        <w:pStyle w:val="2"/>
        <w:rPr>
          <w:rFonts w:hint="eastAsia"/>
        </w:rPr>
      </w:pPr>
      <w:r>
        <w:rPr>
          <w:rFonts w:hint="eastAsia"/>
        </w:rPr>
        <w:t>- les données de sensibilité et spécificité ;</w:t>
      </w:r>
    </w:p>
    <w:p w14:paraId="1F6E5EBC">
      <w:pPr>
        <w:pStyle w:val="2"/>
        <w:rPr>
          <w:rFonts w:hint="eastAsia"/>
        </w:rPr>
      </w:pPr>
      <w:r>
        <w:rPr>
          <w:rFonts w:hint="eastAsia"/>
        </w:rPr>
        <w:t>- les données de répétabilité ;</w:t>
      </w:r>
    </w:p>
    <w:p w14:paraId="736361F0">
      <w:pPr>
        <w:pStyle w:val="2"/>
        <w:rPr>
          <w:rFonts w:hint="eastAsia"/>
        </w:rPr>
      </w:pPr>
      <w:r>
        <w:rPr>
          <w:rFonts w:hint="eastAsia"/>
        </w:rPr>
        <w:t>- les données de reproductibilité ;</w:t>
      </w:r>
    </w:p>
    <w:p w14:paraId="375FDDAA">
      <w:pPr>
        <w:pStyle w:val="2"/>
        <w:rPr>
          <w:rFonts w:hint="eastAsia"/>
        </w:rPr>
      </w:pPr>
      <w:r>
        <w:rPr>
          <w:rFonts w:hint="eastAsia"/>
        </w:rPr>
        <w:t>- la validation par espèce ;</w:t>
      </w:r>
    </w:p>
    <w:p w14:paraId="07711129">
      <w:pPr>
        <w:pStyle w:val="2"/>
        <w:rPr>
          <w:rFonts w:hint="eastAsia"/>
        </w:rPr>
      </w:pPr>
      <w:r>
        <w:rPr>
          <w:rFonts w:hint="eastAsia"/>
        </w:rPr>
        <w:t>- les limites scientifiques connues ;</w:t>
      </w:r>
    </w:p>
    <w:p w14:paraId="7497BB65">
      <w:pPr>
        <w:pStyle w:val="2"/>
        <w:rPr>
          <w:rFonts w:hint="eastAsia"/>
        </w:rPr>
      </w:pPr>
      <w:r>
        <w:rPr>
          <w:rFonts w:hint="eastAsia"/>
        </w:rPr>
        <w:t>- les publications éventuelles ;</w:t>
      </w:r>
    </w:p>
    <w:p w14:paraId="5002B277">
      <w:pPr>
        <w:pStyle w:val="2"/>
        <w:rPr>
          <w:rFonts w:hint="eastAsia"/>
        </w:rPr>
      </w:pPr>
      <w:r>
        <w:rPr>
          <w:rFonts w:hint="eastAsia"/>
        </w:rPr>
        <w:t>- les données utiles aux vétérinaires prescripteurs.</w:t>
      </w:r>
    </w:p>
    <w:p w14:paraId="06EF3CEB">
      <w:pPr>
        <w:pStyle w:val="2"/>
        <w:rPr>
          <w:rFonts w:hint="eastAsia"/>
        </w:rPr>
      </w:pPr>
    </w:p>
    <w:p w14:paraId="78295B45">
      <w:pPr>
        <w:pStyle w:val="2"/>
        <w:rPr>
          <w:rFonts w:hint="eastAsia"/>
        </w:rPr>
      </w:pPr>
      <w:r>
        <w:rPr>
          <w:rFonts w:hint="eastAsia"/>
        </w:rPr>
        <w:t>- 内部研究；</w:t>
      </w:r>
    </w:p>
    <w:p w14:paraId="15F8FB18">
      <w:pPr>
        <w:pStyle w:val="2"/>
        <w:rPr>
          <w:rFonts w:hint="eastAsia"/>
        </w:rPr>
      </w:pPr>
      <w:r>
        <w:rPr>
          <w:rFonts w:hint="eastAsia"/>
        </w:rPr>
        <w:t>- 外部研究；</w:t>
      </w:r>
    </w:p>
    <w:p w14:paraId="154EC99E">
      <w:pPr>
        <w:pStyle w:val="2"/>
        <w:rPr>
          <w:rFonts w:hint="eastAsia"/>
        </w:rPr>
      </w:pPr>
      <w:r>
        <w:rPr>
          <w:rFonts w:hint="eastAsia"/>
        </w:rPr>
        <w:t>- 与参照方法的比较；</w:t>
      </w:r>
    </w:p>
    <w:p w14:paraId="207A641D">
      <w:pPr>
        <w:pStyle w:val="2"/>
        <w:rPr>
          <w:rFonts w:hint="eastAsia"/>
        </w:rPr>
      </w:pPr>
      <w:r>
        <w:rPr>
          <w:rFonts w:hint="eastAsia"/>
        </w:rPr>
        <w:t>- 灵敏度与特异度数据；</w:t>
      </w:r>
    </w:p>
    <w:p w14:paraId="7F8CE2F0">
      <w:pPr>
        <w:pStyle w:val="2"/>
        <w:rPr>
          <w:rFonts w:hint="eastAsia"/>
        </w:rPr>
      </w:pPr>
      <w:r>
        <w:rPr>
          <w:rFonts w:hint="eastAsia"/>
        </w:rPr>
        <w:t>- 重复性数据；</w:t>
      </w:r>
    </w:p>
    <w:p w14:paraId="2021F37F">
      <w:pPr>
        <w:pStyle w:val="2"/>
        <w:rPr>
          <w:rFonts w:hint="eastAsia"/>
        </w:rPr>
      </w:pPr>
      <w:r>
        <w:rPr>
          <w:rFonts w:hint="eastAsia"/>
        </w:rPr>
        <w:t>- 再现性数据；</w:t>
      </w:r>
    </w:p>
    <w:p w14:paraId="57051C55">
      <w:pPr>
        <w:pStyle w:val="2"/>
        <w:rPr>
          <w:rFonts w:hint="eastAsia"/>
        </w:rPr>
      </w:pPr>
      <w:r>
        <w:rPr>
          <w:rFonts w:hint="eastAsia"/>
        </w:rPr>
        <w:t>- 按动物种的验证；</w:t>
      </w:r>
    </w:p>
    <w:p w14:paraId="3FB8105D">
      <w:pPr>
        <w:pStyle w:val="2"/>
        <w:rPr>
          <w:rFonts w:hint="eastAsia"/>
        </w:rPr>
      </w:pPr>
      <w:r>
        <w:rPr>
          <w:rFonts w:hint="eastAsia"/>
        </w:rPr>
        <w:t>- 已知的科学局限；</w:t>
      </w:r>
    </w:p>
    <w:p w14:paraId="17F310FA">
      <w:pPr>
        <w:pStyle w:val="2"/>
        <w:rPr>
          <w:rFonts w:hint="eastAsia"/>
        </w:rPr>
      </w:pPr>
      <w:r>
        <w:rPr>
          <w:rFonts w:hint="eastAsia"/>
        </w:rPr>
        <w:t>- 可能的出版物；</w:t>
      </w:r>
    </w:p>
    <w:p w14:paraId="22A8EB35">
      <w:pPr>
        <w:pStyle w:val="2"/>
        <w:rPr>
          <w:rFonts w:hint="eastAsia"/>
        </w:rPr>
      </w:pPr>
      <w:r>
        <w:rPr>
          <w:rFonts w:hint="eastAsia"/>
        </w:rPr>
        <w:t>- 对处方兽医有用的数据。</w:t>
      </w:r>
    </w:p>
    <w:p w14:paraId="39175CF1">
      <w:pPr>
        <w:pStyle w:val="2"/>
        <w:rPr>
          <w:rFonts w:hint="eastAsia"/>
        </w:rPr>
      </w:pPr>
    </w:p>
    <w:p w14:paraId="78697634">
      <w:pPr>
        <w:pStyle w:val="2"/>
        <w:rPr>
          <w:rFonts w:hint="eastAsia"/>
        </w:rPr>
      </w:pPr>
      <w:r>
        <w:rPr>
          <w:rFonts w:hint="eastAsia"/>
        </w:rPr>
        <w:t>Les performances et revendications utilisées dans les notices, documents réglementaires ou supports commerciaux de Vetalyx devront être cohérentes avec les données scientifiques disponibles et dûment documentées.</w:t>
      </w:r>
    </w:p>
    <w:p w14:paraId="7CA70758">
      <w:pPr>
        <w:pStyle w:val="2"/>
        <w:rPr>
          <w:rFonts w:hint="eastAsia"/>
        </w:rPr>
      </w:pPr>
    </w:p>
    <w:p w14:paraId="74E958EE">
      <w:pPr>
        <w:pStyle w:val="2"/>
        <w:rPr>
          <w:rFonts w:hint="eastAsia"/>
        </w:rPr>
      </w:pPr>
      <w:r>
        <w:rPr>
          <w:rFonts w:hint="eastAsia"/>
        </w:rPr>
        <w:t>VetalyX 说明书、法规文件或商业载体中使用的性能与声称，应与现有科学数据一致并予以充分文件化。</w:t>
      </w:r>
    </w:p>
    <w:p w14:paraId="6BFE007C">
      <w:pPr>
        <w:pStyle w:val="2"/>
        <w:rPr>
          <w:rFonts w:hint="eastAsia"/>
        </w:rPr>
      </w:pPr>
    </w:p>
    <w:p w14:paraId="6C93950E">
      <w:pPr>
        <w:pStyle w:val="2"/>
        <w:rPr>
          <w:rFonts w:hint="eastAsia"/>
        </w:rPr>
      </w:pPr>
      <w:r>
        <w:rPr>
          <w:rFonts w:hint="eastAsia"/>
        </w:rPr>
        <w:t>Les rapports complets, données sources et documents techniques associés pourront être conservés séparément dans la documentation technique contrôlée. Leur mise à disposition, mise à jour et gestion seront réalisées conformément au Quality Agreement conclu entre les Parties.</w:t>
      </w:r>
    </w:p>
    <w:p w14:paraId="2A00CA25">
      <w:pPr>
        <w:pStyle w:val="2"/>
        <w:rPr>
          <w:rFonts w:hint="eastAsia"/>
        </w:rPr>
      </w:pPr>
    </w:p>
    <w:p w14:paraId="78BF05CF">
      <w:pPr>
        <w:pStyle w:val="2"/>
        <w:rPr>
          <w:rFonts w:hint="eastAsia"/>
        </w:rPr>
      </w:pPr>
      <w:r>
        <w:rPr>
          <w:rFonts w:hint="eastAsia"/>
        </w:rPr>
        <w:t>完整报告、源数据及相关技术文件可单独保存于受控技术文件中。其提供、更新与管理依双方订立的《质量协议》执行。</w:t>
      </w:r>
    </w:p>
    <w:p w14:paraId="556D653E">
      <w:pPr>
        <w:pStyle w:val="2"/>
        <w:rPr>
          <w:rFonts w:hint="eastAsia"/>
        </w:rPr>
      </w:pPr>
    </w:p>
    <w:p w14:paraId="195E0519">
      <w:pPr>
        <w:pStyle w:val="2"/>
        <w:rPr>
          <w:rFonts w:hint="eastAsia"/>
        </w:rPr>
      </w:pPr>
      <w:r>
        <w:rPr>
          <w:rFonts w:hint="eastAsia"/>
        </w:rPr>
        <w:t>Toute nouvelle donnée susceptible de modifier significativement l'évaluation des performances, les revendications, les limitations ou l'utilisation d'un Produit devra être communiquée à VetalyX.</w:t>
      </w:r>
    </w:p>
    <w:p w14:paraId="215DF0FA">
      <w:pPr>
        <w:pStyle w:val="2"/>
        <w:rPr>
          <w:rFonts w:hint="eastAsia"/>
        </w:rPr>
      </w:pPr>
    </w:p>
    <w:p w14:paraId="2F18E256">
      <w:pPr>
        <w:pStyle w:val="2"/>
        <w:rPr>
          <w:rFonts w:hint="eastAsia"/>
        </w:rPr>
      </w:pPr>
      <w:r>
        <w:rPr>
          <w:rFonts w:hint="eastAsia"/>
        </w:rPr>
        <w:t>任何可能显著改变产品性能评估、声称、局限或用途的新数据，均应传达给 VetalyX。</w:t>
      </w:r>
    </w:p>
    <w:p w14:paraId="38D043E1">
      <w:pPr>
        <w:pStyle w:val="2"/>
        <w:rPr>
          <w:rFonts w:hint="eastAsia"/>
        </w:rPr>
      </w:pPr>
    </w:p>
    <w:p w14:paraId="1F81C7C7">
      <w:pPr>
        <w:pStyle w:val="2"/>
        <w:rPr>
          <w:rFonts w:hint="eastAsia"/>
        </w:rPr>
      </w:pPr>
      <w:r>
        <w:rPr>
          <w:rFonts w:hint="eastAsia"/>
        </w:rPr>
        <w:t>---</w:t>
      </w:r>
    </w:p>
    <w:p w14:paraId="658C0D9A">
      <w:pPr>
        <w:pStyle w:val="2"/>
        <w:rPr>
          <w:rFonts w:hint="eastAsia"/>
        </w:rPr>
      </w:pPr>
    </w:p>
    <w:p w14:paraId="1C4A43BC">
      <w:pPr>
        <w:pStyle w:val="2"/>
        <w:rPr>
          <w:rFonts w:hint="eastAsia"/>
        </w:rPr>
      </w:pPr>
      <w:r>
        <w:rPr>
          <w:rFonts w:hint="eastAsia"/>
        </w:rPr>
        <w:t>## ANNEXE 4 — QUALITY AGREEMENT | 附件 4 — 质量协议</w:t>
      </w:r>
    </w:p>
    <w:p w14:paraId="1A1614F6">
      <w:pPr>
        <w:pStyle w:val="2"/>
        <w:rPr>
          <w:rFonts w:hint="eastAsia"/>
        </w:rPr>
      </w:pPr>
    </w:p>
    <w:p w14:paraId="094C016D">
      <w:pPr>
        <w:pStyle w:val="2"/>
        <w:rPr>
          <w:rFonts w:hint="eastAsia"/>
        </w:rPr>
      </w:pPr>
      <w:r>
        <w:rPr>
          <w:rFonts w:hint="eastAsia"/>
        </w:rPr>
        <w:t>La nomenclature du QMS a déjà été structurée sur base ISO13485 intégrant déjà la notion de ISO9001.</w:t>
      </w:r>
    </w:p>
    <w:p w14:paraId="43B75609">
      <w:pPr>
        <w:pStyle w:val="2"/>
        <w:rPr>
          <w:rFonts w:hint="eastAsia"/>
        </w:rPr>
      </w:pPr>
    </w:p>
    <w:p w14:paraId="5489B41A">
      <w:pPr>
        <w:pStyle w:val="2"/>
        <w:rPr>
          <w:rFonts w:hint="eastAsia"/>
        </w:rPr>
      </w:pPr>
      <w:r>
        <w:rPr>
          <w:rFonts w:hint="eastAsia"/>
        </w:rPr>
        <w:t>质量管理体系（QMS）的术语体系已基于 ISO13485 构建，并已纳入 ISO9001 的理念。</w:t>
      </w:r>
    </w:p>
    <w:p w14:paraId="4ED9BD01">
      <w:pPr>
        <w:pStyle w:val="2"/>
        <w:rPr>
          <w:rFonts w:hint="eastAsia"/>
        </w:rPr>
      </w:pPr>
    </w:p>
    <w:p w14:paraId="4972D70D">
      <w:pPr>
        <w:pStyle w:val="2"/>
        <w:rPr>
          <w:rFonts w:hint="eastAsia"/>
        </w:rPr>
      </w:pPr>
      <w:r>
        <w:rPr>
          <w:rFonts w:hint="eastAsia"/>
        </w:rPr>
        <w:t>SUP-PUR-TMP01_DIAHO_Quality Agreement, version applicable.</w:t>
      </w:r>
    </w:p>
    <w:p w14:paraId="2FDC9AA6">
      <w:pPr>
        <w:pStyle w:val="2"/>
        <w:rPr>
          <w:rFonts w:hint="eastAsia"/>
        </w:rPr>
      </w:pPr>
    </w:p>
    <w:p w14:paraId="750A771D">
      <w:pPr>
        <w:pStyle w:val="2"/>
        <w:rPr>
          <w:rFonts w:hint="eastAsia"/>
        </w:rPr>
      </w:pPr>
      <w:r>
        <w:rPr>
          <w:rFonts w:hint="eastAsia"/>
        </w:rPr>
        <w:t>SUP-PUR-TMP01_DIAHO_Quality Agreement，适用版本。</w:t>
      </w:r>
    </w:p>
    <w:p w14:paraId="0F6A67B3">
      <w:pPr>
        <w:pStyle w:val="2"/>
        <w:rPr>
          <w:rFonts w:hint="eastAsia"/>
        </w:rPr>
      </w:pPr>
    </w:p>
    <w:p w14:paraId="45E9A0AE">
      <w:pPr>
        <w:pStyle w:val="2"/>
        <w:rPr>
          <w:rFonts w:hint="eastAsia"/>
        </w:rPr>
      </w:pPr>
      <w:r>
        <w:rPr>
          <w:rFonts w:hint="eastAsia"/>
        </w:rPr>
        <w:t>---</w:t>
      </w:r>
    </w:p>
    <w:p w14:paraId="502A1BA1">
      <w:pPr>
        <w:pStyle w:val="2"/>
        <w:rPr>
          <w:rFonts w:hint="eastAsia"/>
        </w:rPr>
      </w:pPr>
    </w:p>
    <w:p w14:paraId="64127BE3">
      <w:pPr>
        <w:pStyle w:val="2"/>
        <w:rPr>
          <w:rFonts w:hint="eastAsia"/>
        </w:rPr>
      </w:pPr>
      <w:r>
        <w:rPr>
          <w:rFonts w:hint="eastAsia"/>
        </w:rPr>
        <w:t>## ANNEXE 5 — TERRITOIRE EUROPÉEN | 附件 5 — 欧洲区域</w:t>
      </w:r>
    </w:p>
    <w:p w14:paraId="538A8B67">
      <w:pPr>
        <w:pStyle w:val="2"/>
        <w:rPr>
          <w:rFonts w:hint="eastAsia"/>
        </w:rPr>
      </w:pPr>
    </w:p>
    <w:p w14:paraId="08B9C2F3">
      <w:pPr>
        <w:pStyle w:val="2"/>
        <w:rPr>
          <w:rFonts w:hint="eastAsia"/>
        </w:rPr>
      </w:pPr>
      <w:r>
        <w:rPr>
          <w:rFonts w:hint="eastAsia"/>
        </w:rPr>
        <w:t>La présente Annexe définit le périmètre territorial auquel s'appliquent les droits d'exclusivité, de distribution et de développement commercial accordés à VetalyX dans le cadre du Contrat.</w:t>
      </w:r>
    </w:p>
    <w:p w14:paraId="4023D1D9">
      <w:pPr>
        <w:pStyle w:val="2"/>
        <w:rPr>
          <w:rFonts w:hint="eastAsia"/>
        </w:rPr>
      </w:pPr>
    </w:p>
    <w:p w14:paraId="394EC798">
      <w:pPr>
        <w:pStyle w:val="2"/>
        <w:rPr>
          <w:rFonts w:hint="eastAsia"/>
        </w:rPr>
      </w:pPr>
      <w:r>
        <w:rPr>
          <w:rFonts w:hint="eastAsia"/>
        </w:rPr>
        <w:t>本附件界定本合同项下授予 VetalyX 的独家权、分销权及商业开发权所适用的地域范围。</w:t>
      </w:r>
    </w:p>
    <w:p w14:paraId="498970F6">
      <w:pPr>
        <w:pStyle w:val="2"/>
        <w:rPr>
          <w:rFonts w:hint="eastAsia"/>
        </w:rPr>
      </w:pPr>
    </w:p>
    <w:p w14:paraId="286EF154">
      <w:pPr>
        <w:pStyle w:val="2"/>
        <w:rPr>
          <w:rFonts w:hint="eastAsia"/>
        </w:rPr>
      </w:pPr>
      <w:r>
        <w:rPr>
          <w:rFonts w:hint="eastAsia"/>
        </w:rPr>
        <w:t>Le Territoire comprend les pays expressément repris ci-dessous ou ajoutés ultérieurement par accord écrit entre les Parties.</w:t>
      </w:r>
    </w:p>
    <w:p w14:paraId="7D8CC2A8">
      <w:pPr>
        <w:pStyle w:val="2"/>
        <w:rPr>
          <w:rFonts w:hint="eastAsia"/>
        </w:rPr>
      </w:pPr>
    </w:p>
    <w:p w14:paraId="0112CA48">
      <w:pPr>
        <w:pStyle w:val="2"/>
        <w:rPr>
          <w:rFonts w:hint="eastAsia"/>
        </w:rPr>
      </w:pPr>
      <w:r>
        <w:rPr>
          <w:rFonts w:hint="eastAsia"/>
        </w:rPr>
        <w:t>区域包括下文明确列出的国家，或此后经双方书面协议增加的国家。</w:t>
      </w:r>
    </w:p>
    <w:p w14:paraId="324F469C">
      <w:pPr>
        <w:pStyle w:val="2"/>
        <w:rPr>
          <w:rFonts w:hint="eastAsia"/>
        </w:rPr>
      </w:pPr>
    </w:p>
    <w:p w14:paraId="6C47D36B">
      <w:pPr>
        <w:pStyle w:val="2"/>
        <w:rPr>
          <w:rFonts w:hint="eastAsia"/>
        </w:rPr>
      </w:pPr>
      <w:r>
        <w:rPr>
          <w:rFonts w:hint="eastAsia"/>
        </w:rPr>
        <w:t>Liste des pays couverts :</w:t>
      </w:r>
    </w:p>
    <w:p w14:paraId="61B1EB32">
      <w:pPr>
        <w:pStyle w:val="2"/>
        <w:rPr>
          <w:rFonts w:hint="eastAsia"/>
        </w:rPr>
      </w:pPr>
    </w:p>
    <w:p w14:paraId="1EAE5BEB">
      <w:pPr>
        <w:pStyle w:val="2"/>
        <w:rPr>
          <w:rFonts w:hint="eastAsia"/>
        </w:rPr>
      </w:pPr>
      <w:r>
        <w:rPr>
          <w:rFonts w:hint="eastAsia"/>
        </w:rPr>
        <w:t>所覆盖国家清单：</w:t>
      </w:r>
    </w:p>
    <w:p w14:paraId="2D3BE290">
      <w:pPr>
        <w:pStyle w:val="2"/>
        <w:rPr>
          <w:rFonts w:hint="eastAsia"/>
        </w:rPr>
      </w:pPr>
    </w:p>
    <w:p w14:paraId="0B19DC2C">
      <w:pPr>
        <w:pStyle w:val="2"/>
        <w:rPr>
          <w:rFonts w:hint="eastAsia"/>
        </w:rPr>
      </w:pPr>
      <w:r>
        <w:rPr>
          <w:rFonts w:hint="eastAsia"/>
        </w:rPr>
        <w:t>- Allemagne ; - Autriche ; - Belgique ; - Bulgarie ; - Chypre ; - Croatie ; - Danemark ; - Espagne ; - Estonie ; - Finlande ; - France ; - Grèce ; - Hongrie ; - Irlande ; - Islande ; - Italie ; - Lettonie ; - Liechtenstein ; - Lituanie ; - Luxembourg ; - Malte ; - Norvège ; - Pays-Bas ; - Pologne ; - Portugal ; - République tchèque ; - Roumanie ; - Royaume-Uni ; - Slovaquie ; - Slovénie ; - Suède ; - Suisse.</w:t>
      </w:r>
    </w:p>
    <w:p w14:paraId="238EA172">
      <w:pPr>
        <w:pStyle w:val="2"/>
        <w:rPr>
          <w:rFonts w:hint="eastAsia"/>
        </w:rPr>
      </w:pPr>
    </w:p>
    <w:p w14:paraId="66D7B7E8">
      <w:pPr>
        <w:pStyle w:val="2"/>
        <w:rPr>
          <w:rFonts w:hint="eastAsia"/>
        </w:rPr>
      </w:pPr>
      <w:r>
        <w:rPr>
          <w:rFonts w:hint="eastAsia"/>
        </w:rPr>
        <w:t>- 德国；奥地利；比利时；保加利亚；塞浦路斯；克罗地亚；丹麦；西班牙；爱沙尼亚；芬兰；法国；希腊；匈牙利；爱尔兰；冰岛；意大利；拉脱维亚；列支敦士登；立陶宛；卢森堡；马耳他；挪威；荷兰；波兰；葡萄牙；捷克；罗马尼亚；英国；斯洛伐克；斯洛文尼亚；瑞典；瑞士。</w:t>
      </w:r>
    </w:p>
    <w:p w14:paraId="3606D13D">
      <w:pPr>
        <w:pStyle w:val="2"/>
        <w:rPr>
          <w:rFonts w:hint="eastAsia"/>
        </w:rPr>
      </w:pPr>
    </w:p>
    <w:p w14:paraId="21928454">
      <w:pPr>
        <w:pStyle w:val="2"/>
        <w:rPr>
          <w:rFonts w:hint="eastAsia"/>
        </w:rPr>
      </w:pPr>
      <w:r>
        <w:rPr>
          <w:rFonts w:hint="eastAsia"/>
        </w:rPr>
        <w:t>Pays exclus ou susceptibles de faire l'objet de conditions particulières :</w:t>
      </w:r>
    </w:p>
    <w:p w14:paraId="25FAB0C3">
      <w:pPr>
        <w:pStyle w:val="2"/>
        <w:rPr>
          <w:rFonts w:hint="eastAsia"/>
        </w:rPr>
      </w:pPr>
    </w:p>
    <w:p w14:paraId="106F71CC">
      <w:pPr>
        <w:pStyle w:val="2"/>
        <w:rPr>
          <w:rFonts w:hint="eastAsia"/>
        </w:rPr>
      </w:pPr>
      <w:r>
        <w:rPr>
          <w:rFonts w:hint="eastAsia"/>
        </w:rPr>
        <w:t>被排除或可能适用特殊条件的国家：</w:t>
      </w:r>
    </w:p>
    <w:p w14:paraId="44DFF4FE">
      <w:pPr>
        <w:pStyle w:val="2"/>
        <w:rPr>
          <w:rFonts w:hint="eastAsia"/>
        </w:rPr>
      </w:pPr>
    </w:p>
    <w:p w14:paraId="5E9EB826">
      <w:pPr>
        <w:pStyle w:val="2"/>
        <w:rPr>
          <w:rFonts w:hint="eastAsia"/>
        </w:rPr>
      </w:pPr>
      <w:r>
        <w:rPr>
          <w:rFonts w:hint="eastAsia"/>
        </w:rPr>
        <w:t>- Russie ; - Turquie ; - Ukraine ; - Biélorussie ; - pays soumis à sanctions, restrictions commerciales ou complexités réglementaires particulières.</w:t>
      </w:r>
    </w:p>
    <w:p w14:paraId="738BBB4B">
      <w:pPr>
        <w:pStyle w:val="2"/>
        <w:rPr>
          <w:rFonts w:hint="eastAsia"/>
        </w:rPr>
      </w:pPr>
    </w:p>
    <w:p w14:paraId="28F7DBD2">
      <w:pPr>
        <w:pStyle w:val="2"/>
        <w:rPr>
          <w:rFonts w:hint="eastAsia"/>
        </w:rPr>
      </w:pPr>
      <w:r>
        <w:rPr>
          <w:rFonts w:hint="eastAsia"/>
        </w:rPr>
        <w:t>- 俄罗斯；土耳其；乌克兰；白俄罗斯；受制裁、贸易限制或特殊法规复杂性影响的国家。</w:t>
      </w:r>
    </w:p>
    <w:p w14:paraId="105ADF5D">
      <w:pPr>
        <w:pStyle w:val="2"/>
        <w:rPr>
          <w:rFonts w:hint="eastAsia"/>
        </w:rPr>
      </w:pPr>
    </w:p>
    <w:p w14:paraId="61408D79">
      <w:pPr>
        <w:pStyle w:val="2"/>
        <w:rPr>
          <w:rFonts w:hint="eastAsia"/>
        </w:rPr>
      </w:pPr>
      <w:r>
        <w:rPr>
          <w:rFonts w:hint="eastAsia"/>
        </w:rPr>
        <w:t>L'inclusion d'un pays dans le Territoire ne signifie pas que Vetalyx est tenue d'y commercialiser immédiatement les Produits. Vetalyx reste libre de déterminer l'ordre de priorité des marchés, le calendrier de lancement et les canaux de distribution en fonction notamment des conditions commerciales, réglementaires et opérationnelles.</w:t>
      </w:r>
    </w:p>
    <w:p w14:paraId="273F2D04">
      <w:pPr>
        <w:pStyle w:val="2"/>
        <w:rPr>
          <w:rFonts w:hint="eastAsia"/>
        </w:rPr>
      </w:pPr>
    </w:p>
    <w:p w14:paraId="72956BD3">
      <w:pPr>
        <w:pStyle w:val="2"/>
        <w:rPr>
          <w:rFonts w:hint="eastAsia"/>
        </w:rPr>
      </w:pPr>
      <w:r>
        <w:rPr>
          <w:rFonts w:hint="eastAsia"/>
        </w:rPr>
        <w:t>某国纳入区域并不意味着 Vetalyx 有义务立即在该国销售产品。VetalyX 仍有权依商业、法规及运营条件自由决定市场优先顺序、上市时间表及分销渠道。</w:t>
      </w:r>
    </w:p>
    <w:p w14:paraId="178D429F">
      <w:pPr>
        <w:pStyle w:val="2"/>
        <w:rPr>
          <w:rFonts w:hint="eastAsia"/>
        </w:rPr>
      </w:pPr>
    </w:p>
    <w:p w14:paraId="05D2E9FC">
      <w:pPr>
        <w:pStyle w:val="2"/>
        <w:rPr>
          <w:rFonts w:hint="eastAsia"/>
        </w:rPr>
      </w:pPr>
      <w:r>
        <w:rPr>
          <w:rFonts w:hint="eastAsia"/>
        </w:rPr>
        <w:t>La commercialisation effective dans chaque pays restera soumise au respect des exigences réglementaires, douanières, linguistiques et commerciales applicables.</w:t>
      </w:r>
    </w:p>
    <w:p w14:paraId="7AADFB25">
      <w:pPr>
        <w:pStyle w:val="2"/>
        <w:rPr>
          <w:rFonts w:hint="eastAsia"/>
        </w:rPr>
      </w:pPr>
    </w:p>
    <w:p w14:paraId="10B64CE0">
      <w:pPr>
        <w:pStyle w:val="2"/>
        <w:rPr>
          <w:rFonts w:hint="eastAsia"/>
        </w:rPr>
      </w:pPr>
      <w:r>
        <w:rPr>
          <w:rFonts w:hint="eastAsia"/>
        </w:rPr>
        <w:t>在各国的实际销售仍须遵守适用的法规、海关、语言及商业要求。</w:t>
      </w:r>
    </w:p>
    <w:p w14:paraId="4E2CEF60">
      <w:pPr>
        <w:pStyle w:val="2"/>
        <w:rPr>
          <w:rFonts w:hint="eastAsia"/>
        </w:rPr>
      </w:pPr>
    </w:p>
    <w:p w14:paraId="2ECAFF5C">
      <w:pPr>
        <w:pStyle w:val="2"/>
        <w:rPr>
          <w:rFonts w:hint="eastAsia"/>
        </w:rPr>
      </w:pPr>
      <w:r>
        <w:rPr>
          <w:rFonts w:hint="eastAsia"/>
        </w:rPr>
        <w:t>Toute modification du Territoire devra faire l'objet d'un accord écrit entre les Parties.</w:t>
      </w:r>
    </w:p>
    <w:p w14:paraId="6D0D911A">
      <w:pPr>
        <w:pStyle w:val="2"/>
        <w:rPr>
          <w:rFonts w:hint="eastAsia"/>
        </w:rPr>
      </w:pPr>
    </w:p>
    <w:p w14:paraId="4312A92E">
      <w:pPr>
        <w:pStyle w:val="2"/>
        <w:rPr>
          <w:rFonts w:hint="eastAsia"/>
        </w:rPr>
      </w:pPr>
      <w:r>
        <w:rPr>
          <w:rFonts w:hint="eastAsia"/>
        </w:rPr>
        <w:t>对区域的任何变更均须经双方书面协议。</w:t>
      </w:r>
    </w:p>
    <w:p w14:paraId="4434C4CF">
      <w:pPr>
        <w:pStyle w:val="2"/>
        <w:rPr>
          <w:rFonts w:hint="eastAsia"/>
        </w:rPr>
      </w:pPr>
    </w:p>
    <w:p w14:paraId="612846DD">
      <w:pPr>
        <w:pStyle w:val="2"/>
        <w:rPr>
          <w:rFonts w:hint="eastAsia"/>
        </w:rPr>
      </w:pPr>
      <w:r>
        <w:rPr>
          <w:rFonts w:hint="eastAsia"/>
        </w:rPr>
        <w:t>---</w:t>
      </w:r>
    </w:p>
    <w:p w14:paraId="5EAD19A3">
      <w:pPr>
        <w:pStyle w:val="2"/>
        <w:rPr>
          <w:rFonts w:hint="eastAsia"/>
        </w:rPr>
      </w:pPr>
    </w:p>
    <w:p w14:paraId="43BD4A43">
      <w:pPr>
        <w:pStyle w:val="2"/>
        <w:rPr>
          <w:rFonts w:hint="eastAsia"/>
        </w:rPr>
      </w:pPr>
      <w:r>
        <w:rPr>
          <w:rFonts w:hint="eastAsia"/>
        </w:rPr>
        <w:t>## ANNEXE 6 — CONDITIONS COMMERCIALES | 附件 6 — 商业条件</w:t>
      </w:r>
    </w:p>
    <w:p w14:paraId="4BCB756B">
      <w:pPr>
        <w:pStyle w:val="2"/>
        <w:rPr>
          <w:rFonts w:hint="eastAsia"/>
        </w:rPr>
      </w:pPr>
    </w:p>
    <w:p w14:paraId="500BB35F">
      <w:pPr>
        <w:pStyle w:val="2"/>
        <w:rPr>
          <w:rFonts w:hint="eastAsia"/>
        </w:rPr>
      </w:pPr>
      <w:r>
        <w:rPr>
          <w:rFonts w:hint="eastAsia"/>
        </w:rPr>
        <w:t>La présente Annexe définit les conditions économiques et commerciales applicables à la fourniture des Produits par Diaho à Vetalyx.</w:t>
      </w:r>
    </w:p>
    <w:p w14:paraId="7584EC8F">
      <w:pPr>
        <w:pStyle w:val="2"/>
        <w:rPr>
          <w:rFonts w:hint="eastAsia"/>
        </w:rPr>
      </w:pPr>
    </w:p>
    <w:p w14:paraId="194AF6F0">
      <w:pPr>
        <w:pStyle w:val="2"/>
        <w:rPr>
          <w:rFonts w:hint="eastAsia"/>
        </w:rPr>
      </w:pPr>
      <w:r>
        <w:rPr>
          <w:rFonts w:hint="eastAsia"/>
        </w:rPr>
        <w:t>本附件界定迪亚霍向 VetalyX 供应产品所适用的经济与商业条件。</w:t>
      </w:r>
    </w:p>
    <w:p w14:paraId="702024E4">
      <w:pPr>
        <w:pStyle w:val="2"/>
        <w:rPr>
          <w:rFonts w:hint="eastAsia"/>
        </w:rPr>
      </w:pPr>
    </w:p>
    <w:p w14:paraId="2C88F532">
      <w:pPr>
        <w:pStyle w:val="2"/>
        <w:rPr>
          <w:rFonts w:hint="eastAsia"/>
        </w:rPr>
      </w:pPr>
      <w:r>
        <w:rPr>
          <w:rFonts w:hint="eastAsia"/>
        </w:rPr>
        <w:t>Elle complète les dispositions du Contrat concernant notamment les prix de transfert, les commandes, les conditions de paiement, les livraisons et le stock initial de lancement.</w:t>
      </w:r>
    </w:p>
    <w:p w14:paraId="6669C463">
      <w:pPr>
        <w:pStyle w:val="2"/>
        <w:rPr>
          <w:rFonts w:hint="eastAsia"/>
        </w:rPr>
      </w:pPr>
    </w:p>
    <w:p w14:paraId="50E4DCFB">
      <w:pPr>
        <w:pStyle w:val="2"/>
        <w:rPr>
          <w:rFonts w:hint="eastAsia"/>
        </w:rPr>
      </w:pPr>
      <w:r>
        <w:rPr>
          <w:rFonts w:hint="eastAsia"/>
        </w:rPr>
        <w:t>本附件补充本合同关于转移价格、订货、付款条件、交付及初始启动库存的规定。</w:t>
      </w:r>
    </w:p>
    <w:p w14:paraId="0B47CBA7">
      <w:pPr>
        <w:pStyle w:val="2"/>
        <w:rPr>
          <w:rFonts w:hint="eastAsia"/>
        </w:rPr>
      </w:pPr>
    </w:p>
    <w:p w14:paraId="2BFB18DA">
      <w:pPr>
        <w:pStyle w:val="2"/>
        <w:rPr>
          <w:rFonts w:hint="eastAsia"/>
        </w:rPr>
      </w:pPr>
      <w:r>
        <w:rPr>
          <w:rFonts w:hint="eastAsia"/>
        </w:rPr>
        <w:t>Les conditions ci-dessous pourront être complétées ou mises à jour par accord écrit entre les Parties conformément aux dispositions du Contrat.</w:t>
      </w:r>
    </w:p>
    <w:p w14:paraId="202EC24C">
      <w:pPr>
        <w:pStyle w:val="2"/>
        <w:rPr>
          <w:rFonts w:hint="eastAsia"/>
        </w:rPr>
      </w:pPr>
    </w:p>
    <w:p w14:paraId="49614A81">
      <w:pPr>
        <w:pStyle w:val="2"/>
        <w:rPr>
          <w:rFonts w:hint="eastAsia"/>
        </w:rPr>
      </w:pPr>
      <w:r>
        <w:rPr>
          <w:rFonts w:hint="eastAsia"/>
        </w:rPr>
        <w:t>下列条件可依本合同规定经双方书面协议补充或更新。</w:t>
      </w:r>
    </w:p>
    <w:p w14:paraId="1E01750A">
      <w:pPr>
        <w:pStyle w:val="2"/>
        <w:rPr>
          <w:rFonts w:hint="eastAsia"/>
        </w:rPr>
      </w:pPr>
    </w:p>
    <w:p w14:paraId="1EE6A265">
      <w:pPr>
        <w:pStyle w:val="2"/>
        <w:rPr>
          <w:rFonts w:hint="eastAsia"/>
        </w:rPr>
      </w:pPr>
      <w:r>
        <w:rPr>
          <w:rFonts w:hint="eastAsia"/>
        </w:rPr>
        <w:t>| Élément | Produit / Réf. 1 | Produit / Réf. 2 | Produit / Réf. 3 |</w:t>
      </w:r>
    </w:p>
    <w:p w14:paraId="61D5E9D1">
      <w:pPr>
        <w:pStyle w:val="2"/>
        <w:rPr>
          <w:rFonts w:hint="eastAsia"/>
        </w:rPr>
      </w:pPr>
      <w:r>
        <w:rPr>
          <w:rFonts w:hint="eastAsia"/>
        </w:rPr>
        <w:t>|---|---|---|---|</w:t>
      </w:r>
    </w:p>
    <w:p w14:paraId="6C9909D3">
      <w:pPr>
        <w:pStyle w:val="2"/>
        <w:rPr>
          <w:rFonts w:hint="eastAsia"/>
        </w:rPr>
      </w:pPr>
      <w:r>
        <w:rPr>
          <w:rFonts w:hint="eastAsia"/>
        </w:rPr>
        <w:t>| Prix de transfert | À compléter | À compléter | À compléter |</w:t>
      </w:r>
    </w:p>
    <w:p w14:paraId="18D8CCF1">
      <w:pPr>
        <w:pStyle w:val="2"/>
        <w:rPr>
          <w:rFonts w:hint="eastAsia"/>
        </w:rPr>
      </w:pPr>
      <w:r>
        <w:rPr>
          <w:rFonts w:hint="eastAsia"/>
        </w:rPr>
        <w:t>| Devise | À compléter | À compléter | À compléter |</w:t>
      </w:r>
    </w:p>
    <w:p w14:paraId="707A2F1F">
      <w:pPr>
        <w:pStyle w:val="2"/>
        <w:rPr>
          <w:rFonts w:hint="eastAsia"/>
        </w:rPr>
      </w:pPr>
      <w:r>
        <w:rPr>
          <w:rFonts w:hint="eastAsia"/>
        </w:rPr>
        <w:t>| Conditions de paiement | À compléter | À compléter | À compléter |</w:t>
      </w:r>
    </w:p>
    <w:p w14:paraId="736B88FD">
      <w:pPr>
        <w:pStyle w:val="2"/>
        <w:rPr>
          <w:rFonts w:hint="eastAsia"/>
        </w:rPr>
      </w:pPr>
      <w:r>
        <w:rPr>
          <w:rFonts w:hint="eastAsia"/>
        </w:rPr>
        <w:t>| Incoterm applicable | À compléter | À compléter | À compléter |</w:t>
      </w:r>
    </w:p>
    <w:p w14:paraId="3B53E658">
      <w:pPr>
        <w:pStyle w:val="2"/>
        <w:rPr>
          <w:rFonts w:hint="eastAsia"/>
        </w:rPr>
      </w:pPr>
      <w:r>
        <w:rPr>
          <w:rFonts w:hint="eastAsia"/>
        </w:rPr>
        <w:t>| Délais de livraison | À compléter | À compléter | À compléter |</w:t>
      </w:r>
    </w:p>
    <w:p w14:paraId="336056BC">
      <w:pPr>
        <w:pStyle w:val="2"/>
        <w:rPr>
          <w:rFonts w:hint="eastAsia"/>
        </w:rPr>
      </w:pPr>
      <w:r>
        <w:rPr>
          <w:rFonts w:hint="eastAsia"/>
        </w:rPr>
        <w:t>| Minimum de commande éventuel (MOQ) | À compléter | À compléter | À compléter |</w:t>
      </w:r>
    </w:p>
    <w:p w14:paraId="1CE2721E">
      <w:pPr>
        <w:pStyle w:val="2"/>
        <w:rPr>
          <w:rFonts w:hint="eastAsia"/>
        </w:rPr>
      </w:pPr>
      <w:r>
        <w:rPr>
          <w:rFonts w:hint="eastAsia"/>
        </w:rPr>
        <w:t>| Conditions de stockage | À compléter | À compléter | À compléter |</w:t>
      </w:r>
    </w:p>
    <w:p w14:paraId="2EA00443">
      <w:pPr>
        <w:pStyle w:val="2"/>
        <w:rPr>
          <w:rFonts w:hint="eastAsia"/>
        </w:rPr>
      </w:pPr>
      <w:r>
        <w:rPr>
          <w:rFonts w:hint="eastAsia"/>
        </w:rPr>
        <w:t>| Durée de validité des prix | À compléter | À compléter | À compléter |</w:t>
      </w:r>
    </w:p>
    <w:p w14:paraId="1AEF7B2F">
      <w:pPr>
        <w:pStyle w:val="2"/>
        <w:rPr>
          <w:rFonts w:hint="eastAsia"/>
        </w:rPr>
      </w:pPr>
      <w:r>
        <w:rPr>
          <w:rFonts w:hint="eastAsia"/>
        </w:rPr>
        <w:t>| Conditions de modification des prix | À compléter | À compléter | À compléter |</w:t>
      </w:r>
    </w:p>
    <w:p w14:paraId="7AE60474">
      <w:pPr>
        <w:pStyle w:val="2"/>
        <w:rPr>
          <w:rFonts w:hint="eastAsia"/>
        </w:rPr>
      </w:pPr>
      <w:r>
        <w:rPr>
          <w:rFonts w:hint="eastAsia"/>
        </w:rPr>
        <w:t>| Politique de remplacement des Produits défectueux | À compléter | À compléter | À compléter |</w:t>
      </w:r>
    </w:p>
    <w:p w14:paraId="10B558F0">
      <w:pPr>
        <w:pStyle w:val="2"/>
        <w:rPr>
          <w:rFonts w:hint="eastAsia"/>
        </w:rPr>
      </w:pPr>
      <w:r>
        <w:rPr>
          <w:rFonts w:hint="eastAsia"/>
        </w:rPr>
        <w:t>| Traitement des Produits périmés | À compléter | À compléter | À compléter |</w:t>
      </w:r>
    </w:p>
    <w:p w14:paraId="7BBB729A">
      <w:pPr>
        <w:pStyle w:val="2"/>
        <w:rPr>
          <w:rFonts w:hint="eastAsia"/>
        </w:rPr>
      </w:pPr>
      <w:r>
        <w:rPr>
          <w:rFonts w:hint="eastAsia"/>
        </w:rPr>
        <w:t>| Conditions de garantie | À compléter | À compléter | À compléter |</w:t>
      </w:r>
    </w:p>
    <w:p w14:paraId="6475C6E2">
      <w:pPr>
        <w:pStyle w:val="2"/>
        <w:rPr>
          <w:rFonts w:hint="eastAsia"/>
        </w:rPr>
      </w:pPr>
      <w:r>
        <w:rPr>
          <w:rFonts w:hint="eastAsia"/>
        </w:rPr>
        <w:t>| Modalités de prévision des commandes | À compléter | À compléter | À compléter |</w:t>
      </w:r>
    </w:p>
    <w:p w14:paraId="0E0F84A2">
      <w:pPr>
        <w:pStyle w:val="2"/>
        <w:rPr>
          <w:rFonts w:hint="eastAsia"/>
        </w:rPr>
      </w:pPr>
    </w:p>
    <w:p w14:paraId="4E5B5766">
      <w:pPr>
        <w:pStyle w:val="2"/>
        <w:rPr>
          <w:rFonts w:hint="eastAsia"/>
        </w:rPr>
      </w:pPr>
      <w:r>
        <w:rPr>
          <w:rFonts w:hint="eastAsia"/>
        </w:rPr>
        <w:t>| 要素 | 产品/货号 1 | 产品/货号 2 | 产品/货号 3 |</w:t>
      </w:r>
    </w:p>
    <w:p w14:paraId="026E4DB4">
      <w:pPr>
        <w:pStyle w:val="2"/>
        <w:rPr>
          <w:rFonts w:hint="eastAsia"/>
        </w:rPr>
      </w:pPr>
      <w:r>
        <w:rPr>
          <w:rFonts w:hint="eastAsia"/>
        </w:rPr>
        <w:t>|---|---|---|---|</w:t>
      </w:r>
    </w:p>
    <w:p w14:paraId="657BE330">
      <w:pPr>
        <w:pStyle w:val="2"/>
        <w:rPr>
          <w:rFonts w:hint="eastAsia"/>
        </w:rPr>
      </w:pPr>
      <w:r>
        <w:rPr>
          <w:rFonts w:hint="eastAsia"/>
        </w:rPr>
        <w:t>| 转移价格 | 待填写 | 待填写 | 待填写 |</w:t>
      </w:r>
    </w:p>
    <w:p w14:paraId="109D722D">
      <w:pPr>
        <w:pStyle w:val="2"/>
        <w:rPr>
          <w:rFonts w:hint="eastAsia"/>
        </w:rPr>
      </w:pPr>
      <w:r>
        <w:rPr>
          <w:rFonts w:hint="eastAsia"/>
        </w:rPr>
        <w:t>| 币种 | 待填写 | 待填写 | 待填写 |</w:t>
      </w:r>
    </w:p>
    <w:p w14:paraId="0FA37D71">
      <w:pPr>
        <w:pStyle w:val="2"/>
        <w:rPr>
          <w:rFonts w:hint="eastAsia"/>
        </w:rPr>
      </w:pPr>
      <w:r>
        <w:rPr>
          <w:rFonts w:hint="eastAsia"/>
        </w:rPr>
        <w:t>| 付款条件 | 待填写 | 待填写 | 待填写 |</w:t>
      </w:r>
    </w:p>
    <w:p w14:paraId="71F3021D">
      <w:pPr>
        <w:pStyle w:val="2"/>
        <w:rPr>
          <w:rFonts w:hint="eastAsia"/>
        </w:rPr>
      </w:pPr>
      <w:r>
        <w:rPr>
          <w:rFonts w:hint="eastAsia"/>
        </w:rPr>
        <w:t>| 适用 Incoterm | 待填写 | 待填写 | 待填写 |</w:t>
      </w:r>
    </w:p>
    <w:p w14:paraId="217C3F99">
      <w:pPr>
        <w:pStyle w:val="2"/>
        <w:rPr>
          <w:rFonts w:hint="eastAsia"/>
        </w:rPr>
      </w:pPr>
      <w:r>
        <w:rPr>
          <w:rFonts w:hint="eastAsia"/>
        </w:rPr>
        <w:t>| 交付期限 | 待填写 | 待填写 | 待填写 |</w:t>
      </w:r>
    </w:p>
    <w:p w14:paraId="68B30F45">
      <w:pPr>
        <w:pStyle w:val="2"/>
        <w:rPr>
          <w:rFonts w:hint="eastAsia"/>
        </w:rPr>
      </w:pPr>
      <w:r>
        <w:rPr>
          <w:rFonts w:hint="eastAsia"/>
        </w:rPr>
        <w:t>| 可能的最低订购量（MOQ） | 待填写 | 待填写 | 待填写 |</w:t>
      </w:r>
    </w:p>
    <w:p w14:paraId="3E660F35">
      <w:pPr>
        <w:pStyle w:val="2"/>
        <w:rPr>
          <w:rFonts w:hint="eastAsia"/>
        </w:rPr>
      </w:pPr>
      <w:r>
        <w:rPr>
          <w:rFonts w:hint="eastAsia"/>
        </w:rPr>
        <w:t>| 储存条件 | 待填写 | 待填写 | 待填写 |</w:t>
      </w:r>
    </w:p>
    <w:p w14:paraId="48C7872C">
      <w:pPr>
        <w:pStyle w:val="2"/>
        <w:rPr>
          <w:rFonts w:hint="eastAsia"/>
        </w:rPr>
      </w:pPr>
      <w:r>
        <w:rPr>
          <w:rFonts w:hint="eastAsia"/>
        </w:rPr>
        <w:t>| 价格有效期 | 待填写 | 待填写 | 待填写 |</w:t>
      </w:r>
    </w:p>
    <w:p w14:paraId="1F00D894">
      <w:pPr>
        <w:pStyle w:val="2"/>
        <w:rPr>
          <w:rFonts w:hint="eastAsia"/>
        </w:rPr>
      </w:pPr>
      <w:r>
        <w:rPr>
          <w:rFonts w:hint="eastAsia"/>
        </w:rPr>
        <w:t>| 价格变更条件 | 待填写 | 待填写 | 待填写 |</w:t>
      </w:r>
    </w:p>
    <w:p w14:paraId="3F0DFC49">
      <w:pPr>
        <w:pStyle w:val="2"/>
        <w:rPr>
          <w:rFonts w:hint="eastAsia"/>
        </w:rPr>
      </w:pPr>
      <w:r>
        <w:rPr>
          <w:rFonts w:hint="eastAsia"/>
        </w:rPr>
        <w:t>| 缺陷产品更换政策 | 待填写 | 待填写 | 待填写 |</w:t>
      </w:r>
    </w:p>
    <w:p w14:paraId="5F01DE3F">
      <w:pPr>
        <w:pStyle w:val="2"/>
        <w:rPr>
          <w:rFonts w:hint="eastAsia"/>
        </w:rPr>
      </w:pPr>
      <w:r>
        <w:rPr>
          <w:rFonts w:hint="eastAsia"/>
        </w:rPr>
        <w:t>| 过期产品处理 | 待填写 | 待填写 | 待填写 |</w:t>
      </w:r>
    </w:p>
    <w:p w14:paraId="238C3EB0">
      <w:pPr>
        <w:pStyle w:val="2"/>
        <w:rPr>
          <w:rFonts w:hint="eastAsia"/>
        </w:rPr>
      </w:pPr>
      <w:r>
        <w:rPr>
          <w:rFonts w:hint="eastAsia"/>
        </w:rPr>
        <w:t>| 保证条件 | 待填写 | 待填写 | 待填写 |</w:t>
      </w:r>
    </w:p>
    <w:p w14:paraId="7587C993">
      <w:pPr>
        <w:pStyle w:val="2"/>
        <w:rPr>
          <w:rFonts w:hint="eastAsia"/>
        </w:rPr>
      </w:pPr>
      <w:r>
        <w:rPr>
          <w:rFonts w:hint="eastAsia"/>
        </w:rPr>
        <w:t>| 订货预测办法 | 待填写 | 待填写 | 待填写 |</w:t>
      </w:r>
    </w:p>
    <w:p w14:paraId="5DB42D07">
      <w:pPr>
        <w:pStyle w:val="2"/>
        <w:rPr>
          <w:rFonts w:hint="eastAsia"/>
        </w:rPr>
      </w:pPr>
    </w:p>
    <w:p w14:paraId="0B809262">
      <w:pPr>
        <w:pStyle w:val="2"/>
        <w:rPr>
          <w:rFonts w:hint="eastAsia"/>
        </w:rPr>
      </w:pPr>
      <w:r>
        <w:rPr>
          <w:rFonts w:hint="eastAsia"/>
        </w:rPr>
        <w:t>Les aspects strictement liés à la qualité du transport, aux conditions de stockage, à l'intégrité des Produits, aux excursions de température, à la documentation qualité de livraison et au contrôle à réception sont régis par le Quality Agreement conclu entre les Parties.</w:t>
      </w:r>
    </w:p>
    <w:p w14:paraId="499F6A3D">
      <w:pPr>
        <w:pStyle w:val="2"/>
        <w:rPr>
          <w:rFonts w:hint="eastAsia"/>
        </w:rPr>
      </w:pPr>
    </w:p>
    <w:p w14:paraId="70A1CC34">
      <w:pPr>
        <w:pStyle w:val="2"/>
        <w:rPr>
          <w:rFonts w:hint="eastAsia"/>
        </w:rPr>
      </w:pPr>
      <w:r>
        <w:rPr>
          <w:rFonts w:hint="eastAsia"/>
        </w:rPr>
        <w:t>与运输质量、储存条件、产品完整性、温度偏离、交付质量文件及到货检验严格相关的方面，由双方订立的《质量协议》规制。</w:t>
      </w:r>
    </w:p>
    <w:p w14:paraId="4FCADA19">
      <w:pPr>
        <w:pStyle w:val="2"/>
        <w:rPr>
          <w:rFonts w:hint="eastAsia"/>
        </w:rPr>
      </w:pPr>
    </w:p>
    <w:p w14:paraId="4FFFDDCC">
      <w:pPr>
        <w:pStyle w:val="2"/>
        <w:rPr>
          <w:rFonts w:hint="eastAsia"/>
        </w:rPr>
      </w:pPr>
      <w:r>
        <w:rPr>
          <w:rFonts w:hint="eastAsia"/>
        </w:rPr>
        <w:t>Toute modification des prix ou conditions commerciales devra respecter les dispositions du Contrat et être communiquée par écrit conformément aux délais convenus entre les Parties.</w:t>
      </w:r>
    </w:p>
    <w:p w14:paraId="3CCF108C">
      <w:pPr>
        <w:pStyle w:val="2"/>
        <w:rPr>
          <w:rFonts w:hint="eastAsia"/>
        </w:rPr>
      </w:pPr>
    </w:p>
    <w:p w14:paraId="1B4D8C5A">
      <w:pPr>
        <w:pStyle w:val="2"/>
        <w:rPr>
          <w:rFonts w:hint="eastAsia"/>
        </w:rPr>
      </w:pPr>
      <w:r>
        <w:rPr>
          <w:rFonts w:hint="eastAsia"/>
        </w:rPr>
        <w:t>价格或商业条件的任何变更均须遵守本合同规定，并按双方约定的期限书面通报。</w:t>
      </w:r>
    </w:p>
    <w:p w14:paraId="67287578">
      <w:pPr>
        <w:pStyle w:val="2"/>
        <w:rPr>
          <w:rFonts w:hint="eastAsia"/>
        </w:rPr>
      </w:pPr>
    </w:p>
    <w:p w14:paraId="38E7E370">
      <w:pPr>
        <w:pStyle w:val="2"/>
        <w:rPr>
          <w:rFonts w:hint="eastAsia"/>
        </w:rPr>
      </w:pPr>
      <w:r>
        <w:rPr>
          <w:rFonts w:hint="eastAsia"/>
        </w:rPr>
        <w:t>---</w:t>
      </w:r>
    </w:p>
    <w:p w14:paraId="2DD63F42">
      <w:pPr>
        <w:pStyle w:val="2"/>
        <w:rPr>
          <w:rFonts w:hint="eastAsia"/>
        </w:rPr>
      </w:pPr>
    </w:p>
    <w:p w14:paraId="3500B595">
      <w:pPr>
        <w:pStyle w:val="2"/>
        <w:rPr>
          <w:rFonts w:hint="eastAsia"/>
        </w:rPr>
      </w:pPr>
      <w:r>
        <w:rPr>
          <w:rFonts w:hint="eastAsia"/>
        </w:rPr>
        <w:t>## ANNEXE 7 — MANDAT DE REPRÉSENTANT AUTORISÉ EUROPÉEN | 附件 7 — 欧盟授权代表委托</w:t>
      </w:r>
    </w:p>
    <w:p w14:paraId="2C61B85F">
      <w:pPr>
        <w:pStyle w:val="2"/>
        <w:rPr>
          <w:rFonts w:hint="eastAsia"/>
        </w:rPr>
      </w:pPr>
    </w:p>
    <w:p w14:paraId="265F00CA">
      <w:pPr>
        <w:pStyle w:val="2"/>
        <w:rPr>
          <w:rFonts w:hint="eastAsia"/>
        </w:rPr>
      </w:pPr>
      <w:r>
        <w:rPr>
          <w:rFonts w:hint="eastAsia"/>
        </w:rPr>
        <w:t>La présente Annexe définit les responsabilités respectives des Parties concernant les démarches réglementaires nécessaires ou applicables à l'importation, la mise à disposition sur le marché, la distribution et la commercialisation des Produits dans les différents pays du Territoire.</w:t>
      </w:r>
    </w:p>
    <w:p w14:paraId="37D84697">
      <w:pPr>
        <w:pStyle w:val="2"/>
        <w:rPr>
          <w:rFonts w:hint="eastAsia"/>
        </w:rPr>
      </w:pPr>
    </w:p>
    <w:p w14:paraId="08F94806">
      <w:pPr>
        <w:pStyle w:val="2"/>
        <w:rPr>
          <w:rFonts w:hint="eastAsia"/>
        </w:rPr>
      </w:pPr>
      <w:r>
        <w:rPr>
          <w:rFonts w:hint="eastAsia"/>
        </w:rPr>
        <w:t>本附件界定双方在产品于区域内各国进口、上市投放、分销及销售所需或所适用的法规手续方面的各自职责。</w:t>
      </w:r>
    </w:p>
    <w:p w14:paraId="74BF2423">
      <w:pPr>
        <w:pStyle w:val="2"/>
        <w:rPr>
          <w:rFonts w:hint="eastAsia"/>
        </w:rPr>
      </w:pPr>
    </w:p>
    <w:p w14:paraId="452B45A4">
      <w:pPr>
        <w:pStyle w:val="2"/>
        <w:rPr>
          <w:rFonts w:hint="eastAsia"/>
        </w:rPr>
      </w:pPr>
      <w:r>
        <w:rPr>
          <w:rFonts w:hint="eastAsia"/>
        </w:rPr>
        <w:t>Vetalyx assurera la coordination des démarches réglementaires relevant de son rôle d'importateur, distributeur et opérateur commercial européen, conformément aux exigences applicables dans les pays dans lesquels elle décidera de commercialiser les Produits.</w:t>
      </w:r>
    </w:p>
    <w:p w14:paraId="2816BC2C">
      <w:pPr>
        <w:pStyle w:val="2"/>
        <w:rPr>
          <w:rFonts w:hint="eastAsia"/>
        </w:rPr>
      </w:pPr>
    </w:p>
    <w:p w14:paraId="45E22C48">
      <w:pPr>
        <w:pStyle w:val="2"/>
        <w:rPr>
          <w:rFonts w:hint="eastAsia"/>
        </w:rPr>
      </w:pPr>
      <w:r>
        <w:rPr>
          <w:rFonts w:hint="eastAsia"/>
        </w:rPr>
        <w:t>VetalyX 将依其决定销售产品国家的适用要求，协调其作为进口商、经销商及欧洲商业运营者所承担的法规手续。</w:t>
      </w:r>
    </w:p>
    <w:p w14:paraId="7E01A375">
      <w:pPr>
        <w:pStyle w:val="2"/>
        <w:rPr>
          <w:rFonts w:hint="eastAsia"/>
        </w:rPr>
      </w:pPr>
    </w:p>
    <w:p w14:paraId="45548462">
      <w:pPr>
        <w:pStyle w:val="2"/>
        <w:rPr>
          <w:rFonts w:hint="eastAsia"/>
        </w:rPr>
      </w:pPr>
      <w:r>
        <w:rPr>
          <w:rFonts w:hint="eastAsia"/>
        </w:rPr>
        <w:t>Diaho restera responsable de la fourniture des informations et documents techniques, qualité et fabricant nécessaires à ces démarches.</w:t>
      </w:r>
    </w:p>
    <w:p w14:paraId="609233BF">
      <w:pPr>
        <w:pStyle w:val="2"/>
        <w:rPr>
          <w:rFonts w:hint="eastAsia"/>
        </w:rPr>
      </w:pPr>
    </w:p>
    <w:p w14:paraId="0D284447">
      <w:pPr>
        <w:pStyle w:val="2"/>
        <w:rPr>
          <w:rFonts w:hint="eastAsia"/>
        </w:rPr>
      </w:pPr>
      <w:r>
        <w:rPr>
          <w:rFonts w:hint="eastAsia"/>
        </w:rPr>
        <w:t>迪亚霍仍负责提供该等手续所需的技术、质量及制造商信息与文件。</w:t>
      </w:r>
    </w:p>
    <w:p w14:paraId="4DF49E60">
      <w:pPr>
        <w:pStyle w:val="2"/>
        <w:rPr>
          <w:rFonts w:hint="eastAsia"/>
        </w:rPr>
      </w:pPr>
    </w:p>
    <w:p w14:paraId="2AD5F66E">
      <w:pPr>
        <w:pStyle w:val="2"/>
        <w:rPr>
          <w:rFonts w:hint="eastAsia"/>
        </w:rPr>
      </w:pPr>
      <w:r>
        <w:rPr>
          <w:rFonts w:hint="eastAsia"/>
        </w:rPr>
        <w:t>Cette coordination pourra notamment inclure :</w:t>
      </w:r>
    </w:p>
    <w:p w14:paraId="1B433075">
      <w:pPr>
        <w:pStyle w:val="2"/>
        <w:rPr>
          <w:rFonts w:hint="eastAsia"/>
        </w:rPr>
      </w:pPr>
    </w:p>
    <w:p w14:paraId="456F5F22">
      <w:pPr>
        <w:pStyle w:val="2"/>
        <w:rPr>
          <w:rFonts w:hint="eastAsia"/>
        </w:rPr>
      </w:pPr>
      <w:r>
        <w:rPr>
          <w:rFonts w:hint="eastAsia"/>
        </w:rPr>
        <w:t>该协调尤其可包括：</w:t>
      </w:r>
    </w:p>
    <w:p w14:paraId="03DF2AFC">
      <w:pPr>
        <w:pStyle w:val="2"/>
        <w:rPr>
          <w:rFonts w:hint="eastAsia"/>
        </w:rPr>
      </w:pPr>
    </w:p>
    <w:p w14:paraId="028986A2">
      <w:pPr>
        <w:pStyle w:val="2"/>
        <w:rPr>
          <w:rFonts w:hint="eastAsia"/>
        </w:rPr>
      </w:pPr>
      <w:r>
        <w:rPr>
          <w:rFonts w:hint="eastAsia"/>
        </w:rPr>
        <w:t>- les échanges avec les autorités compétentes ;</w:t>
      </w:r>
    </w:p>
    <w:p w14:paraId="7B431F02">
      <w:pPr>
        <w:pStyle w:val="2"/>
        <w:rPr>
          <w:rFonts w:hint="eastAsia"/>
        </w:rPr>
      </w:pPr>
      <w:r>
        <w:rPr>
          <w:rFonts w:hint="eastAsia"/>
        </w:rPr>
        <w:t>- la préparation, le dépôt ou le suivi des notifications, enregistrements ou autres formalités lorsqu'ils sont requis ;</w:t>
      </w:r>
    </w:p>
    <w:p w14:paraId="338C329C">
      <w:pPr>
        <w:pStyle w:val="2"/>
        <w:rPr>
          <w:rFonts w:hint="eastAsia"/>
        </w:rPr>
      </w:pPr>
      <w:r>
        <w:rPr>
          <w:rFonts w:hint="eastAsia"/>
        </w:rPr>
        <w:t>- la conservation ou mise à disposition des documents requis ;</w:t>
      </w:r>
    </w:p>
    <w:p w14:paraId="00EDF31E">
      <w:pPr>
        <w:pStyle w:val="2"/>
        <w:rPr>
          <w:rFonts w:hint="eastAsia"/>
        </w:rPr>
      </w:pPr>
      <w:r>
        <w:rPr>
          <w:rFonts w:hint="eastAsia"/>
        </w:rPr>
        <w:t>- la coordination réglementaire ;</w:t>
      </w:r>
    </w:p>
    <w:p w14:paraId="4C900AC4">
      <w:pPr>
        <w:pStyle w:val="2"/>
        <w:rPr>
          <w:rFonts w:hint="eastAsia"/>
        </w:rPr>
      </w:pPr>
      <w:r>
        <w:rPr>
          <w:rFonts w:hint="eastAsia"/>
        </w:rPr>
        <w:t>- les réponses aux demandes administratives ;</w:t>
      </w:r>
    </w:p>
    <w:p w14:paraId="7B9F060D">
      <w:pPr>
        <w:pStyle w:val="2"/>
        <w:rPr>
          <w:rFonts w:hint="eastAsia"/>
        </w:rPr>
      </w:pPr>
      <w:r>
        <w:rPr>
          <w:rFonts w:hint="eastAsia"/>
        </w:rPr>
        <w:t>- la gestion réglementaire des incidents, réclamations, retraits ou rappels ;</w:t>
      </w:r>
    </w:p>
    <w:p w14:paraId="411B44C8">
      <w:pPr>
        <w:pStyle w:val="2"/>
        <w:rPr>
          <w:rFonts w:hint="eastAsia"/>
        </w:rPr>
      </w:pPr>
      <w:r>
        <w:rPr>
          <w:rFonts w:hint="eastAsia"/>
        </w:rPr>
        <w:t>- le suivi documentaire ;</w:t>
      </w:r>
    </w:p>
    <w:p w14:paraId="7C386EF5">
      <w:pPr>
        <w:pStyle w:val="2"/>
        <w:rPr>
          <w:rFonts w:hint="eastAsia"/>
        </w:rPr>
      </w:pPr>
      <w:r>
        <w:rPr>
          <w:rFonts w:hint="eastAsia"/>
        </w:rPr>
        <w:t>- l'identification et le suivi des exigences applicables pays par pays.</w:t>
      </w:r>
    </w:p>
    <w:p w14:paraId="1961B85E">
      <w:pPr>
        <w:pStyle w:val="2"/>
        <w:rPr>
          <w:rFonts w:hint="eastAsia"/>
        </w:rPr>
      </w:pPr>
    </w:p>
    <w:p w14:paraId="50BD3778">
      <w:pPr>
        <w:pStyle w:val="2"/>
        <w:rPr>
          <w:rFonts w:hint="eastAsia"/>
        </w:rPr>
      </w:pPr>
      <w:r>
        <w:rPr>
          <w:rFonts w:hint="eastAsia"/>
        </w:rPr>
        <w:t>- 与主管机关的往来；</w:t>
      </w:r>
    </w:p>
    <w:p w14:paraId="1B3D9FEC">
      <w:pPr>
        <w:pStyle w:val="2"/>
        <w:rPr>
          <w:rFonts w:hint="eastAsia"/>
        </w:rPr>
      </w:pPr>
      <w:r>
        <w:rPr>
          <w:rFonts w:hint="eastAsia"/>
        </w:rPr>
        <w:t>- 在需要时准备、提交或跟进通报、注册或其他手续；</w:t>
      </w:r>
    </w:p>
    <w:p w14:paraId="2E9C9C89">
      <w:pPr>
        <w:pStyle w:val="2"/>
        <w:rPr>
          <w:rFonts w:hint="eastAsia"/>
        </w:rPr>
      </w:pPr>
      <w:r>
        <w:rPr>
          <w:rFonts w:hint="eastAsia"/>
        </w:rPr>
        <w:t>- 所需文件的保存或提供；</w:t>
      </w:r>
    </w:p>
    <w:p w14:paraId="3F101973">
      <w:pPr>
        <w:pStyle w:val="2"/>
        <w:rPr>
          <w:rFonts w:hint="eastAsia"/>
        </w:rPr>
      </w:pPr>
      <w:r>
        <w:rPr>
          <w:rFonts w:hint="eastAsia"/>
        </w:rPr>
        <w:t>- 法规协调；</w:t>
      </w:r>
    </w:p>
    <w:p w14:paraId="1FBF523D">
      <w:pPr>
        <w:pStyle w:val="2"/>
        <w:rPr>
          <w:rFonts w:hint="eastAsia"/>
        </w:rPr>
      </w:pPr>
      <w:r>
        <w:rPr>
          <w:rFonts w:hint="eastAsia"/>
        </w:rPr>
        <w:t>- 对行政请求的答复；</w:t>
      </w:r>
    </w:p>
    <w:p w14:paraId="78B9232C">
      <w:pPr>
        <w:pStyle w:val="2"/>
        <w:rPr>
          <w:rFonts w:hint="eastAsia"/>
        </w:rPr>
      </w:pPr>
      <w:r>
        <w:rPr>
          <w:rFonts w:hint="eastAsia"/>
        </w:rPr>
        <w:t>- 事故、投诉、撤回或召回的法规处理；</w:t>
      </w:r>
    </w:p>
    <w:p w14:paraId="7D2D6D8A">
      <w:pPr>
        <w:pStyle w:val="2"/>
        <w:rPr>
          <w:rFonts w:hint="eastAsia"/>
        </w:rPr>
      </w:pPr>
      <w:r>
        <w:rPr>
          <w:rFonts w:hint="eastAsia"/>
        </w:rPr>
        <w:t>- 文件跟踪；</w:t>
      </w:r>
    </w:p>
    <w:p w14:paraId="4479FCB7">
      <w:pPr>
        <w:pStyle w:val="2"/>
        <w:rPr>
          <w:rFonts w:hint="eastAsia"/>
        </w:rPr>
      </w:pPr>
      <w:r>
        <w:rPr>
          <w:rFonts w:hint="eastAsia"/>
        </w:rPr>
        <w:t>- 逐国识别并跟踪适用要求。</w:t>
      </w:r>
    </w:p>
    <w:p w14:paraId="2882BCC1">
      <w:pPr>
        <w:pStyle w:val="2"/>
        <w:rPr>
          <w:rFonts w:hint="eastAsia"/>
        </w:rPr>
      </w:pPr>
    </w:p>
    <w:p w14:paraId="44CA13C3">
      <w:pPr>
        <w:pStyle w:val="2"/>
        <w:rPr>
          <w:rFonts w:hint="eastAsia"/>
        </w:rPr>
      </w:pPr>
      <w:r>
        <w:rPr>
          <w:rFonts w:hint="eastAsia"/>
        </w:rPr>
        <w:t>Diaho devra fournir, ou faire fournir par Zheda Dixun ou le fabricant concerné, tous documents, informations, déclarations, signatures et pouvoirs raisonnablement nécessaires à Vetalyx pour assurer ces démarches.</w:t>
      </w:r>
    </w:p>
    <w:p w14:paraId="5A39330E">
      <w:pPr>
        <w:pStyle w:val="2"/>
        <w:rPr>
          <w:rFonts w:hint="eastAsia"/>
        </w:rPr>
      </w:pPr>
    </w:p>
    <w:p w14:paraId="6C8D5377">
      <w:pPr>
        <w:pStyle w:val="2"/>
        <w:rPr>
          <w:rFonts w:hint="eastAsia"/>
        </w:rPr>
      </w:pPr>
      <w:r>
        <w:rPr>
          <w:rFonts w:hint="eastAsia"/>
        </w:rPr>
        <w:t>迪亚霍应提供（或促使浙大迪迅或相关制造商提供）VetalyX 完成该等手续合理所需的所有文件、信息、声明、签署及授权。</w:t>
      </w:r>
    </w:p>
    <w:p w14:paraId="2A169AD0">
      <w:pPr>
        <w:pStyle w:val="2"/>
        <w:rPr>
          <w:rFonts w:hint="eastAsia"/>
        </w:rPr>
      </w:pPr>
    </w:p>
    <w:p w14:paraId="1AE334A5">
      <w:pPr>
        <w:pStyle w:val="2"/>
        <w:rPr>
          <w:rFonts w:hint="eastAsia"/>
        </w:rPr>
      </w:pPr>
      <w:r>
        <w:rPr>
          <w:rFonts w:hint="eastAsia"/>
        </w:rPr>
        <w:t>Lorsque les exigences diffèrent selon les pays, une matrice réglementaire pourra être établie et mise à jour par Vetalyx afin d'identifier notamment le Produit concerné, le pays, l'autorité compétente, les formalités applicables et les responsabilités respectives.</w:t>
      </w:r>
    </w:p>
    <w:p w14:paraId="6B320E5F">
      <w:pPr>
        <w:pStyle w:val="2"/>
        <w:rPr>
          <w:rFonts w:hint="eastAsia"/>
        </w:rPr>
      </w:pPr>
    </w:p>
    <w:p w14:paraId="27CE3971">
      <w:pPr>
        <w:pStyle w:val="2"/>
        <w:rPr>
          <w:rFonts w:hint="eastAsia"/>
        </w:rPr>
      </w:pPr>
      <w:r>
        <w:rPr>
          <w:rFonts w:hint="eastAsia"/>
        </w:rPr>
        <w:t>当各国要求不同时，VetalyX 可建立并更新法规矩阵，以识别所涉产品、国家、主管机关、适用手续及各自职责。</w:t>
      </w:r>
    </w:p>
    <w:p w14:paraId="11382FA1">
      <w:pPr>
        <w:pStyle w:val="2"/>
        <w:rPr>
          <w:rFonts w:hint="eastAsia"/>
        </w:rPr>
      </w:pPr>
    </w:p>
    <w:p w14:paraId="2ED2C367">
      <w:pPr>
        <w:pStyle w:val="2"/>
        <w:rPr>
          <w:rFonts w:hint="eastAsia"/>
        </w:rPr>
      </w:pPr>
      <w:r>
        <w:rPr>
          <w:rFonts w:hint="eastAsia"/>
        </w:rPr>
        <w:t>Les aspects qualité, documentation technique, traçabilité, Change Control et communication relatifs aux Produits restent régis par le Quality Agreement conclu entre les Parties.</w:t>
      </w:r>
    </w:p>
    <w:p w14:paraId="3B456AEC">
      <w:pPr>
        <w:pStyle w:val="2"/>
        <w:rPr>
          <w:rFonts w:hint="eastAsia"/>
        </w:rPr>
      </w:pPr>
    </w:p>
    <w:p w14:paraId="4C00D3F6">
      <w:pPr>
        <w:pStyle w:val="2"/>
        <w:rPr>
          <w:rFonts w:hint="eastAsia"/>
        </w:rPr>
      </w:pPr>
      <w:r>
        <w:rPr>
          <w:rFonts w:hint="eastAsia"/>
        </w:rPr>
        <w:t>与产品相关的质量、技术文件、可追溯性、变更控制及沟通方面，仍由双方订立的《质量协议》规制。</w:t>
      </w:r>
    </w:p>
    <w:p w14:paraId="072291CF">
      <w:pPr>
        <w:pStyle w:val="2"/>
        <w:rPr>
          <w:rFonts w:hint="eastAsia"/>
        </w:rPr>
      </w:pPr>
    </w:p>
    <w:p w14:paraId="39C32C1F">
      <w:pPr>
        <w:pStyle w:val="2"/>
        <w:rPr>
          <w:rFonts w:hint="eastAsia"/>
        </w:rPr>
      </w:pPr>
      <w:r>
        <w:rPr>
          <w:rFonts w:hint="eastAsia"/>
        </w:rPr>
        <w:t>---</w:t>
      </w:r>
    </w:p>
    <w:p w14:paraId="4092E014">
      <w:pPr>
        <w:pStyle w:val="2"/>
        <w:rPr>
          <w:rFonts w:hint="eastAsia"/>
        </w:rPr>
      </w:pPr>
    </w:p>
    <w:p w14:paraId="081EE519">
      <w:pPr>
        <w:pStyle w:val="2"/>
        <w:rPr>
          <w:rFonts w:hint="eastAsia"/>
        </w:rPr>
      </w:pPr>
      <w:r>
        <w:rPr>
          <w:rFonts w:hint="eastAsia"/>
        </w:rPr>
        <w:t>## ANNEXE 8 — TRANSFERT DE SAVOIR-FAIRE ET LOCALISATION INDUSTRIELLE EUROPÉENNE | 附件 8 — 专有技术转让与欧洲工业本地化</w:t>
      </w:r>
    </w:p>
    <w:p w14:paraId="3C63D1F2">
      <w:pPr>
        <w:pStyle w:val="2"/>
        <w:rPr>
          <w:rFonts w:hint="eastAsia"/>
        </w:rPr>
      </w:pPr>
    </w:p>
    <w:p w14:paraId="4D3F2BC1">
      <w:pPr>
        <w:pStyle w:val="2"/>
        <w:rPr>
          <w:rFonts w:hint="eastAsia"/>
        </w:rPr>
      </w:pPr>
      <w:r>
        <w:rPr>
          <w:rFonts w:hint="eastAsia"/>
        </w:rPr>
        <w:t>La présente Annexe définit le cadre dans lequel les Parties pourront décider de transférer progressivement en Europe tout ou partie des activités liées à la préparation, l'assemblage, le conditionnement, le contrôle ou la fabrication des Produits.</w:t>
      </w:r>
    </w:p>
    <w:p w14:paraId="5462007B">
      <w:pPr>
        <w:pStyle w:val="2"/>
        <w:rPr>
          <w:rFonts w:hint="eastAsia"/>
        </w:rPr>
      </w:pPr>
    </w:p>
    <w:p w14:paraId="3B7B673B">
      <w:pPr>
        <w:pStyle w:val="2"/>
        <w:rPr>
          <w:rFonts w:hint="eastAsia"/>
        </w:rPr>
      </w:pPr>
      <w:r>
        <w:rPr>
          <w:rFonts w:hint="eastAsia"/>
        </w:rPr>
        <w:t>本附件界定双方可决定将产品制备、组装、包装、控制或制造相关活动的全部或部分逐步转移至欧洲的框架。</w:t>
      </w:r>
    </w:p>
    <w:p w14:paraId="6EB18BF3">
      <w:pPr>
        <w:pStyle w:val="2"/>
        <w:rPr>
          <w:rFonts w:hint="eastAsia"/>
        </w:rPr>
      </w:pPr>
    </w:p>
    <w:p w14:paraId="23EDFD56">
      <w:pPr>
        <w:pStyle w:val="2"/>
        <w:rPr>
          <w:rFonts w:hint="eastAsia"/>
        </w:rPr>
      </w:pPr>
      <w:r>
        <w:rPr>
          <w:rFonts w:hint="eastAsia"/>
        </w:rPr>
        <w:t>Cette possibilité constitue une évolution potentielle du partenariat et ne crée pas, à elle seule, une obligation immédiate de transfert industriel. La mise en œuvre de chaque étape devra faire l'objet d'un accord entre les Parties définissant son périmètre, son calendrier, ses responsabilités, ses coûts et les droits d'utilisation du Savoir-Faire concerné.</w:t>
      </w:r>
    </w:p>
    <w:p w14:paraId="16EA7B59">
      <w:pPr>
        <w:pStyle w:val="2"/>
        <w:rPr>
          <w:rFonts w:hint="eastAsia"/>
        </w:rPr>
      </w:pPr>
    </w:p>
    <w:p w14:paraId="621E4A4B">
      <w:pPr>
        <w:pStyle w:val="2"/>
        <w:rPr>
          <w:rFonts w:hint="eastAsia"/>
        </w:rPr>
      </w:pPr>
      <w:r>
        <w:rPr>
          <w:rFonts w:hint="eastAsia"/>
        </w:rPr>
        <w:t>该可能性构成伙伴关系的潜在演进，其本身并不产生立即的工业转移义务。每一阶段的实施均须经双方协议，界定其范围、时间表、职责、成本及相关专有技术的使用权。</w:t>
      </w:r>
    </w:p>
    <w:p w14:paraId="19B4079A">
      <w:pPr>
        <w:pStyle w:val="2"/>
        <w:rPr>
          <w:rFonts w:hint="eastAsia"/>
        </w:rPr>
      </w:pPr>
    </w:p>
    <w:p w14:paraId="50C5382E">
      <w:pPr>
        <w:pStyle w:val="2"/>
        <w:rPr>
          <w:rFonts w:hint="eastAsia"/>
        </w:rPr>
      </w:pPr>
      <w:r>
        <w:rPr>
          <w:rFonts w:hint="eastAsia"/>
        </w:rPr>
        <w:t>La localisation européenne pourra notamment couvrir :</w:t>
      </w:r>
    </w:p>
    <w:p w14:paraId="2F59F2D9">
      <w:pPr>
        <w:pStyle w:val="2"/>
        <w:rPr>
          <w:rFonts w:hint="eastAsia"/>
        </w:rPr>
      </w:pPr>
    </w:p>
    <w:p w14:paraId="35A68CFC">
      <w:pPr>
        <w:pStyle w:val="2"/>
        <w:rPr>
          <w:rFonts w:hint="eastAsia"/>
        </w:rPr>
      </w:pPr>
      <w:r>
        <w:rPr>
          <w:rFonts w:hint="eastAsia"/>
        </w:rPr>
        <w:t>欧洲本地化尤其可涵盖：</w:t>
      </w:r>
    </w:p>
    <w:p w14:paraId="6A209039">
      <w:pPr>
        <w:pStyle w:val="2"/>
        <w:rPr>
          <w:rFonts w:hint="eastAsia"/>
        </w:rPr>
      </w:pPr>
    </w:p>
    <w:p w14:paraId="64F4EC91">
      <w:pPr>
        <w:pStyle w:val="2"/>
        <w:rPr>
          <w:rFonts w:hint="eastAsia"/>
        </w:rPr>
      </w:pPr>
      <w:r>
        <w:rPr>
          <w:rFonts w:hint="eastAsia"/>
        </w:rPr>
        <w:t>- le transfert documentaire ;</w:t>
      </w:r>
    </w:p>
    <w:p w14:paraId="4C24B55D">
      <w:pPr>
        <w:pStyle w:val="2"/>
        <w:rPr>
          <w:rFonts w:hint="eastAsia"/>
        </w:rPr>
      </w:pPr>
      <w:r>
        <w:rPr>
          <w:rFonts w:hint="eastAsia"/>
        </w:rPr>
        <w:t>- la formation ;</w:t>
      </w:r>
    </w:p>
    <w:p w14:paraId="01C92938">
      <w:pPr>
        <w:pStyle w:val="2"/>
        <w:rPr>
          <w:rFonts w:hint="eastAsia"/>
        </w:rPr>
      </w:pPr>
      <w:r>
        <w:rPr>
          <w:rFonts w:hint="eastAsia"/>
        </w:rPr>
        <w:t>- l'assemblage ;</w:t>
      </w:r>
    </w:p>
    <w:p w14:paraId="6BBB22FD">
      <w:pPr>
        <w:pStyle w:val="2"/>
        <w:rPr>
          <w:rFonts w:hint="eastAsia"/>
        </w:rPr>
      </w:pPr>
      <w:r>
        <w:rPr>
          <w:rFonts w:hint="eastAsia"/>
        </w:rPr>
        <w:t>- le conditionnement ;</w:t>
      </w:r>
    </w:p>
    <w:p w14:paraId="5C691D96">
      <w:pPr>
        <w:pStyle w:val="2"/>
        <w:rPr>
          <w:rFonts w:hint="eastAsia"/>
        </w:rPr>
      </w:pPr>
      <w:r>
        <w:rPr>
          <w:rFonts w:hint="eastAsia"/>
        </w:rPr>
        <w:t>- l'étiquetage ;</w:t>
      </w:r>
    </w:p>
    <w:p w14:paraId="3FCE33F3">
      <w:pPr>
        <w:pStyle w:val="2"/>
        <w:rPr>
          <w:rFonts w:hint="eastAsia"/>
        </w:rPr>
      </w:pPr>
      <w:r>
        <w:rPr>
          <w:rFonts w:hint="eastAsia"/>
        </w:rPr>
        <w:t>- l'adaptation des notices ;</w:t>
      </w:r>
    </w:p>
    <w:p w14:paraId="3C663F03">
      <w:pPr>
        <w:pStyle w:val="2"/>
        <w:rPr>
          <w:rFonts w:hint="eastAsia"/>
        </w:rPr>
      </w:pPr>
      <w:r>
        <w:rPr>
          <w:rFonts w:hint="eastAsia"/>
        </w:rPr>
        <w:t>- le contrôle qualité ;</w:t>
      </w:r>
    </w:p>
    <w:p w14:paraId="5F101278">
      <w:pPr>
        <w:pStyle w:val="2"/>
        <w:rPr>
          <w:rFonts w:hint="eastAsia"/>
        </w:rPr>
      </w:pPr>
      <w:r>
        <w:rPr>
          <w:rFonts w:hint="eastAsia"/>
        </w:rPr>
        <w:t>- la libération de lots ;</w:t>
      </w:r>
    </w:p>
    <w:p w14:paraId="2942D359">
      <w:pPr>
        <w:pStyle w:val="2"/>
        <w:rPr>
          <w:rFonts w:hint="eastAsia"/>
        </w:rPr>
      </w:pPr>
      <w:r>
        <w:rPr>
          <w:rFonts w:hint="eastAsia"/>
        </w:rPr>
        <w:t>- la production partielle ;</w:t>
      </w:r>
    </w:p>
    <w:p w14:paraId="6A03AA85">
      <w:pPr>
        <w:pStyle w:val="2"/>
        <w:rPr>
          <w:rFonts w:hint="eastAsia"/>
        </w:rPr>
      </w:pPr>
      <w:r>
        <w:rPr>
          <w:rFonts w:hint="eastAsia"/>
        </w:rPr>
        <w:t>- la production complète ;</w:t>
      </w:r>
    </w:p>
    <w:p w14:paraId="4A49F92D">
      <w:pPr>
        <w:pStyle w:val="2"/>
        <w:rPr>
          <w:rFonts w:hint="eastAsia"/>
        </w:rPr>
      </w:pPr>
      <w:r>
        <w:rPr>
          <w:rFonts w:hint="eastAsia"/>
        </w:rPr>
        <w:t>- la validation industrielle ;</w:t>
      </w:r>
    </w:p>
    <w:p w14:paraId="77626865">
      <w:pPr>
        <w:pStyle w:val="2"/>
        <w:rPr>
          <w:rFonts w:hint="eastAsia"/>
        </w:rPr>
      </w:pPr>
      <w:r>
        <w:rPr>
          <w:rFonts w:hint="eastAsia"/>
        </w:rPr>
        <w:t>- la sélection de partenaires européens ;</w:t>
      </w:r>
    </w:p>
    <w:p w14:paraId="5BD5383A">
      <w:pPr>
        <w:pStyle w:val="2"/>
        <w:rPr>
          <w:rFonts w:hint="eastAsia"/>
        </w:rPr>
      </w:pPr>
      <w:r>
        <w:rPr>
          <w:rFonts w:hint="eastAsia"/>
        </w:rPr>
        <w:t>- la protection du Savoir-Faire ;</w:t>
      </w:r>
    </w:p>
    <w:p w14:paraId="41F7BB6C">
      <w:pPr>
        <w:pStyle w:val="2"/>
        <w:rPr>
          <w:rFonts w:hint="eastAsia"/>
        </w:rPr>
      </w:pPr>
      <w:r>
        <w:rPr>
          <w:rFonts w:hint="eastAsia"/>
        </w:rPr>
        <w:t>- le calendrier indicatif ;</w:t>
      </w:r>
    </w:p>
    <w:p w14:paraId="5AE7FEBD">
      <w:pPr>
        <w:pStyle w:val="2"/>
        <w:rPr>
          <w:rFonts w:hint="eastAsia"/>
        </w:rPr>
      </w:pPr>
      <w:r>
        <w:rPr>
          <w:rFonts w:hint="eastAsia"/>
        </w:rPr>
        <w:t>- les responsabilités des Parties ;</w:t>
      </w:r>
    </w:p>
    <w:p w14:paraId="5E1B3A8A">
      <w:pPr>
        <w:pStyle w:val="2"/>
        <w:rPr>
          <w:rFonts w:hint="eastAsia"/>
        </w:rPr>
      </w:pPr>
      <w:r>
        <w:rPr>
          <w:rFonts w:hint="eastAsia"/>
        </w:rPr>
        <w:t>- le partage éventuel des coûts.</w:t>
      </w:r>
    </w:p>
    <w:p w14:paraId="30E9197E">
      <w:pPr>
        <w:pStyle w:val="2"/>
        <w:rPr>
          <w:rFonts w:hint="eastAsia"/>
        </w:rPr>
      </w:pPr>
    </w:p>
    <w:p w14:paraId="1A3E44A5">
      <w:pPr>
        <w:pStyle w:val="2"/>
        <w:rPr>
          <w:rFonts w:hint="eastAsia"/>
        </w:rPr>
      </w:pPr>
      <w:r>
        <w:rPr>
          <w:rFonts w:hint="eastAsia"/>
        </w:rPr>
        <w:t>- 文件转移；</w:t>
      </w:r>
    </w:p>
    <w:p w14:paraId="78057D7D">
      <w:pPr>
        <w:pStyle w:val="2"/>
        <w:rPr>
          <w:rFonts w:hint="eastAsia"/>
        </w:rPr>
      </w:pPr>
      <w:r>
        <w:rPr>
          <w:rFonts w:hint="eastAsia"/>
        </w:rPr>
        <w:t>- 培训；</w:t>
      </w:r>
    </w:p>
    <w:p w14:paraId="58E12F19">
      <w:pPr>
        <w:pStyle w:val="2"/>
        <w:rPr>
          <w:rFonts w:hint="eastAsia"/>
        </w:rPr>
      </w:pPr>
      <w:r>
        <w:rPr>
          <w:rFonts w:hint="eastAsia"/>
        </w:rPr>
        <w:t>- 组装；</w:t>
      </w:r>
    </w:p>
    <w:p w14:paraId="4F94E8A8">
      <w:pPr>
        <w:pStyle w:val="2"/>
        <w:rPr>
          <w:rFonts w:hint="eastAsia"/>
        </w:rPr>
      </w:pPr>
      <w:r>
        <w:rPr>
          <w:rFonts w:hint="eastAsia"/>
        </w:rPr>
        <w:t>- 包装；</w:t>
      </w:r>
    </w:p>
    <w:p w14:paraId="6C375064">
      <w:pPr>
        <w:pStyle w:val="2"/>
        <w:rPr>
          <w:rFonts w:hint="eastAsia"/>
        </w:rPr>
      </w:pPr>
      <w:r>
        <w:rPr>
          <w:rFonts w:hint="eastAsia"/>
        </w:rPr>
        <w:t>- 贴标；</w:t>
      </w:r>
    </w:p>
    <w:p w14:paraId="3DCDDE47">
      <w:pPr>
        <w:pStyle w:val="2"/>
        <w:rPr>
          <w:rFonts w:hint="eastAsia"/>
        </w:rPr>
      </w:pPr>
      <w:r>
        <w:rPr>
          <w:rFonts w:hint="eastAsia"/>
        </w:rPr>
        <w:t>- 说明书适应性调整；</w:t>
      </w:r>
    </w:p>
    <w:p w14:paraId="01556315">
      <w:pPr>
        <w:pStyle w:val="2"/>
        <w:rPr>
          <w:rFonts w:hint="eastAsia"/>
        </w:rPr>
      </w:pPr>
      <w:r>
        <w:rPr>
          <w:rFonts w:hint="eastAsia"/>
        </w:rPr>
        <w:t>- 质量控制；</w:t>
      </w:r>
    </w:p>
    <w:p w14:paraId="417322D3">
      <w:pPr>
        <w:pStyle w:val="2"/>
        <w:rPr>
          <w:rFonts w:hint="eastAsia"/>
        </w:rPr>
      </w:pPr>
      <w:r>
        <w:rPr>
          <w:rFonts w:hint="eastAsia"/>
        </w:rPr>
        <w:t>- 批次放行；</w:t>
      </w:r>
    </w:p>
    <w:p w14:paraId="7A7651A7">
      <w:pPr>
        <w:pStyle w:val="2"/>
        <w:rPr>
          <w:rFonts w:hint="eastAsia"/>
        </w:rPr>
      </w:pPr>
      <w:r>
        <w:rPr>
          <w:rFonts w:hint="eastAsia"/>
        </w:rPr>
        <w:t>- 部分生产；</w:t>
      </w:r>
    </w:p>
    <w:p w14:paraId="68766210">
      <w:pPr>
        <w:pStyle w:val="2"/>
        <w:rPr>
          <w:rFonts w:hint="eastAsia"/>
        </w:rPr>
      </w:pPr>
      <w:r>
        <w:rPr>
          <w:rFonts w:hint="eastAsia"/>
        </w:rPr>
        <w:t>- 完整生产；</w:t>
      </w:r>
    </w:p>
    <w:p w14:paraId="5E8476B5">
      <w:pPr>
        <w:pStyle w:val="2"/>
        <w:rPr>
          <w:rFonts w:hint="eastAsia"/>
        </w:rPr>
      </w:pPr>
      <w:r>
        <w:rPr>
          <w:rFonts w:hint="eastAsia"/>
        </w:rPr>
        <w:t>- 工业验证；</w:t>
      </w:r>
    </w:p>
    <w:p w14:paraId="7EEF71A8">
      <w:pPr>
        <w:pStyle w:val="2"/>
        <w:rPr>
          <w:rFonts w:hint="eastAsia"/>
        </w:rPr>
      </w:pPr>
      <w:r>
        <w:rPr>
          <w:rFonts w:hint="eastAsia"/>
        </w:rPr>
        <w:t>- 欧洲合作伙伴的选择；</w:t>
      </w:r>
    </w:p>
    <w:p w14:paraId="3938B67B">
      <w:pPr>
        <w:pStyle w:val="2"/>
        <w:rPr>
          <w:rFonts w:hint="eastAsia"/>
        </w:rPr>
      </w:pPr>
      <w:r>
        <w:rPr>
          <w:rFonts w:hint="eastAsia"/>
        </w:rPr>
        <w:t>- 专有技术保护；</w:t>
      </w:r>
    </w:p>
    <w:p w14:paraId="75888344">
      <w:pPr>
        <w:pStyle w:val="2"/>
        <w:rPr>
          <w:rFonts w:hint="eastAsia"/>
        </w:rPr>
      </w:pPr>
      <w:r>
        <w:rPr>
          <w:rFonts w:hint="eastAsia"/>
        </w:rPr>
        <w:t>- 指示性时间表；</w:t>
      </w:r>
    </w:p>
    <w:p w14:paraId="2AD2FA30">
      <w:pPr>
        <w:pStyle w:val="2"/>
        <w:rPr>
          <w:rFonts w:hint="eastAsia"/>
        </w:rPr>
      </w:pPr>
      <w:r>
        <w:rPr>
          <w:rFonts w:hint="eastAsia"/>
        </w:rPr>
        <w:t>- 双方职责；</w:t>
      </w:r>
    </w:p>
    <w:p w14:paraId="26215610">
      <w:pPr>
        <w:pStyle w:val="2"/>
        <w:rPr>
          <w:rFonts w:hint="eastAsia"/>
        </w:rPr>
      </w:pPr>
      <w:r>
        <w:rPr>
          <w:rFonts w:hint="eastAsia"/>
        </w:rPr>
        <w:t>- 可能发生的成本分摊。</w:t>
      </w:r>
    </w:p>
    <w:p w14:paraId="360E5A5D">
      <w:pPr>
        <w:pStyle w:val="2"/>
        <w:rPr>
          <w:rFonts w:hint="eastAsia"/>
        </w:rPr>
      </w:pPr>
    </w:p>
    <w:p w14:paraId="4614169F">
      <w:pPr>
        <w:pStyle w:val="2"/>
        <w:rPr>
          <w:rFonts w:hint="eastAsia"/>
        </w:rPr>
      </w:pPr>
      <w:r>
        <w:rPr>
          <w:rFonts w:hint="eastAsia"/>
        </w:rPr>
        <w:t>Toute activité transférée devra être validée avant sa mise en œuvre commerciale afin de démontrer que les caractéristiques, la qualité et les performances du Produit restent conformes aux spécifications approuvées.</w:t>
      </w:r>
    </w:p>
    <w:p w14:paraId="43911332">
      <w:pPr>
        <w:pStyle w:val="2"/>
        <w:rPr>
          <w:rFonts w:hint="eastAsia"/>
        </w:rPr>
      </w:pPr>
    </w:p>
    <w:p w14:paraId="10C56229">
      <w:pPr>
        <w:pStyle w:val="2"/>
        <w:rPr>
          <w:rFonts w:hint="eastAsia"/>
        </w:rPr>
      </w:pPr>
      <w:r>
        <w:rPr>
          <w:rFonts w:hint="eastAsia"/>
        </w:rPr>
        <w:t>任何转移的活动均须在其商业实施前完成验证，以证明产品的特性、质量及性能仍符合经批准的规范。</w:t>
      </w:r>
    </w:p>
    <w:p w14:paraId="56EBF5BB">
      <w:pPr>
        <w:pStyle w:val="2"/>
        <w:rPr>
          <w:rFonts w:hint="eastAsia"/>
        </w:rPr>
      </w:pPr>
    </w:p>
    <w:p w14:paraId="60F81BC1">
      <w:pPr>
        <w:pStyle w:val="2"/>
        <w:rPr>
          <w:rFonts w:hint="eastAsia"/>
        </w:rPr>
      </w:pPr>
      <w:r>
        <w:rPr>
          <w:rFonts w:hint="eastAsia"/>
        </w:rPr>
        <w:t>---</w:t>
      </w:r>
    </w:p>
    <w:p w14:paraId="6172E9FA">
      <w:pPr>
        <w:pStyle w:val="2"/>
        <w:rPr>
          <w:rFonts w:hint="eastAsia"/>
        </w:rPr>
      </w:pPr>
    </w:p>
    <w:p w14:paraId="230F75B9">
      <w:pPr>
        <w:pStyle w:val="2"/>
        <w:rPr>
          <w:rFonts w:hint="eastAsia"/>
        </w:rPr>
      </w:pPr>
      <w:r>
        <w:rPr>
          <w:rFonts w:hint="eastAsia"/>
        </w:rPr>
        <w:t>## ANNEXE 9 — PRODUITS FUTURS ET DROIT DE PREMIER REFUS | 附件 9 — 未来产品与优先购买权</w:t>
      </w:r>
    </w:p>
    <w:p w14:paraId="31DAAC3E">
      <w:pPr>
        <w:pStyle w:val="2"/>
        <w:rPr>
          <w:rFonts w:hint="eastAsia"/>
        </w:rPr>
      </w:pPr>
    </w:p>
    <w:p w14:paraId="6CB5A82B">
      <w:pPr>
        <w:pStyle w:val="2"/>
        <w:rPr>
          <w:rFonts w:hint="eastAsia"/>
        </w:rPr>
      </w:pPr>
      <w:r>
        <w:rPr>
          <w:rFonts w:hint="eastAsia"/>
        </w:rPr>
        <w:t>La présente Annexe organise les modalités d'application du droit de premier refus accordé à Vetalyx concernant les Produits Futurs susceptibles d'être commercialisés sur le Territoire.</w:t>
      </w:r>
    </w:p>
    <w:p w14:paraId="2225CBA6">
      <w:pPr>
        <w:pStyle w:val="2"/>
        <w:rPr>
          <w:rFonts w:hint="eastAsia"/>
        </w:rPr>
      </w:pPr>
    </w:p>
    <w:p w14:paraId="7B37385E">
      <w:pPr>
        <w:pStyle w:val="2"/>
        <w:rPr>
          <w:rFonts w:hint="eastAsia"/>
        </w:rPr>
      </w:pPr>
      <w:r>
        <w:rPr>
          <w:rFonts w:hint="eastAsia"/>
        </w:rPr>
        <w:t>本附件规定授予 VetalyX 的、关于可能在区域内销售的未来产品的优先购买权的适用办法。</w:t>
      </w:r>
    </w:p>
    <w:p w14:paraId="3FF6D50F">
      <w:pPr>
        <w:pStyle w:val="2"/>
        <w:rPr>
          <w:rFonts w:hint="eastAsia"/>
        </w:rPr>
      </w:pPr>
    </w:p>
    <w:p w14:paraId="77591F66">
      <w:pPr>
        <w:pStyle w:val="2"/>
        <w:rPr>
          <w:rFonts w:hint="eastAsia"/>
        </w:rPr>
      </w:pPr>
      <w:r>
        <w:rPr>
          <w:rFonts w:hint="eastAsia"/>
        </w:rPr>
        <w:t>Avant de proposer à un tiers un Produit Futur destiné au Territoire, Diaho devra permettre à Vetalyx d'évaluer l'intérêt scientifique, réglementaire, commercial et économique de ce Produit.</w:t>
      </w:r>
    </w:p>
    <w:p w14:paraId="11A4EDC8">
      <w:pPr>
        <w:pStyle w:val="2"/>
        <w:rPr>
          <w:rFonts w:hint="eastAsia"/>
        </w:rPr>
      </w:pPr>
    </w:p>
    <w:p w14:paraId="3F99C928">
      <w:pPr>
        <w:pStyle w:val="2"/>
        <w:rPr>
          <w:rFonts w:hint="eastAsia"/>
        </w:rPr>
      </w:pPr>
      <w:r>
        <w:rPr>
          <w:rFonts w:hint="eastAsia"/>
        </w:rPr>
        <w:t>在向第三方供应拟投放区域的未来产品之前，迪亚霍应使 VetalyX 能够评估该产品的科学、法规、商业及经济价值。</w:t>
      </w:r>
    </w:p>
    <w:p w14:paraId="318FF113">
      <w:pPr>
        <w:pStyle w:val="2"/>
        <w:rPr>
          <w:rFonts w:hint="eastAsia"/>
        </w:rPr>
      </w:pPr>
    </w:p>
    <w:p w14:paraId="43206F87">
      <w:pPr>
        <w:pStyle w:val="2"/>
        <w:rPr>
          <w:rFonts w:hint="eastAsia"/>
        </w:rPr>
      </w:pPr>
      <w:r>
        <w:rPr>
          <w:rFonts w:hint="eastAsia"/>
        </w:rPr>
        <w:t>Le dossier communiqué à Vetalyx comprendra, dans la mesure où ces informations sont disponibles :</w:t>
      </w:r>
    </w:p>
    <w:p w14:paraId="0B9710B8">
      <w:pPr>
        <w:pStyle w:val="2"/>
        <w:rPr>
          <w:rFonts w:hint="eastAsia"/>
        </w:rPr>
      </w:pPr>
    </w:p>
    <w:p w14:paraId="0662D9E1">
      <w:pPr>
        <w:pStyle w:val="2"/>
        <w:rPr>
          <w:rFonts w:hint="eastAsia"/>
        </w:rPr>
      </w:pPr>
      <w:r>
        <w:rPr>
          <w:rFonts w:hint="eastAsia"/>
        </w:rPr>
        <w:t>在信息可得的情况下，向 VetalyX 提供的文件应包含：</w:t>
      </w:r>
    </w:p>
    <w:p w14:paraId="238852D8">
      <w:pPr>
        <w:pStyle w:val="2"/>
        <w:rPr>
          <w:rFonts w:hint="eastAsia"/>
        </w:rPr>
      </w:pPr>
    </w:p>
    <w:p w14:paraId="75CBC8D9">
      <w:pPr>
        <w:pStyle w:val="2"/>
        <w:rPr>
          <w:rFonts w:hint="eastAsia"/>
        </w:rPr>
      </w:pPr>
      <w:r>
        <w:rPr>
          <w:rFonts w:hint="eastAsia"/>
        </w:rPr>
        <w:t>- la description du produit ;</w:t>
      </w:r>
    </w:p>
    <w:p w14:paraId="4D4E1B01">
      <w:pPr>
        <w:pStyle w:val="2"/>
        <w:rPr>
          <w:rFonts w:hint="eastAsia"/>
        </w:rPr>
      </w:pPr>
      <w:r>
        <w:rPr>
          <w:rFonts w:hint="eastAsia"/>
        </w:rPr>
        <w:t>- le fabricant ;</w:t>
      </w:r>
    </w:p>
    <w:p w14:paraId="7099C680">
      <w:pPr>
        <w:pStyle w:val="2"/>
        <w:rPr>
          <w:rFonts w:hint="eastAsia"/>
        </w:rPr>
      </w:pPr>
      <w:r>
        <w:rPr>
          <w:rFonts w:hint="eastAsia"/>
        </w:rPr>
        <w:t>- le statut réglementaire ;</w:t>
      </w:r>
    </w:p>
    <w:p w14:paraId="121CF636">
      <w:pPr>
        <w:pStyle w:val="2"/>
        <w:rPr>
          <w:rFonts w:hint="eastAsia"/>
        </w:rPr>
      </w:pPr>
      <w:r>
        <w:rPr>
          <w:rFonts w:hint="eastAsia"/>
        </w:rPr>
        <w:t>- les données scientifiques ;</w:t>
      </w:r>
    </w:p>
    <w:p w14:paraId="6BFDF4F2">
      <w:pPr>
        <w:pStyle w:val="2"/>
        <w:rPr>
          <w:rFonts w:hint="eastAsia"/>
        </w:rPr>
      </w:pPr>
      <w:r>
        <w:rPr>
          <w:rFonts w:hint="eastAsia"/>
        </w:rPr>
        <w:t>- les performances ;</w:t>
      </w:r>
    </w:p>
    <w:p w14:paraId="2CF7911B">
      <w:pPr>
        <w:pStyle w:val="2"/>
        <w:rPr>
          <w:rFonts w:hint="eastAsia"/>
        </w:rPr>
      </w:pPr>
      <w:r>
        <w:rPr>
          <w:rFonts w:hint="eastAsia"/>
        </w:rPr>
        <w:t>- le prix indicatif ;</w:t>
      </w:r>
    </w:p>
    <w:p w14:paraId="48917520">
      <w:pPr>
        <w:pStyle w:val="2"/>
        <w:rPr>
          <w:rFonts w:hint="eastAsia"/>
        </w:rPr>
      </w:pPr>
      <w:r>
        <w:rPr>
          <w:rFonts w:hint="eastAsia"/>
        </w:rPr>
        <w:t>- les capacités de production ;</w:t>
      </w:r>
    </w:p>
    <w:p w14:paraId="5B4F723A">
      <w:pPr>
        <w:pStyle w:val="2"/>
        <w:rPr>
          <w:rFonts w:hint="eastAsia"/>
        </w:rPr>
      </w:pPr>
      <w:r>
        <w:rPr>
          <w:rFonts w:hint="eastAsia"/>
        </w:rPr>
        <w:t>- les documents techniques ;</w:t>
      </w:r>
    </w:p>
    <w:p w14:paraId="6E98B544">
      <w:pPr>
        <w:pStyle w:val="2"/>
        <w:rPr>
          <w:rFonts w:hint="eastAsia"/>
        </w:rPr>
      </w:pPr>
      <w:r>
        <w:rPr>
          <w:rFonts w:hint="eastAsia"/>
        </w:rPr>
        <w:t>- les conditions proposées ;</w:t>
      </w:r>
    </w:p>
    <w:p w14:paraId="7A6875D0">
      <w:pPr>
        <w:pStyle w:val="2"/>
        <w:rPr>
          <w:rFonts w:hint="eastAsia"/>
        </w:rPr>
      </w:pPr>
      <w:r>
        <w:rPr>
          <w:rFonts w:hint="eastAsia"/>
        </w:rPr>
        <w:t>- les territoires envisagés.</w:t>
      </w:r>
    </w:p>
    <w:p w14:paraId="6E3BCD4D">
      <w:pPr>
        <w:pStyle w:val="2"/>
        <w:rPr>
          <w:rFonts w:hint="eastAsia"/>
        </w:rPr>
      </w:pPr>
    </w:p>
    <w:p w14:paraId="3CEFD44F">
      <w:pPr>
        <w:pStyle w:val="2"/>
        <w:rPr>
          <w:rFonts w:hint="eastAsia"/>
        </w:rPr>
      </w:pPr>
      <w:r>
        <w:rPr>
          <w:rFonts w:hint="eastAsia"/>
        </w:rPr>
        <w:t>- 产品描述；</w:t>
      </w:r>
    </w:p>
    <w:p w14:paraId="40CC7ED1">
      <w:pPr>
        <w:pStyle w:val="2"/>
        <w:rPr>
          <w:rFonts w:hint="eastAsia"/>
        </w:rPr>
      </w:pPr>
      <w:r>
        <w:rPr>
          <w:rFonts w:hint="eastAsia"/>
        </w:rPr>
        <w:t>- 制造商；</w:t>
      </w:r>
    </w:p>
    <w:p w14:paraId="44D061A2">
      <w:pPr>
        <w:pStyle w:val="2"/>
        <w:rPr>
          <w:rFonts w:hint="eastAsia"/>
        </w:rPr>
      </w:pPr>
      <w:r>
        <w:rPr>
          <w:rFonts w:hint="eastAsia"/>
        </w:rPr>
        <w:t>- 法规状态；</w:t>
      </w:r>
    </w:p>
    <w:p w14:paraId="4BAEB1FD">
      <w:pPr>
        <w:pStyle w:val="2"/>
        <w:rPr>
          <w:rFonts w:hint="eastAsia"/>
        </w:rPr>
      </w:pPr>
      <w:r>
        <w:rPr>
          <w:rFonts w:hint="eastAsia"/>
        </w:rPr>
        <w:t>- 科学数据；</w:t>
      </w:r>
    </w:p>
    <w:p w14:paraId="1B6DC48D">
      <w:pPr>
        <w:pStyle w:val="2"/>
        <w:rPr>
          <w:rFonts w:hint="eastAsia"/>
        </w:rPr>
      </w:pPr>
      <w:r>
        <w:rPr>
          <w:rFonts w:hint="eastAsia"/>
        </w:rPr>
        <w:t>- 性能；</w:t>
      </w:r>
    </w:p>
    <w:p w14:paraId="13DE45CE">
      <w:pPr>
        <w:pStyle w:val="2"/>
        <w:rPr>
          <w:rFonts w:hint="eastAsia"/>
        </w:rPr>
      </w:pPr>
      <w:r>
        <w:rPr>
          <w:rFonts w:hint="eastAsia"/>
        </w:rPr>
        <w:t>- 指示性价格；</w:t>
      </w:r>
    </w:p>
    <w:p w14:paraId="0660904F">
      <w:pPr>
        <w:pStyle w:val="2"/>
        <w:rPr>
          <w:rFonts w:hint="eastAsia"/>
        </w:rPr>
      </w:pPr>
      <w:r>
        <w:rPr>
          <w:rFonts w:hint="eastAsia"/>
        </w:rPr>
        <w:t>- 产能；</w:t>
      </w:r>
    </w:p>
    <w:p w14:paraId="5B1DF80C">
      <w:pPr>
        <w:pStyle w:val="2"/>
        <w:rPr>
          <w:rFonts w:hint="eastAsia"/>
        </w:rPr>
      </w:pPr>
      <w:r>
        <w:rPr>
          <w:rFonts w:hint="eastAsia"/>
        </w:rPr>
        <w:t>- 技术文件；</w:t>
      </w:r>
    </w:p>
    <w:p w14:paraId="09C501A0">
      <w:pPr>
        <w:pStyle w:val="2"/>
        <w:rPr>
          <w:rFonts w:hint="eastAsia"/>
        </w:rPr>
      </w:pPr>
      <w:r>
        <w:rPr>
          <w:rFonts w:hint="eastAsia"/>
        </w:rPr>
        <w:t>- 拟议条件；</w:t>
      </w:r>
    </w:p>
    <w:p w14:paraId="38AB220A">
      <w:pPr>
        <w:pStyle w:val="2"/>
        <w:rPr>
          <w:rFonts w:hint="eastAsia"/>
        </w:rPr>
      </w:pPr>
      <w:r>
        <w:rPr>
          <w:rFonts w:hint="eastAsia"/>
        </w:rPr>
        <w:t>- 拟议区域。</w:t>
      </w:r>
    </w:p>
    <w:p w14:paraId="391B820F">
      <w:pPr>
        <w:pStyle w:val="2"/>
        <w:rPr>
          <w:rFonts w:hint="eastAsia"/>
        </w:rPr>
      </w:pPr>
    </w:p>
    <w:p w14:paraId="2F950C2E">
      <w:pPr>
        <w:pStyle w:val="2"/>
        <w:rPr>
          <w:rFonts w:hint="eastAsia"/>
        </w:rPr>
      </w:pPr>
      <w:r>
        <w:rPr>
          <w:rFonts w:hint="eastAsia"/>
        </w:rPr>
        <w:t>Vetalyx disposera d'un délai de soixante jours pour évaluer le Produit Futur. Le délai d'évaluation prévu par le Contrat commencera à courir lorsque Vetalyx aura reçu un niveau d'information raisonnablement suffisant pour évaluer le Produit.</w:t>
      </w:r>
    </w:p>
    <w:p w14:paraId="79602B64">
      <w:pPr>
        <w:pStyle w:val="2"/>
        <w:rPr>
          <w:rFonts w:hint="eastAsia"/>
        </w:rPr>
      </w:pPr>
    </w:p>
    <w:p w14:paraId="10CE42DD">
      <w:pPr>
        <w:pStyle w:val="2"/>
        <w:rPr>
          <w:rFonts w:hint="eastAsia"/>
        </w:rPr>
      </w:pPr>
      <w:r>
        <w:rPr>
          <w:rFonts w:hint="eastAsia"/>
        </w:rPr>
        <w:t>VetalyX 有六十天的期限评估未来产品。本合同规定的评估期限自 VetalyX 收到足以评估产品的合理充分信息之日起计算。</w:t>
      </w:r>
    </w:p>
    <w:p w14:paraId="31E87001">
      <w:pPr>
        <w:pStyle w:val="2"/>
        <w:rPr>
          <w:rFonts w:hint="eastAsia"/>
        </w:rPr>
      </w:pPr>
    </w:p>
    <w:p w14:paraId="166E4DA2">
      <w:pPr>
        <w:pStyle w:val="2"/>
        <w:rPr>
          <w:rFonts w:hint="eastAsia"/>
        </w:rPr>
      </w:pPr>
      <w:r>
        <w:rPr>
          <w:rFonts w:hint="eastAsia"/>
        </w:rPr>
        <w:t>Vetalyx pourra demander des informations complémentaires ou, lorsque cela est pertinent, des échantillons permettant une évaluation technique ou commerciale.</w:t>
      </w:r>
    </w:p>
    <w:p w14:paraId="28AEDF3C">
      <w:pPr>
        <w:pStyle w:val="2"/>
        <w:rPr>
          <w:rFonts w:hint="eastAsia"/>
        </w:rPr>
      </w:pPr>
    </w:p>
    <w:p w14:paraId="45C110B4">
      <w:pPr>
        <w:pStyle w:val="2"/>
        <w:rPr>
          <w:rFonts w:hint="eastAsia"/>
        </w:rPr>
      </w:pPr>
      <w:r>
        <w:rPr>
          <w:rFonts w:hint="eastAsia"/>
        </w:rPr>
        <w:t>VetalyX 可要求补充信息，或在相关情况下要求提供用于技术或商业评估的样品。</w:t>
      </w:r>
    </w:p>
    <w:p w14:paraId="292F82B2">
      <w:pPr>
        <w:pStyle w:val="2"/>
        <w:rPr>
          <w:rFonts w:hint="eastAsia"/>
        </w:rPr>
      </w:pPr>
    </w:p>
    <w:p w14:paraId="7A01B7B9">
      <w:pPr>
        <w:pStyle w:val="2"/>
        <w:rPr>
          <w:rFonts w:hint="eastAsia"/>
        </w:rPr>
      </w:pPr>
      <w:r>
        <w:rPr>
          <w:rFonts w:hint="eastAsia"/>
        </w:rPr>
        <w:t>L'exercice du droit de premier refus n'oblige pas automatiquement Vetalyx à accepter le Produit. En cas d'intérêt confirmé, les Parties négocieront de bonne foi les conditions de son intégration au Contrat, notamment les prix, le Territoire, les responsabilités réglementaires, les conditions de fourniture (voir Annexe 6) et, lorsque cela est nécessaire, son intégration au Quality Agreement conclu entre les Parties.</w:t>
      </w:r>
    </w:p>
    <w:p w14:paraId="7B34C588">
      <w:pPr>
        <w:pStyle w:val="2"/>
        <w:rPr>
          <w:rFonts w:hint="eastAsia"/>
        </w:rPr>
      </w:pPr>
    </w:p>
    <w:p w14:paraId="510E6E39">
      <w:pPr>
        <w:pStyle w:val="2"/>
        <w:rPr>
          <w:rFonts w:hint="eastAsia"/>
        </w:rPr>
      </w:pPr>
      <w:r>
        <w:rPr>
          <w:rFonts w:hint="eastAsia"/>
        </w:rPr>
        <w:t>行使优先购买权并不当然使 VetalyX 必须接受该产品。如确认有意向，双方将本着诚信原则谈判其纳入本合同的条件，尤其是价格、区域、法规职责、供应条件（见附件 6），并在必要时将其纳入双方订立的《质量协议》。</w:t>
      </w:r>
    </w:p>
    <w:p w14:paraId="6B20B1FA">
      <w:pPr>
        <w:pStyle w:val="2"/>
        <w:rPr>
          <w:rFonts w:hint="eastAsia"/>
        </w:rPr>
      </w:pPr>
    </w:p>
    <w:p w14:paraId="0AD58E11">
      <w:pPr>
        <w:pStyle w:val="2"/>
        <w:rPr>
          <w:rFonts w:hint="eastAsia"/>
        </w:rPr>
      </w:pPr>
      <w:r>
        <w:rPr>
          <w:rFonts w:hint="eastAsia"/>
        </w:rPr>
        <w:t>Tout Produit Futur accepté par les Parties devra être formellement ajouté à la liste des Produits couverts par le Contrat.</w:t>
      </w:r>
    </w:p>
    <w:p w14:paraId="46FDE362">
      <w:pPr>
        <w:pStyle w:val="2"/>
        <w:rPr>
          <w:rFonts w:hint="eastAsia"/>
        </w:rPr>
      </w:pPr>
    </w:p>
    <w:p w14:paraId="10D28EA2">
      <w:pPr>
        <w:pStyle w:val="2"/>
        <w:rPr>
          <w:rFonts w:hint="eastAsia"/>
        </w:rPr>
      </w:pPr>
      <w:r>
        <w:rPr>
          <w:rFonts w:hint="eastAsia"/>
        </w:rPr>
        <w:t>经双方接受的任何未来产品均须正式加入本合同所覆盖产品清单。</w:t>
      </w:r>
    </w:p>
    <w:p w14:paraId="68CD2B79">
      <w:pPr>
        <w:pStyle w:val="2"/>
        <w:rPr>
          <w:rFonts w:hint="eastAsia"/>
        </w:rPr>
      </w:pPr>
    </w:p>
    <w:p w14:paraId="451DADD5">
      <w:pPr>
        <w:pStyle w:val="2"/>
        <w:rPr>
          <w:rFonts w:hint="eastAsia"/>
        </w:rPr>
      </w:pPr>
      <w:r>
        <w:rPr>
          <w:rFonts w:hint="eastAsia"/>
        </w:rPr>
        <w:t>---</w:t>
      </w:r>
    </w:p>
    <w:p w14:paraId="0471C82A">
      <w:pPr>
        <w:pStyle w:val="2"/>
        <w:rPr>
          <w:rFonts w:hint="eastAsia"/>
        </w:rPr>
      </w:pPr>
    </w:p>
    <w:p w14:paraId="69E006C2">
      <w:pPr>
        <w:pStyle w:val="2"/>
        <w:rPr>
          <w:rFonts w:hint="eastAsia"/>
        </w:rPr>
      </w:pPr>
      <w:r>
        <w:rPr>
          <w:rFonts w:hint="eastAsia"/>
        </w:rPr>
        <w:t>## ANNEXE 10 — CONFIDENTIALITÉ RENFORCÉE ET NON-CONTOURNEMENT | 附件 10 — 强化保密与不规避</w:t>
      </w:r>
    </w:p>
    <w:p w14:paraId="361CC76A">
      <w:pPr>
        <w:pStyle w:val="2"/>
        <w:rPr>
          <w:rFonts w:hint="eastAsia"/>
        </w:rPr>
      </w:pPr>
    </w:p>
    <w:p w14:paraId="09AFA551">
      <w:pPr>
        <w:pStyle w:val="2"/>
        <w:rPr>
          <w:rFonts w:hint="eastAsia"/>
        </w:rPr>
      </w:pPr>
      <w:r>
        <w:rPr>
          <w:rFonts w:hint="eastAsia"/>
        </w:rPr>
        <w:t>La présente Annexe complète les dispositions du Contrat relatives à la confidentialité et au non-contournement afin de protéger les informations, relations commerciales et opportunités développées dans le cadre du partenariat.</w:t>
      </w:r>
    </w:p>
    <w:p w14:paraId="1C564931">
      <w:pPr>
        <w:pStyle w:val="2"/>
        <w:rPr>
          <w:rFonts w:hint="eastAsia"/>
        </w:rPr>
      </w:pPr>
    </w:p>
    <w:p w14:paraId="002854A2">
      <w:pPr>
        <w:pStyle w:val="2"/>
        <w:rPr>
          <w:rFonts w:hint="eastAsia"/>
        </w:rPr>
      </w:pPr>
      <w:r>
        <w:rPr>
          <w:rFonts w:hint="eastAsia"/>
        </w:rPr>
        <w:t>本附件补充本合同关于保密与不规避的规定，以保护伙伴关系框架内开发的信息、商业关系与机会。</w:t>
      </w:r>
    </w:p>
    <w:p w14:paraId="0EDC8AA9">
      <w:pPr>
        <w:pStyle w:val="2"/>
        <w:rPr>
          <w:rFonts w:hint="eastAsia"/>
        </w:rPr>
      </w:pPr>
    </w:p>
    <w:p w14:paraId="6DEF599D">
      <w:pPr>
        <w:pStyle w:val="2"/>
        <w:rPr>
          <w:rFonts w:hint="eastAsia"/>
        </w:rPr>
      </w:pPr>
      <w:r>
        <w:rPr>
          <w:rFonts w:hint="eastAsia"/>
        </w:rPr>
        <w:t>Elle vise notamment à protéger les investissements réalisés par Vetalyx pour identifier, développer et structurer le marché européen, ainsi que les informations confidentielles, techniques et commerciales échangées entre les Parties.</w:t>
      </w:r>
    </w:p>
    <w:p w14:paraId="5FA7E8B3">
      <w:pPr>
        <w:pStyle w:val="2"/>
        <w:rPr>
          <w:rFonts w:hint="eastAsia"/>
        </w:rPr>
      </w:pPr>
    </w:p>
    <w:p w14:paraId="4C167A4B">
      <w:pPr>
        <w:pStyle w:val="2"/>
        <w:rPr>
          <w:rFonts w:hint="eastAsia"/>
        </w:rPr>
      </w:pPr>
      <w:r>
        <w:rPr>
          <w:rFonts w:hint="eastAsia"/>
        </w:rPr>
        <w:t>本附件尤其旨在保护 VetalyX 为识别、开发及构建欧洲市场所作的投入，以及双方之间交换的保密、技术与商业信息。</w:t>
      </w:r>
    </w:p>
    <w:p w14:paraId="658620E6">
      <w:pPr>
        <w:pStyle w:val="2"/>
        <w:rPr>
          <w:rFonts w:hint="eastAsia"/>
        </w:rPr>
      </w:pPr>
    </w:p>
    <w:p w14:paraId="3DEE61D0">
      <w:pPr>
        <w:pStyle w:val="2"/>
        <w:rPr>
          <w:rFonts w:hint="eastAsia"/>
        </w:rPr>
      </w:pPr>
      <w:r>
        <w:rPr>
          <w:rFonts w:hint="eastAsia"/>
        </w:rPr>
        <w:t>La présente Annexe complète les dispositions du Contrat relatives à la confidentialité, à l'exclusivité et au non-contournement.</w:t>
      </w:r>
    </w:p>
    <w:p w14:paraId="63B1D4CD">
      <w:pPr>
        <w:pStyle w:val="2"/>
        <w:rPr>
          <w:rFonts w:hint="eastAsia"/>
        </w:rPr>
      </w:pPr>
    </w:p>
    <w:p w14:paraId="1E173E4A">
      <w:pPr>
        <w:pStyle w:val="2"/>
        <w:rPr>
          <w:rFonts w:hint="eastAsia"/>
        </w:rPr>
      </w:pPr>
      <w:r>
        <w:rPr>
          <w:rFonts w:hint="eastAsia"/>
        </w:rPr>
        <w:t>本附件补充本合同关于保密、独家权及不规避的规定。</w:t>
      </w:r>
    </w:p>
    <w:p w14:paraId="3B8BB9A0">
      <w:pPr>
        <w:pStyle w:val="2"/>
        <w:rPr>
          <w:rFonts w:hint="eastAsia"/>
        </w:rPr>
      </w:pPr>
    </w:p>
    <w:p w14:paraId="501FFFC9">
      <w:pPr>
        <w:pStyle w:val="2"/>
        <w:rPr>
          <w:rFonts w:hint="eastAsia"/>
        </w:rPr>
      </w:pPr>
      <w:r>
        <w:rPr>
          <w:rFonts w:hint="eastAsia"/>
        </w:rPr>
        <w:t>**Confidentialité | 保密**</w:t>
      </w:r>
    </w:p>
    <w:p w14:paraId="490F1039">
      <w:pPr>
        <w:pStyle w:val="2"/>
        <w:rPr>
          <w:rFonts w:hint="eastAsia"/>
        </w:rPr>
      </w:pPr>
    </w:p>
    <w:p w14:paraId="60048B86">
      <w:pPr>
        <w:pStyle w:val="2"/>
        <w:rPr>
          <w:rFonts w:hint="eastAsia"/>
        </w:rPr>
      </w:pPr>
      <w:r>
        <w:rPr>
          <w:rFonts w:hint="eastAsia"/>
        </w:rPr>
        <w:t>Diaho s'engage à ne pas divulguer ni utiliser en dehors du Contrat les informations techniques, réglementaires, commerciales, financières ou stratégiques communiquées par VetalyX.</w:t>
      </w:r>
    </w:p>
    <w:p w14:paraId="2F905752">
      <w:pPr>
        <w:pStyle w:val="2"/>
        <w:rPr>
          <w:rFonts w:hint="eastAsia"/>
        </w:rPr>
      </w:pPr>
    </w:p>
    <w:p w14:paraId="278FBA66">
      <w:pPr>
        <w:pStyle w:val="2"/>
        <w:rPr>
          <w:rFonts w:hint="eastAsia"/>
        </w:rPr>
      </w:pPr>
      <w:r>
        <w:rPr>
          <w:rFonts w:hint="eastAsia"/>
        </w:rPr>
        <w:t>迪亚霍承诺不在本合同之外披露或使用 VetalyX 传达的技术、法规、商业、财务或战略信息。</w:t>
      </w:r>
    </w:p>
    <w:p w14:paraId="58E6888D">
      <w:pPr>
        <w:pStyle w:val="2"/>
        <w:rPr>
          <w:rFonts w:hint="eastAsia"/>
        </w:rPr>
      </w:pPr>
    </w:p>
    <w:p w14:paraId="0B98E4F3">
      <w:pPr>
        <w:pStyle w:val="2"/>
        <w:rPr>
          <w:rFonts w:hint="eastAsia"/>
        </w:rPr>
      </w:pPr>
      <w:r>
        <w:rPr>
          <w:rFonts w:hint="eastAsia"/>
        </w:rPr>
        <w:t>**Protection des contacts commerciaux | 商业联系保护**</w:t>
      </w:r>
    </w:p>
    <w:p w14:paraId="2253B2DC">
      <w:pPr>
        <w:pStyle w:val="2"/>
        <w:rPr>
          <w:rFonts w:hint="eastAsia"/>
        </w:rPr>
      </w:pPr>
    </w:p>
    <w:p w14:paraId="3091277F">
      <w:pPr>
        <w:pStyle w:val="2"/>
        <w:rPr>
          <w:rFonts w:hint="eastAsia"/>
        </w:rPr>
      </w:pPr>
      <w:r>
        <w:rPr>
          <w:rFonts w:hint="eastAsia"/>
        </w:rPr>
        <w:t>Tout client, prospect, distributeur ou partenaire identifié ou introduit par VetalyX sera considéré comme un Contact Protégé. Diaho ne pourra établir avec lui une relation commerciale visant à contourner VetalyX.</w:t>
      </w:r>
    </w:p>
    <w:p w14:paraId="4CD03FD7">
      <w:pPr>
        <w:pStyle w:val="2"/>
        <w:rPr>
          <w:rFonts w:hint="eastAsia"/>
        </w:rPr>
      </w:pPr>
    </w:p>
    <w:p w14:paraId="47614B13">
      <w:pPr>
        <w:pStyle w:val="2"/>
        <w:rPr>
          <w:rFonts w:hint="eastAsia"/>
        </w:rPr>
      </w:pPr>
      <w:r>
        <w:rPr>
          <w:rFonts w:hint="eastAsia"/>
        </w:rPr>
        <w:t>由 VetalyX 识别或引荐的任何客户、潜在客户、经销商或合作伙伴均视为受保护联系（Contact Protégé）。迪亚霍不得与其建立旨在规避 VetalyX 的商业关系。</w:t>
      </w:r>
    </w:p>
    <w:p w14:paraId="59CE627E">
      <w:pPr>
        <w:pStyle w:val="2"/>
        <w:rPr>
          <w:rFonts w:hint="eastAsia"/>
        </w:rPr>
      </w:pPr>
    </w:p>
    <w:p w14:paraId="6D07DDF9">
      <w:pPr>
        <w:pStyle w:val="2"/>
        <w:rPr>
          <w:rFonts w:hint="eastAsia"/>
        </w:rPr>
      </w:pPr>
      <w:r>
        <w:rPr>
          <w:rFonts w:hint="eastAsia"/>
        </w:rPr>
        <w:t>**Protection des dossiers réglementaires | 监管档案保护**</w:t>
      </w:r>
    </w:p>
    <w:p w14:paraId="724D2931">
      <w:pPr>
        <w:pStyle w:val="2"/>
        <w:rPr>
          <w:rFonts w:hint="eastAsia"/>
        </w:rPr>
      </w:pPr>
    </w:p>
    <w:p w14:paraId="2C8EB86F">
      <w:pPr>
        <w:pStyle w:val="2"/>
        <w:rPr>
          <w:rFonts w:hint="eastAsia"/>
        </w:rPr>
      </w:pPr>
      <w:r>
        <w:rPr>
          <w:rFonts w:hint="eastAsia"/>
        </w:rPr>
        <w:t>Les dossiers, traductions, adaptations et démarches réglementaires constitués ou financés par VetalyX ne pourront être utilisés au bénéfice d'un tiers sur le Territoire sans son accord écrit.</w:t>
      </w:r>
    </w:p>
    <w:p w14:paraId="42747BFD">
      <w:pPr>
        <w:pStyle w:val="2"/>
        <w:rPr>
          <w:rFonts w:hint="eastAsia"/>
        </w:rPr>
      </w:pPr>
    </w:p>
    <w:p w14:paraId="70735BB8">
      <w:pPr>
        <w:pStyle w:val="2"/>
        <w:rPr>
          <w:rFonts w:hint="eastAsia"/>
        </w:rPr>
      </w:pPr>
      <w:r>
        <w:rPr>
          <w:rFonts w:hint="eastAsia"/>
        </w:rPr>
        <w:t>由 VetalyX 建立或出资的档案、翻译、适应性调整及法规手续，未经其书面同意不得在区域内为第三方利益使用。</w:t>
      </w:r>
    </w:p>
    <w:p w14:paraId="6AC12705">
      <w:pPr>
        <w:pStyle w:val="2"/>
        <w:rPr>
          <w:rFonts w:hint="eastAsia"/>
        </w:rPr>
      </w:pPr>
    </w:p>
    <w:p w14:paraId="310A8884">
      <w:pPr>
        <w:pStyle w:val="2"/>
        <w:rPr>
          <w:rFonts w:hint="eastAsia"/>
        </w:rPr>
      </w:pPr>
      <w:r>
        <w:rPr>
          <w:rFonts w:hint="eastAsia"/>
        </w:rPr>
        <w:t>**Ventes directes ou indirectes | 直接或间接销售**</w:t>
      </w:r>
    </w:p>
    <w:p w14:paraId="05829396">
      <w:pPr>
        <w:pStyle w:val="2"/>
        <w:rPr>
          <w:rFonts w:hint="eastAsia"/>
        </w:rPr>
      </w:pPr>
    </w:p>
    <w:p w14:paraId="597C14C9">
      <w:pPr>
        <w:pStyle w:val="2"/>
        <w:rPr>
          <w:rFonts w:hint="eastAsia"/>
        </w:rPr>
      </w:pPr>
      <w:r>
        <w:rPr>
          <w:rFonts w:hint="eastAsia"/>
        </w:rPr>
        <w:t>Diaho s'interdit toute vente directe ou indirecte sur le Territoire ayant pour objet de contourner les droits d'exclusivité accordés à VetalyX.</w:t>
      </w:r>
    </w:p>
    <w:p w14:paraId="4CFD4D7A">
      <w:pPr>
        <w:pStyle w:val="2"/>
        <w:rPr>
          <w:rFonts w:hint="eastAsia"/>
        </w:rPr>
      </w:pPr>
    </w:p>
    <w:p w14:paraId="08258404">
      <w:pPr>
        <w:pStyle w:val="2"/>
        <w:rPr>
          <w:rFonts w:hint="eastAsia"/>
        </w:rPr>
      </w:pPr>
      <w:r>
        <w:rPr>
          <w:rFonts w:hint="eastAsia"/>
        </w:rPr>
        <w:t>迪亚霍不得在区域内进行任何旨在规避授予 VetalyX 的独家权的直接或间接销售。</w:t>
      </w:r>
    </w:p>
    <w:p w14:paraId="1A52E5CB">
      <w:pPr>
        <w:pStyle w:val="2"/>
        <w:rPr>
          <w:rFonts w:hint="eastAsia"/>
        </w:rPr>
      </w:pPr>
    </w:p>
    <w:p w14:paraId="76B9E09B">
      <w:pPr>
        <w:pStyle w:val="2"/>
        <w:rPr>
          <w:rFonts w:hint="eastAsia"/>
        </w:rPr>
      </w:pPr>
      <w:r>
        <w:rPr>
          <w:rFonts w:hint="eastAsia"/>
        </w:rPr>
        <w:t>**Protection des clients et distributeurs de VetalyX | VetalyX 客户与经销商的保护**</w:t>
      </w:r>
    </w:p>
    <w:p w14:paraId="734C91CA">
      <w:pPr>
        <w:pStyle w:val="2"/>
        <w:rPr>
          <w:rFonts w:hint="eastAsia"/>
        </w:rPr>
      </w:pPr>
    </w:p>
    <w:p w14:paraId="25C4B512">
      <w:pPr>
        <w:pStyle w:val="2"/>
        <w:rPr>
          <w:rFonts w:hint="eastAsia"/>
        </w:rPr>
      </w:pPr>
      <w:r>
        <w:rPr>
          <w:rFonts w:hint="eastAsia"/>
        </w:rPr>
        <w:t>Diaho ne pourra utiliser les relations commerciales développées par VetalyX pour conclure directement ou indirectement un accord avec les clients, distributeurs ou partenaires identifiés par VetalyX.</w:t>
      </w:r>
    </w:p>
    <w:p w14:paraId="32EEFE51">
      <w:pPr>
        <w:pStyle w:val="2"/>
        <w:rPr>
          <w:rFonts w:hint="eastAsia"/>
        </w:rPr>
      </w:pPr>
    </w:p>
    <w:p w14:paraId="541E0D45">
      <w:pPr>
        <w:pStyle w:val="2"/>
        <w:rPr>
          <w:rFonts w:hint="eastAsia"/>
        </w:rPr>
      </w:pPr>
      <w:r>
        <w:rPr>
          <w:rFonts w:hint="eastAsia"/>
        </w:rPr>
        <w:t>迪亚霍不得利用 VetalyX 开发的商业关系，与 VetalyX 识别的客户、经销商或合作伙伴直接或间接订立协议。</w:t>
      </w:r>
    </w:p>
    <w:p w14:paraId="26575B9A">
      <w:pPr>
        <w:pStyle w:val="2"/>
        <w:rPr>
          <w:rFonts w:hint="eastAsia"/>
        </w:rPr>
      </w:pPr>
    </w:p>
    <w:p w14:paraId="6ADA1087">
      <w:pPr>
        <w:pStyle w:val="2"/>
        <w:rPr>
          <w:del w:id="230" w:author="李y" w:date="2026-09-20T19:34:03Z"/>
          <w:rFonts w:hint="eastAsia"/>
          <w:highlight w:val="yellow"/>
        </w:rPr>
      </w:pPr>
      <w:r>
        <w:rPr>
          <w:rFonts w:hint="eastAsia"/>
        </w:rPr>
        <w:t>**Sociétés liées et partenaires |</w:t>
      </w:r>
      <w:r>
        <w:rPr>
          <w:rFonts w:hint="eastAsia"/>
          <w:highlight w:val="yellow"/>
        </w:rPr>
        <w:t xml:space="preserve"> 关联公司</w:t>
      </w:r>
      <w:ins w:id="231" w:author="祺" w:date="2026-09-22T15:04:54Z">
        <w:r>
          <w:rPr>
            <w:rFonts w:hint="eastAsia"/>
            <w:highlight w:val="yellow"/>
          </w:rPr>
          <w:t>Affiliate(s) / Affiliated Company(ies)</w:t>
        </w:r>
      </w:ins>
      <w:del w:id="232" w:author="李y" w:date="2026-09-20T19:34:03Z">
        <w:r>
          <w:rPr>
            <w:rFonts w:hint="eastAsia"/>
            <w:highlight w:val="yellow"/>
          </w:rPr>
          <w:delText>与合作伙伴**</w:delText>
        </w:r>
      </w:del>
    </w:p>
    <w:p w14:paraId="07D7F22C">
      <w:pPr>
        <w:pStyle w:val="2"/>
        <w:rPr>
          <w:rFonts w:hint="eastAsia"/>
        </w:rPr>
      </w:pPr>
    </w:p>
    <w:p w14:paraId="6BCA2B0A">
      <w:pPr>
        <w:pStyle w:val="2"/>
        <w:rPr>
          <w:rFonts w:hint="eastAsia"/>
        </w:rPr>
      </w:pPr>
      <w:r>
        <w:rPr>
          <w:rFonts w:hint="eastAsia"/>
        </w:rPr>
        <w:t>Diaho s'engage à faire respecter ces obligations par ses sociétés mères, filiales, affiliées, Zheda Dixun, fabricants partenaires, agents et distributeurs concernés.</w:t>
      </w:r>
    </w:p>
    <w:p w14:paraId="35EDD959">
      <w:pPr>
        <w:pStyle w:val="2"/>
        <w:rPr>
          <w:rFonts w:hint="eastAsia"/>
        </w:rPr>
      </w:pPr>
    </w:p>
    <w:p w14:paraId="141DBCD4">
      <w:pPr>
        <w:pStyle w:val="2"/>
        <w:rPr>
          <w:ins w:id="233" w:author="祺" w:date="2026-09-22T15:05:09Z"/>
          <w:rFonts w:hint="eastAsia"/>
          <w:highlight w:val="yellow"/>
        </w:rPr>
      </w:pPr>
      <w:r>
        <w:rPr>
          <w:rFonts w:hint="eastAsia"/>
          <w:highlight w:val="yellow"/>
        </w:rPr>
        <w:t>迪亚霍承诺促使</w:t>
      </w:r>
      <w:del w:id="234" w:author="李y" w:date="2026-09-20T19:34:12Z">
        <w:r>
          <w:rPr>
            <w:rFonts w:hint="eastAsia"/>
            <w:highlight w:val="yellow"/>
          </w:rPr>
          <w:delText>其母公司、子公司、关联公司、</w:delText>
        </w:r>
      </w:del>
      <w:r>
        <w:rPr>
          <w:rFonts w:hint="eastAsia"/>
          <w:highlight w:val="yellow"/>
        </w:rPr>
        <w:t>浙大迪迅</w:t>
      </w:r>
      <w:del w:id="235" w:author="李y" w:date="2026-09-20T19:34:32Z">
        <w:r>
          <w:rPr>
            <w:rFonts w:hint="eastAsia"/>
            <w:highlight w:val="yellow"/>
          </w:rPr>
          <w:delText>、合作制造商</w:delText>
        </w:r>
      </w:del>
      <w:del w:id="236" w:author="李y" w:date="2026-09-20T19:34:19Z">
        <w:r>
          <w:rPr>
            <w:rFonts w:hint="eastAsia"/>
            <w:highlight w:val="yellow"/>
          </w:rPr>
          <w:delText>、代理商及相关经销商</w:delText>
        </w:r>
      </w:del>
      <w:r>
        <w:rPr>
          <w:rFonts w:hint="eastAsia"/>
          <w:highlight w:val="yellow"/>
        </w:rPr>
        <w:t>遵守该等义务。</w:t>
      </w:r>
    </w:p>
    <w:p w14:paraId="5FA3BFCB">
      <w:pPr>
        <w:pStyle w:val="2"/>
        <w:rPr>
          <w:rFonts w:hint="eastAsia"/>
          <w:highlight w:val="yellow"/>
        </w:rPr>
      </w:pPr>
      <w:ins w:id="237" w:author="祺" w:date="2026-09-22T15:05:13Z">
        <w:r>
          <w:rPr>
            <w:rFonts w:hint="eastAsia"/>
            <w:highlight w:val="yellow"/>
          </w:rPr>
          <w:t>DiaHo undertakes to procure Zheda Dixun's compliance with such obligations.</w:t>
        </w:r>
      </w:ins>
    </w:p>
    <w:p w14:paraId="5808DB5B">
      <w:pPr>
        <w:pStyle w:val="2"/>
        <w:rPr>
          <w:rFonts w:hint="eastAsia"/>
        </w:rPr>
      </w:pPr>
    </w:p>
    <w:p w14:paraId="5088DB50">
      <w:pPr>
        <w:pStyle w:val="2"/>
        <w:rPr>
          <w:rFonts w:hint="eastAsia"/>
        </w:rPr>
      </w:pPr>
      <w:r>
        <w:rPr>
          <w:rFonts w:hint="eastAsia"/>
        </w:rPr>
        <w:t>**Violation | 违约**</w:t>
      </w:r>
    </w:p>
    <w:p w14:paraId="32BC185D">
      <w:pPr>
        <w:pStyle w:val="2"/>
        <w:rPr>
          <w:rFonts w:hint="eastAsia"/>
        </w:rPr>
      </w:pPr>
    </w:p>
    <w:p w14:paraId="69386609">
      <w:pPr>
        <w:pStyle w:val="2"/>
        <w:rPr>
          <w:rFonts w:hint="eastAsia"/>
        </w:rPr>
      </w:pPr>
      <w:r>
        <w:rPr>
          <w:rFonts w:hint="eastAsia"/>
        </w:rPr>
        <w:t>Toute violation substantielle constituera un manquement grave au Contrat et pourra entraîner la cessation immédiate de la violation, la réparation du préjudice subi et, le cas échéant, la résiliation du Contrat.</w:t>
      </w:r>
    </w:p>
    <w:p w14:paraId="3BABA9B4">
      <w:pPr>
        <w:pStyle w:val="2"/>
        <w:rPr>
          <w:rFonts w:hint="eastAsia"/>
        </w:rPr>
      </w:pPr>
    </w:p>
    <w:p w14:paraId="0737C4F1">
      <w:pPr>
        <w:pStyle w:val="2"/>
        <w:rPr>
          <w:rFonts w:hint="eastAsia"/>
        </w:rPr>
      </w:pPr>
      <w:r>
        <w:rPr>
          <w:rFonts w:hint="eastAsia"/>
        </w:rPr>
        <w:t>任何实质性违反均构成对本合同的严重违约，并可导致立即停止违约行为、赔偿所受损失，以及在适当情况下解除本合同。</w:t>
      </w:r>
    </w:p>
    <w:p w14:paraId="0BE012D0">
      <w:pPr>
        <w:pStyle w:val="2"/>
        <w:rPr>
          <w:rFonts w:hint="eastAsia"/>
        </w:rPr>
      </w:pPr>
    </w:p>
    <w:p w14:paraId="28075D91">
      <w:pPr>
        <w:pStyle w:val="2"/>
        <w:rPr>
          <w:rFonts w:hint="eastAsia"/>
        </w:rPr>
      </w:pPr>
      <w:r>
        <w:rPr>
          <w:rFonts w:hint="eastAsia"/>
        </w:rPr>
        <w:t>Aux fins de la présente Annexe, la protection pourra notamment couvrir les clients, prospects, distributeurs, partenaires, experts et autres contacts identifiés, introduits ou développés par Vetalyx dans le cadre du Contrat.</w:t>
      </w:r>
    </w:p>
    <w:p w14:paraId="6F7A4D0A">
      <w:pPr>
        <w:pStyle w:val="2"/>
        <w:rPr>
          <w:rFonts w:hint="eastAsia"/>
        </w:rPr>
      </w:pPr>
    </w:p>
    <w:p w14:paraId="2E8C5FCF">
      <w:pPr>
        <w:pStyle w:val="2"/>
        <w:rPr>
          <w:rFonts w:hint="eastAsia"/>
        </w:rPr>
      </w:pPr>
      <w:r>
        <w:rPr>
          <w:rFonts w:hint="eastAsia"/>
        </w:rPr>
        <w:t>就本附件而言，保护尤其可涵盖 VetalyX 在本合同框架内识别、引荐或开发的客户、潜在客户、经销商、合作伙伴、专家及其他联系。</w:t>
      </w:r>
    </w:p>
    <w:p w14:paraId="6D5815A9">
      <w:pPr>
        <w:pStyle w:val="2"/>
        <w:rPr>
          <w:rFonts w:hint="eastAsia"/>
        </w:rPr>
      </w:pPr>
    </w:p>
    <w:p w14:paraId="694A46AA">
      <w:pPr>
        <w:pStyle w:val="2"/>
        <w:rPr>
          <w:del w:id="238" w:author="李y" w:date="2026-09-23T17:39:37Z"/>
          <w:rFonts w:hint="eastAsia"/>
        </w:rPr>
      </w:pPr>
      <w:del w:id="239" w:author="李y" w:date="2026-09-23T17:39:37Z">
        <w:r>
          <w:rPr>
            <w:rFonts w:hint="eastAsia"/>
          </w:rPr>
          <w:delText>Diaho s'engage à faire respecter les obligations de confidentialité et de non-contournement applicables par ses sociétés liées ainsi que, lorsque cela est pertinent, par les fabricants, partenaires, agents ou distributeurs intervenant dans la fourniture ou la commercialisation des Produits.</w:delText>
        </w:r>
      </w:del>
    </w:p>
    <w:p w14:paraId="704AA135">
      <w:pPr>
        <w:pStyle w:val="2"/>
        <w:rPr>
          <w:rFonts w:hint="eastAsia"/>
        </w:rPr>
      </w:pPr>
    </w:p>
    <w:p w14:paraId="1533AFE4">
      <w:pPr>
        <w:pStyle w:val="2"/>
        <w:rPr>
          <w:ins w:id="240" w:author="李y" w:date="2026-09-23T17:39:31Z"/>
          <w:rFonts w:hint="eastAsia"/>
          <w:highlight w:val="yellow"/>
        </w:rPr>
      </w:pPr>
      <w:ins w:id="241" w:author="李y" w:date="2026-09-23T17:39:31Z">
        <w:r>
          <w:rPr>
            <w:rFonts w:hint="eastAsia"/>
            <w:highlight w:val="yellow"/>
          </w:rPr>
          <w:t>迪亚霍承诺促使浙大迪迅遵守该等义务。</w:t>
        </w:r>
      </w:ins>
    </w:p>
    <w:p w14:paraId="1C94953F">
      <w:pPr>
        <w:pStyle w:val="2"/>
        <w:rPr>
          <w:del w:id="242" w:author="李y" w:date="2026-09-23T17:39:31Z"/>
          <w:rFonts w:hint="eastAsia"/>
        </w:rPr>
      </w:pPr>
      <w:ins w:id="243" w:author="李y" w:date="2026-09-23T17:39:31Z">
        <w:r>
          <w:rPr>
            <w:rFonts w:hint="eastAsia"/>
            <w:highlight w:val="yellow"/>
          </w:rPr>
          <w:t>DiaHo undertakes to procure Zheda Dixun's compliance with such obligations.</w:t>
        </w:r>
      </w:ins>
      <w:del w:id="244" w:author="李y" w:date="2026-09-23T17:39:31Z">
        <w:r>
          <w:rPr>
            <w:rFonts w:hint="eastAsia"/>
          </w:rPr>
          <w:delText>迪亚霍承诺促使其关联公司，以及在相关情况下促使参与产品供应或销售的制造商、合作伙伴、代理商或经销商遵守适用的保密与不规避义务。</w:delText>
        </w:r>
      </w:del>
    </w:p>
    <w:p w14:paraId="7E94B031">
      <w:pPr>
        <w:pStyle w:val="2"/>
        <w:rPr>
          <w:ins w:id="245" w:author="李y" w:date="2026-09-23T17:39:32Z"/>
          <w:rFonts w:hint="eastAsia"/>
        </w:rPr>
      </w:pPr>
    </w:p>
    <w:p w14:paraId="03A13F6D">
      <w:pPr>
        <w:pStyle w:val="2"/>
        <w:rPr>
          <w:rFonts w:hint="eastAsia"/>
        </w:rPr>
      </w:pPr>
    </w:p>
    <w:p w14:paraId="76D621A3">
      <w:pPr>
        <w:pStyle w:val="2"/>
        <w:rPr>
          <w:rFonts w:hint="eastAsia"/>
        </w:rPr>
      </w:pPr>
      <w:r>
        <w:rPr>
          <w:rFonts w:hint="eastAsia"/>
        </w:rPr>
        <w:t>Les obligations prévues par cette Annexe ne limiteront pas les droits préexistants des Parties sur leurs informations, technologies, contacts ou relations commerciales antérieurs au Contrat.</w:t>
      </w:r>
    </w:p>
    <w:p w14:paraId="50573C80">
      <w:pPr>
        <w:pStyle w:val="2"/>
        <w:rPr>
          <w:rFonts w:hint="eastAsia"/>
        </w:rPr>
      </w:pPr>
    </w:p>
    <w:p w14:paraId="734EDC98">
      <w:pPr>
        <w:pStyle w:val="2"/>
        <w:rPr>
          <w:rFonts w:hint="eastAsia"/>
        </w:rPr>
      </w:pPr>
      <w:r>
        <w:rPr>
          <w:rFonts w:hint="eastAsia"/>
        </w:rPr>
        <w:t>本附件规定的义务不限制双方对其在本合同之前已有的信息、技术、联系或商业关系的既有权利。</w:t>
      </w:r>
    </w:p>
    <w:p w14:paraId="34BCF9D6">
      <w:pPr>
        <w:pStyle w:val="2"/>
        <w:rPr>
          <w:rFonts w:hint="eastAsia"/>
        </w:rPr>
      </w:pPr>
    </w:p>
    <w:p w14:paraId="77244E4F">
      <w:pPr>
        <w:pStyle w:val="2"/>
        <w:rPr>
          <w:rFonts w:hint="eastAsia"/>
        </w:rPr>
      </w:pPr>
      <w:r>
        <w:rPr>
          <w:rFonts w:hint="eastAsia"/>
        </w:rPr>
        <w:t>En cas de contradiction entre la présente Annexe et les dispositions générales du Contrat relatives à la confidentialité ou au non-contournement, les Parties devront préciser expressément quelles dispositions prévalent afin d'éviter toute ambiguïté d'interprétation.</w:t>
      </w:r>
    </w:p>
    <w:p w14:paraId="528B7D80">
      <w:pPr>
        <w:pStyle w:val="2"/>
        <w:rPr>
          <w:rFonts w:hint="eastAsia"/>
        </w:rPr>
      </w:pPr>
    </w:p>
    <w:p w14:paraId="12FDBB67">
      <w:pPr>
        <w:pStyle w:val="2"/>
        <w:rPr>
          <w:rFonts w:hint="eastAsia"/>
        </w:rPr>
      </w:pPr>
      <w:r>
        <w:rPr>
          <w:rFonts w:hint="eastAsia"/>
        </w:rPr>
        <w:t>如本附件与本合同关于保密或不规避的一般规定相抵触，双方应明确约定以何种规定为准，以避免解释上的歧义。</w:t>
      </w:r>
      <w:bookmarkStart w:id="0" w:name="_GoBack"/>
      <w:bookmarkEnd w:id="0"/>
    </w:p>
    <w:p w14:paraId="177413F0">
      <w:pPr>
        <w:pStyle w:val="2"/>
        <w:rPr>
          <w:rFonts w:hint="eastAsia"/>
        </w:rPr>
      </w:pPr>
    </w:p>
    <w:p w14:paraId="6EC5A867">
      <w:pPr>
        <w:pStyle w:val="2"/>
        <w:rPr>
          <w:rFonts w:hint="eastAsia"/>
        </w:rPr>
      </w:pPr>
      <w:r>
        <w:rPr>
          <w:rFonts w:hint="eastAsia"/>
        </w:rPr>
        <w:t>---</w:t>
      </w:r>
    </w:p>
    <w:p w14:paraId="75BFE917">
      <w:pPr>
        <w:pStyle w:val="2"/>
        <w:rPr>
          <w:rFonts w:hint="eastAsia"/>
        </w:rPr>
      </w:pPr>
    </w:p>
    <w:p w14:paraId="70DCC167">
      <w:pPr>
        <w:pStyle w:val="2"/>
        <w:rPr>
          <w:rFonts w:hint="eastAsia"/>
        </w:rPr>
      </w:pPr>
      <w:r>
        <w:rPr>
          <w:rFonts w:hint="eastAsia"/>
        </w:rPr>
        <w:t>*Traduction FR→ZH fidèle au document source. Le texte français fait foi pour le contenu contractuel ; la version chinoise est une traduction de travail à valider par un conseil juridique avant transmission à DIAHO.*</w:t>
      </w:r>
    </w:p>
    <w:p w14:paraId="0CB6CCD8">
      <w:pPr>
        <w:pStyle w:val="2"/>
        <w:rPr>
          <w:ins w:id="246" w:author="李y" w:date="2026-09-23T17:45:39Z"/>
          <w:rFonts w:hint="eastAsia"/>
          <w:highlight w:val="yellow"/>
          <w:rPrChange w:id="247" w:author="李y" w:date="2026-09-23T17:46:03Z">
            <w:rPr>
              <w:ins w:id="248" w:author="李y" w:date="2026-09-23T17:45:39Z"/>
              <w:rFonts w:hint="eastAsia"/>
            </w:rPr>
          </w:rPrChange>
        </w:rPr>
      </w:pPr>
      <w:r>
        <w:rPr>
          <w:rFonts w:hint="eastAsia"/>
          <w:highlight w:val="yellow"/>
          <w:rPrChange w:id="249" w:author="李y" w:date="2026-09-23T17:46:03Z">
            <w:rPr>
              <w:rFonts w:hint="eastAsia"/>
            </w:rPr>
          </w:rPrChange>
        </w:rPr>
        <w:t>*本译文忠实于源文件（法文）。合同内容以法文</w:t>
      </w:r>
      <w:ins w:id="250" w:author="李y" w:date="2026-09-23T17:43:28Z">
        <w:r>
          <w:rPr>
            <w:rFonts w:hint="eastAsia"/>
            <w:highlight w:val="yellow"/>
            <w:lang w:val="en-US" w:eastAsia="zh-CN"/>
            <w:rPrChange w:id="251" w:author="李y" w:date="2026-09-23T17:46:03Z">
              <w:rPr>
                <w:rFonts w:hint="eastAsia"/>
                <w:lang w:val="en-US" w:eastAsia="zh-CN"/>
              </w:rPr>
            </w:rPrChange>
          </w:rPr>
          <w:t>/</w:t>
        </w:r>
      </w:ins>
      <w:ins w:id="253" w:author="李y" w:date="2026-09-23T17:43:32Z">
        <w:r>
          <w:rPr>
            <w:rFonts w:hint="eastAsia"/>
            <w:highlight w:val="yellow"/>
            <w:lang w:val="en-US" w:eastAsia="zh-CN"/>
            <w:rPrChange w:id="254" w:author="李y" w:date="2026-09-23T17:46:03Z">
              <w:rPr>
                <w:rFonts w:hint="eastAsia"/>
                <w:lang w:val="en-US" w:eastAsia="zh-CN"/>
              </w:rPr>
            </w:rPrChange>
          </w:rPr>
          <w:t>英文</w:t>
        </w:r>
      </w:ins>
      <w:ins w:id="256" w:author="李y" w:date="2026-09-23T17:43:33Z">
        <w:r>
          <w:rPr>
            <w:rFonts w:hint="eastAsia"/>
            <w:highlight w:val="yellow"/>
            <w:lang w:val="en-US" w:eastAsia="zh-CN"/>
            <w:rPrChange w:id="257" w:author="李y" w:date="2026-09-23T17:46:03Z">
              <w:rPr>
                <w:rFonts w:hint="eastAsia"/>
                <w:lang w:val="en-US" w:eastAsia="zh-CN"/>
              </w:rPr>
            </w:rPrChange>
          </w:rPr>
          <w:t>/</w:t>
        </w:r>
      </w:ins>
      <w:ins w:id="259" w:author="李y" w:date="2026-09-23T17:43:36Z">
        <w:r>
          <w:rPr>
            <w:rFonts w:hint="eastAsia"/>
            <w:highlight w:val="yellow"/>
            <w:lang w:val="en-US" w:eastAsia="zh-CN"/>
            <w:rPrChange w:id="260" w:author="李y" w:date="2026-09-23T17:46:03Z">
              <w:rPr>
                <w:rFonts w:hint="eastAsia"/>
                <w:lang w:val="en-US" w:eastAsia="zh-CN"/>
              </w:rPr>
            </w:rPrChange>
          </w:rPr>
          <w:t>中文</w:t>
        </w:r>
      </w:ins>
      <w:ins w:id="262" w:author="李y" w:date="2026-09-23T17:43:37Z">
        <w:r>
          <w:rPr>
            <w:rFonts w:hint="eastAsia"/>
            <w:highlight w:val="yellow"/>
            <w:lang w:val="en-US" w:eastAsia="zh-CN"/>
            <w:rPrChange w:id="263" w:author="李y" w:date="2026-09-23T17:46:03Z">
              <w:rPr>
                <w:rFonts w:hint="eastAsia"/>
                <w:lang w:val="en-US" w:eastAsia="zh-CN"/>
              </w:rPr>
            </w:rPrChange>
          </w:rPr>
          <w:t>的</w:t>
        </w:r>
      </w:ins>
      <w:r>
        <w:rPr>
          <w:rFonts w:hint="eastAsia"/>
          <w:highlight w:val="yellow"/>
          <w:rPrChange w:id="265" w:author="李y" w:date="2026-09-23T17:46:03Z">
            <w:rPr>
              <w:rFonts w:hint="eastAsia"/>
            </w:rPr>
          </w:rPrChange>
        </w:rPr>
        <w:t>文本</w:t>
      </w:r>
      <w:ins w:id="266" w:author="李y" w:date="2026-09-23T17:43:42Z">
        <w:r>
          <w:rPr>
            <w:rFonts w:hint="eastAsia"/>
            <w:highlight w:val="yellow"/>
            <w:lang w:val="en-US" w:eastAsia="zh-CN"/>
            <w:rPrChange w:id="267" w:author="李y" w:date="2026-09-23T17:46:03Z">
              <w:rPr>
                <w:rFonts w:hint="eastAsia"/>
                <w:lang w:val="en-US" w:eastAsia="zh-CN"/>
              </w:rPr>
            </w:rPrChange>
          </w:rPr>
          <w:t>共同</w:t>
        </w:r>
      </w:ins>
      <w:r>
        <w:rPr>
          <w:rFonts w:hint="eastAsia"/>
          <w:highlight w:val="yellow"/>
          <w:rPrChange w:id="269" w:author="李y" w:date="2026-09-23T17:46:03Z">
            <w:rPr>
              <w:rFonts w:hint="eastAsia"/>
            </w:rPr>
          </w:rPrChange>
        </w:rPr>
        <w:t>为准；中文版本为工作译文，须经法律顾问确认后方可发送迪亚霍。*</w:t>
      </w:r>
    </w:p>
    <w:p w14:paraId="74B01371">
      <w:pPr>
        <w:pStyle w:val="2"/>
        <w:rPr>
          <w:rFonts w:hint="eastAsia"/>
          <w:highlight w:val="yellow"/>
          <w:rPrChange w:id="270" w:author="李y" w:date="2026-09-23T17:46:03Z">
            <w:rPr>
              <w:rFonts w:hint="eastAsia"/>
            </w:rPr>
          </w:rPrChange>
        </w:rPr>
      </w:pPr>
      <w:ins w:id="271" w:author="李y" w:date="2026-09-23T17:45:42Z">
        <w:r>
          <w:rPr>
            <w:rFonts w:hint="eastAsia"/>
            <w:highlight w:val="yellow"/>
            <w:rPrChange w:id="272" w:author="李y" w:date="2026-09-23T17:46:03Z">
              <w:rPr>
                <w:rFonts w:hint="eastAsia"/>
              </w:rPr>
            </w:rPrChange>
          </w:rPr>
          <w:t>This translation is faithful to the source document (French). The contract shall be governed by the French, English and Chinese texts taken together; the Chinese version is a working translation and may only be sent to Diaho after confirmation by legal counsel.</w:t>
        </w:r>
      </w:ins>
    </w:p>
    <w:sectPr>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李y">
    <w15:presenceInfo w15:providerId="WPS Office" w15:userId="2828249196"/>
  </w15:person>
  <w15:person w15:author="祺">
    <w15:presenceInfo w15:providerId="WPS Office" w15:userId="27585529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NotDisplayPageBoundaries w:val="1"/>
  <w:bordersDoNotSurroundHeader w:val="0"/>
  <w:bordersDoNotSurroundFooter w:val="0"/>
  <w:trackRevisions w:val="1"/>
  <w:documentProtection w:enforcement="0"/>
  <w:displayHorizontalDrawingGridEvery w:val="1"/>
  <w:displayVerticalDrawingGridEvery w:val="1"/>
  <w:noPunctuationKerning w:val="1"/>
  <w:characterSpacingControl w:val="compressPunctuation"/>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D575E9"/>
    <w:rsid w:val="25754019"/>
    <w:rsid w:val="2C511E80"/>
    <w:rsid w:val="37F20B12"/>
    <w:rsid w:val="3B16260C"/>
    <w:rsid w:val="3C43348F"/>
    <w:rsid w:val="40EA138C"/>
    <w:rsid w:val="478163F5"/>
    <w:rsid w:val="4FCF0BAA"/>
    <w:rsid w:val="4FD93523"/>
    <w:rsid w:val="50DE5A9E"/>
    <w:rsid w:val="519F1317"/>
    <w:rsid w:val="561430EE"/>
    <w:rsid w:val="5DC97EEE"/>
    <w:rsid w:val="5F542620"/>
    <w:rsid w:val="6CC10EBE"/>
    <w:rsid w:val="72434997"/>
    <w:rsid w:val="75AB3257"/>
    <w:rsid w:val="7927654D"/>
    <w:rsid w:val="7D37663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Plain Text"/>
    <w:basedOn w:val="1"/>
    <w:qFormat/>
    <w:uiPriority w:val="0"/>
    <w:rPr>
      <w:rFonts w:ascii="宋体" w:hAnsi="Courier New"/>
    </w:rPr>
  </w:style>
  <w:style w:type="paragraph" w:styleId="3">
    <w:name w:val="Normal (Web)"/>
    <w:basedOn w:val="1"/>
    <w:uiPriority w:val="0"/>
    <w:rPr>
      <w:sz w:val="24"/>
    </w:rPr>
  </w:style>
</w:styles>
</file>

<file path=word/_rels/document.xml.rels><?xml version="1.0" encoding="UTF-8" standalone="yes"?>
<Relationships xmlns="http://schemas.openxmlformats.org/package/2006/relationships"><Relationship Id="rId5" Type="http://schemas.microsoft.com/office/2011/relationships/people" Target="people.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49</Pages>
  <Words>15778</Words>
  <Characters>48669</Characters>
  <TotalTime>20</TotalTime>
  <ScaleCrop>false</ScaleCrop>
  <LinksUpToDate>false</LinksUpToDate>
  <CharactersWithSpaces>55119</CharactersWithSpaces>
  <Application>WPS Office_12.1.0.28792_F1E327BC-269C-435d-A152-05C5408002CA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2026-08-27T08:27:00Z</dcterms:created>
  <dc:creator>22133</dc:creator>
  <cp:lastModifiedBy>李y</cp:lastModifiedBy>
  <dcterms:modified xsi:type="dcterms:W3CDTF">2026-09-23T09:48:16Z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eyJoZGlkIjoiZTczYTJlYjIyN2U5ZWNhN2VlMGUwNjIyYTljZWMwZDgiLCJ1c2VySWQiOiIyNzY2MDQ5MTYifQ==</vt:lpwstr>
  </property>
  <property fmtid="{D5CDD505-2E9C-101B-9397-08002B2CF9AE}" pid="3" name="KSOProductBuildVer">
    <vt:lpwstr>2052-12.1.0.28792</vt:lpwstr>
  </property>
  <property fmtid="{D5CDD505-2E9C-101B-9397-08002B2CF9AE}" pid="4" name="ICV">
    <vt:lpwstr>A83705685D284BEE9D38EEC69936BD64_13</vt:lpwstr>
  </property>
</Properties>
</file>