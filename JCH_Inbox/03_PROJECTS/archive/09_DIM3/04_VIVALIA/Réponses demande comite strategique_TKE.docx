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AF6D" w14:textId="77777777" w:rsidR="00536FD2" w:rsidRPr="009D6ACA" w:rsidRDefault="00536FD2" w:rsidP="009D6ACA">
      <w:pPr>
        <w:ind w:left="851"/>
        <w:rPr>
          <w:rFonts w:ascii="Arial" w:hAnsi="Arial" w:cs="Arial"/>
          <w:color w:val="000000" w:themeColor="text1"/>
          <w:lang w:eastAsia="en-GB"/>
        </w:rPr>
      </w:pPr>
    </w:p>
    <w:p w14:paraId="44B970F0" w14:textId="77777777" w:rsidR="00B260FB" w:rsidRPr="009D6ACA" w:rsidRDefault="00B260FB" w:rsidP="009D6ACA">
      <w:pPr>
        <w:ind w:left="851"/>
        <w:rPr>
          <w:rFonts w:ascii="Arial" w:hAnsi="Arial" w:cs="Arial"/>
          <w:color w:val="000000" w:themeColor="text1"/>
          <w:lang w:eastAsia="en-GB"/>
        </w:rPr>
      </w:pPr>
    </w:p>
    <w:p w14:paraId="10D69666" w14:textId="27E93291"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Rapport Dim3</w:t>
      </w:r>
    </w:p>
    <w:p w14:paraId="61D3B75D" w14:textId="77777777" w:rsidR="00B260FB" w:rsidRPr="009D6ACA" w:rsidRDefault="00B260FB" w:rsidP="009D6ACA">
      <w:pPr>
        <w:ind w:left="851"/>
        <w:jc w:val="center"/>
        <w:rPr>
          <w:rFonts w:ascii="Arial" w:hAnsi="Arial" w:cs="Arial"/>
          <w:color w:val="000000" w:themeColor="text1"/>
          <w:sz w:val="44"/>
          <w:szCs w:val="44"/>
          <w:lang w:eastAsia="en-GB"/>
        </w:rPr>
      </w:pPr>
    </w:p>
    <w:p w14:paraId="15B20CCA" w14:textId="25CFF790"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Rédacteur : JC Havaux</w:t>
      </w:r>
    </w:p>
    <w:p w14:paraId="12A13078" w14:textId="68615F2D"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t>Date : 19 Février 2024</w:t>
      </w:r>
    </w:p>
    <w:p w14:paraId="4CC216F7" w14:textId="77777777" w:rsidR="00B260FB" w:rsidRPr="009D6ACA" w:rsidRDefault="00B260FB" w:rsidP="009D6ACA">
      <w:pPr>
        <w:ind w:left="851"/>
        <w:jc w:val="center"/>
        <w:rPr>
          <w:rFonts w:ascii="Arial" w:hAnsi="Arial" w:cs="Arial"/>
          <w:color w:val="000000" w:themeColor="text1"/>
          <w:sz w:val="44"/>
          <w:szCs w:val="44"/>
          <w:lang w:eastAsia="en-GB"/>
        </w:rPr>
      </w:pPr>
    </w:p>
    <w:p w14:paraId="5C0E1D71" w14:textId="77777777" w:rsidR="00B260FB" w:rsidRPr="009D6ACA" w:rsidRDefault="00B260FB" w:rsidP="009D6ACA">
      <w:pPr>
        <w:ind w:left="851"/>
        <w:jc w:val="center"/>
        <w:rPr>
          <w:rFonts w:ascii="Arial" w:hAnsi="Arial" w:cs="Arial"/>
          <w:color w:val="000000" w:themeColor="text1"/>
          <w:sz w:val="44"/>
          <w:szCs w:val="44"/>
          <w:lang w:eastAsia="en-GB"/>
        </w:rPr>
      </w:pPr>
    </w:p>
    <w:p w14:paraId="297AB5C3" w14:textId="4AD5940A"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LIGNE DU TEMPS</w:t>
      </w:r>
    </w:p>
    <w:p w14:paraId="6DA2CF91" w14:textId="33F914BF"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DESCRIPTION PROJET</w:t>
      </w:r>
    </w:p>
    <w:p w14:paraId="3DCD7EA0" w14:textId="669388EE"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IMPACT FINANCIER PRESSENTI</w:t>
      </w:r>
    </w:p>
    <w:p w14:paraId="2034649E" w14:textId="63E79B27"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DOSSIER REMIS A Wallonie Santé</w:t>
      </w:r>
    </w:p>
    <w:p w14:paraId="4E1212CA" w14:textId="60FD24C9" w:rsidR="00B260FB" w:rsidRPr="009D6ACA" w:rsidRDefault="00B260FB" w:rsidP="009D6ACA">
      <w:pPr>
        <w:pStyle w:val="ListParagraph"/>
        <w:numPr>
          <w:ilvl w:val="1"/>
          <w:numId w:val="14"/>
        </w:numPr>
        <w:jc w:val="center"/>
        <w:rPr>
          <w:rFonts w:ascii="Arial" w:hAnsi="Arial" w:cs="Arial"/>
          <w:color w:val="000000" w:themeColor="text1"/>
          <w:sz w:val="44"/>
          <w:szCs w:val="44"/>
        </w:rPr>
      </w:pPr>
      <w:r w:rsidRPr="009D6ACA">
        <w:rPr>
          <w:rFonts w:ascii="Arial" w:hAnsi="Arial" w:cs="Arial"/>
          <w:color w:val="000000" w:themeColor="text1"/>
          <w:sz w:val="44"/>
          <w:szCs w:val="44"/>
        </w:rPr>
        <w:t>REPONSES AUX QUESTIONS DE L’EXPERT VIVALIA</w:t>
      </w:r>
    </w:p>
    <w:p w14:paraId="2ACD7C0D" w14:textId="2D5F96FB" w:rsidR="00B260FB" w:rsidRPr="009D6ACA" w:rsidRDefault="00B260FB" w:rsidP="009D6ACA">
      <w:pPr>
        <w:ind w:left="851"/>
        <w:jc w:val="center"/>
        <w:rPr>
          <w:rFonts w:ascii="Arial" w:hAnsi="Arial" w:cs="Arial"/>
          <w:color w:val="000000" w:themeColor="text1"/>
          <w:sz w:val="44"/>
          <w:szCs w:val="44"/>
          <w:lang w:eastAsia="en-GB"/>
        </w:rPr>
      </w:pPr>
      <w:r w:rsidRPr="009D6ACA">
        <w:rPr>
          <w:rFonts w:ascii="Arial" w:hAnsi="Arial" w:cs="Arial"/>
          <w:color w:val="000000" w:themeColor="text1"/>
          <w:sz w:val="44"/>
          <w:szCs w:val="44"/>
          <w:lang w:eastAsia="en-GB"/>
        </w:rPr>
        <w:br w:type="page"/>
      </w:r>
    </w:p>
    <w:p w14:paraId="3929CCB4" w14:textId="77777777" w:rsidR="00D80B7D" w:rsidDel="001579BB" w:rsidRDefault="00D80B7D" w:rsidP="009D6ACA">
      <w:pPr>
        <w:ind w:left="851"/>
        <w:rPr>
          <w:del w:id="0" w:author="Jean Claude havaux" w:date="2024-02-19T13:20:00Z"/>
          <w:rFonts w:ascii="Arial" w:hAnsi="Arial" w:cs="Arial"/>
          <w:color w:val="000000" w:themeColor="text1"/>
          <w:lang w:eastAsia="en-GB"/>
        </w:rPr>
      </w:pPr>
    </w:p>
    <w:p w14:paraId="50CB78F2" w14:textId="77777777" w:rsidR="00D80B7D" w:rsidDel="001579BB" w:rsidRDefault="00D80B7D" w:rsidP="009D6ACA">
      <w:pPr>
        <w:ind w:left="851"/>
        <w:rPr>
          <w:del w:id="1" w:author="Jean Claude havaux" w:date="2024-02-19T13:20:00Z"/>
          <w:rFonts w:ascii="Arial" w:hAnsi="Arial" w:cs="Arial"/>
          <w:color w:val="000000" w:themeColor="text1"/>
          <w:lang w:eastAsia="en-GB"/>
        </w:rPr>
      </w:pPr>
    </w:p>
    <w:p w14:paraId="75552288" w14:textId="77777777" w:rsidR="00D80B7D" w:rsidDel="001579BB" w:rsidRDefault="00D80B7D" w:rsidP="009D6ACA">
      <w:pPr>
        <w:ind w:left="851"/>
        <w:rPr>
          <w:del w:id="2" w:author="Jean Claude havaux" w:date="2024-02-19T13:20:00Z"/>
          <w:rFonts w:ascii="Arial" w:hAnsi="Arial" w:cs="Arial"/>
          <w:color w:val="000000" w:themeColor="text1"/>
          <w:lang w:eastAsia="en-GB"/>
        </w:rPr>
      </w:pPr>
    </w:p>
    <w:p w14:paraId="43347A7D" w14:textId="77777777" w:rsidR="00D80B7D" w:rsidDel="001579BB" w:rsidRDefault="00D80B7D" w:rsidP="009D6ACA">
      <w:pPr>
        <w:ind w:left="851"/>
        <w:rPr>
          <w:del w:id="3" w:author="Jean Claude havaux" w:date="2024-02-19T13:20:00Z"/>
          <w:rFonts w:ascii="Arial" w:hAnsi="Arial" w:cs="Arial"/>
          <w:color w:val="000000" w:themeColor="text1"/>
          <w:lang w:eastAsia="en-GB"/>
        </w:rPr>
      </w:pPr>
    </w:p>
    <w:p w14:paraId="056CFA8E" w14:textId="463E28D3" w:rsidR="00536FD2" w:rsidRPr="00D80B7D" w:rsidDel="001579BB" w:rsidRDefault="00536FD2" w:rsidP="001579BB">
      <w:pPr>
        <w:jc w:val="center"/>
        <w:rPr>
          <w:del w:id="4" w:author="Jean Claude havaux" w:date="2024-02-19T13:20:00Z"/>
          <w:rFonts w:ascii="Arial" w:hAnsi="Arial" w:cs="Arial"/>
          <w:color w:val="000000" w:themeColor="text1"/>
          <w:sz w:val="44"/>
          <w:szCs w:val="44"/>
          <w:lang w:eastAsia="en-GB"/>
        </w:rPr>
        <w:pPrChange w:id="5" w:author="Jean Claude havaux" w:date="2024-02-19T13:20:00Z">
          <w:pPr>
            <w:ind w:left="851"/>
            <w:jc w:val="center"/>
          </w:pPr>
        </w:pPrChange>
      </w:pPr>
      <w:del w:id="6" w:author="Jean Claude havaux" w:date="2024-02-19T13:20:00Z">
        <w:r w:rsidRPr="00D80B7D" w:rsidDel="001579BB">
          <w:rPr>
            <w:rFonts w:ascii="Arial" w:hAnsi="Arial" w:cs="Arial"/>
            <w:color w:val="000000" w:themeColor="text1"/>
            <w:sz w:val="44"/>
            <w:szCs w:val="44"/>
            <w:lang w:eastAsia="en-GB"/>
          </w:rPr>
          <w:delText>Ligne du temps</w:delText>
        </w:r>
      </w:del>
    </w:p>
    <w:p w14:paraId="2E951140" w14:textId="77777777" w:rsidR="00536FD2" w:rsidRPr="009D6ACA" w:rsidRDefault="00536FD2" w:rsidP="001579BB">
      <w:pPr>
        <w:rPr>
          <w:rFonts w:ascii="Arial" w:hAnsi="Arial" w:cs="Arial"/>
          <w:color w:val="000000" w:themeColor="text1"/>
          <w:lang w:eastAsia="en-GB"/>
        </w:rPr>
        <w:pPrChange w:id="7" w:author="Jean Claude havaux" w:date="2024-02-19T13:20:00Z">
          <w:pPr>
            <w:ind w:left="851"/>
          </w:pPr>
        </w:pPrChange>
      </w:pPr>
    </w:p>
    <w:p w14:paraId="1FEFA18D" w14:textId="77777777" w:rsidR="00D80B7D" w:rsidRDefault="00D80B7D" w:rsidP="009D6ACA">
      <w:pPr>
        <w:ind w:left="851"/>
        <w:rPr>
          <w:rFonts w:ascii="Arial" w:hAnsi="Arial" w:cs="Arial"/>
          <w:color w:val="000000" w:themeColor="text1"/>
          <w:lang w:eastAsia="en-GB"/>
        </w:rPr>
      </w:pPr>
    </w:p>
    <w:p w14:paraId="18BDE843" w14:textId="77777777" w:rsidR="00D80B7D" w:rsidRDefault="00D80B7D" w:rsidP="009D6ACA">
      <w:pPr>
        <w:ind w:left="851"/>
        <w:rPr>
          <w:rFonts w:ascii="Arial" w:hAnsi="Arial" w:cs="Arial"/>
          <w:color w:val="000000" w:themeColor="text1"/>
          <w:lang w:eastAsia="en-GB"/>
        </w:rPr>
      </w:pPr>
    </w:p>
    <w:p w14:paraId="0CB78AE7" w14:textId="77777777" w:rsidR="00D80B7D" w:rsidRDefault="00D80B7D" w:rsidP="009D6ACA">
      <w:pPr>
        <w:ind w:left="851"/>
        <w:rPr>
          <w:rFonts w:ascii="Arial" w:hAnsi="Arial" w:cs="Arial"/>
          <w:color w:val="000000" w:themeColor="text1"/>
          <w:lang w:eastAsia="en-GB"/>
        </w:rPr>
      </w:pPr>
    </w:p>
    <w:p w14:paraId="615E25E8" w14:textId="77777777" w:rsidR="001579BB" w:rsidRPr="00D80B7D" w:rsidRDefault="001579BB" w:rsidP="001579BB">
      <w:pPr>
        <w:ind w:left="851"/>
        <w:jc w:val="center"/>
        <w:rPr>
          <w:rFonts w:ascii="Arial" w:hAnsi="Arial" w:cs="Arial"/>
          <w:color w:val="000000" w:themeColor="text1"/>
          <w:sz w:val="44"/>
          <w:szCs w:val="44"/>
          <w:lang w:eastAsia="en-GB"/>
        </w:rPr>
      </w:pPr>
      <w:r w:rsidRPr="00D80B7D">
        <w:rPr>
          <w:rFonts w:ascii="Arial" w:hAnsi="Arial" w:cs="Arial"/>
          <w:color w:val="000000" w:themeColor="text1"/>
          <w:sz w:val="44"/>
          <w:szCs w:val="44"/>
          <w:lang w:eastAsia="en-GB"/>
        </w:rPr>
        <w:t>Ligne du temps</w:t>
      </w:r>
    </w:p>
    <w:p w14:paraId="73E114BD" w14:textId="77777777" w:rsidR="001579BB" w:rsidRPr="009D6ACA" w:rsidRDefault="001579BB" w:rsidP="001579BB">
      <w:pPr>
        <w:ind w:left="851"/>
        <w:rPr>
          <w:rFonts w:ascii="Arial" w:hAnsi="Arial" w:cs="Arial"/>
          <w:color w:val="000000" w:themeColor="text1"/>
          <w:lang w:eastAsia="en-GB"/>
        </w:rPr>
      </w:pPr>
    </w:p>
    <w:p w14:paraId="1CE5803D" w14:textId="77777777" w:rsidR="001579BB" w:rsidRDefault="001579BB" w:rsidP="001579BB">
      <w:pPr>
        <w:ind w:left="851"/>
        <w:rPr>
          <w:rFonts w:ascii="Arial" w:hAnsi="Arial" w:cs="Arial"/>
          <w:color w:val="000000" w:themeColor="text1"/>
          <w:lang w:eastAsia="en-GB"/>
        </w:rPr>
      </w:pPr>
    </w:p>
    <w:p w14:paraId="2B755517" w14:textId="77777777" w:rsidR="001579BB" w:rsidRDefault="001579BB" w:rsidP="001579BB">
      <w:pPr>
        <w:ind w:left="851"/>
        <w:rPr>
          <w:rFonts w:ascii="Arial" w:hAnsi="Arial" w:cs="Arial"/>
          <w:color w:val="000000" w:themeColor="text1"/>
          <w:lang w:eastAsia="en-GB"/>
        </w:rPr>
      </w:pPr>
    </w:p>
    <w:p w14:paraId="4F4E1E48" w14:textId="77777777" w:rsidR="001579BB" w:rsidRDefault="001579BB" w:rsidP="001579BB">
      <w:pPr>
        <w:ind w:left="851"/>
        <w:rPr>
          <w:rFonts w:ascii="Arial" w:hAnsi="Arial" w:cs="Arial"/>
          <w:color w:val="000000" w:themeColor="text1"/>
          <w:lang w:eastAsia="en-GB"/>
        </w:rPr>
      </w:pPr>
    </w:p>
    <w:p w14:paraId="02ECA293"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 xml:space="preserve">2017 </w:t>
      </w:r>
    </w:p>
    <w:p w14:paraId="4B25A2E4"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Dim3 et Vivalia entament une relation de collaboration (Dr Mokkadem/ Mme Pirson) portant sur les produits développés par Dim3 (Scorso/Nutrow/Feedim) et ceux développés ou en projet chez Vivalia en ISU ou autres départements (Nutriscope). La collaboration se traduit en partage de vision opérative et de développement ainsi que la collaboration sur un mémoire de fin d’étude réalisé chez Vivalia</w:t>
      </w:r>
    </w:p>
    <w:p w14:paraId="7DE6D53A" w14:textId="77777777" w:rsidR="001579BB" w:rsidRPr="009D6ACA" w:rsidRDefault="001579BB" w:rsidP="001579BB">
      <w:pPr>
        <w:ind w:left="851"/>
        <w:rPr>
          <w:rFonts w:ascii="Arial" w:hAnsi="Arial" w:cs="Arial"/>
          <w:color w:val="000000" w:themeColor="text1"/>
          <w:lang w:eastAsia="en-GB"/>
        </w:rPr>
      </w:pPr>
    </w:p>
    <w:p w14:paraId="1B8EFF18"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2017- 2021</w:t>
      </w:r>
    </w:p>
    <w:p w14:paraId="57DCFA48"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Maintien des contacts avec fréquentes présentations des avancées de Dim3 avec le Dr Mokkadem et Mme Pirson .</w:t>
      </w:r>
    </w:p>
    <w:p w14:paraId="537A8FB2" w14:textId="77777777" w:rsidR="001579BB" w:rsidRPr="009D6ACA" w:rsidRDefault="001579BB" w:rsidP="001579BB">
      <w:pPr>
        <w:ind w:left="851"/>
        <w:rPr>
          <w:rFonts w:ascii="Arial" w:hAnsi="Arial" w:cs="Arial"/>
          <w:color w:val="000000" w:themeColor="text1"/>
          <w:lang w:eastAsia="en-GB"/>
        </w:rPr>
      </w:pPr>
    </w:p>
    <w:p w14:paraId="1FE77CF4"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11/2/2021</w:t>
      </w:r>
    </w:p>
    <w:p w14:paraId="0EB15597"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Présentation de la plateforme Dim3 à Mr Lespagnard en coordination avec Madame Pirson en présentant les gains pressentis au niveau remboursement pour Vivalia.</w:t>
      </w:r>
    </w:p>
    <w:p w14:paraId="442D3721"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En fonction de cette présentation, Mr Lespagnard demande à Mme Pirson et le Dr Lemaire d’analyser les gains potentiels en fonction de la réelle situation des dossiers</w:t>
      </w:r>
    </w:p>
    <w:p w14:paraId="15A8CC73" w14:textId="77777777" w:rsidR="001579BB" w:rsidRPr="009D6ACA" w:rsidRDefault="001579BB" w:rsidP="001579BB">
      <w:pPr>
        <w:ind w:left="851"/>
        <w:rPr>
          <w:rFonts w:ascii="Arial" w:hAnsi="Arial" w:cs="Arial"/>
          <w:color w:val="000000" w:themeColor="text1"/>
          <w:lang w:eastAsia="en-GB"/>
        </w:rPr>
      </w:pPr>
    </w:p>
    <w:p w14:paraId="07B81AFE"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5/12/2022</w:t>
      </w:r>
    </w:p>
    <w:p w14:paraId="3CF03321"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Le Dr Lemaire émet le rapport demandé</w:t>
      </w:r>
    </w:p>
    <w:p w14:paraId="65E63CF2" w14:textId="77777777" w:rsidR="001579BB" w:rsidRPr="009D6ACA" w:rsidRDefault="001579BB" w:rsidP="001579BB">
      <w:pPr>
        <w:ind w:left="851"/>
        <w:rPr>
          <w:rFonts w:ascii="Arial" w:hAnsi="Arial" w:cs="Arial"/>
          <w:color w:val="000000" w:themeColor="text1"/>
          <w:lang w:eastAsia="en-GB"/>
        </w:rPr>
      </w:pPr>
    </w:p>
    <w:p w14:paraId="4CBD0673"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15/12/2022</w:t>
      </w:r>
    </w:p>
    <w:p w14:paraId="0AAD5142"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Réunion avec La direction et Mr LEspagnard pour discuter des observations de Vivalia et définir les grandes lignes d’une collaboration</w:t>
      </w:r>
    </w:p>
    <w:p w14:paraId="3612FE89" w14:textId="77777777" w:rsidR="001579BB" w:rsidRPr="009D6ACA" w:rsidRDefault="001579BB" w:rsidP="001579BB">
      <w:pPr>
        <w:rPr>
          <w:rFonts w:ascii="Arial" w:hAnsi="Arial" w:cs="Arial"/>
          <w:color w:val="000000" w:themeColor="text1"/>
          <w:lang w:eastAsia="en-GB"/>
        </w:rPr>
      </w:pPr>
    </w:p>
    <w:p w14:paraId="11BB9208"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22/2/2023</w:t>
      </w:r>
    </w:p>
    <w:p w14:paraId="63DE0296"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Signature d’une Letter of Intent entre Vivalia et Dim3.</w:t>
      </w:r>
    </w:p>
    <w:p w14:paraId="571631D9" w14:textId="77777777" w:rsidR="001579BB" w:rsidRPr="009D6ACA" w:rsidRDefault="001579BB" w:rsidP="001579BB">
      <w:pPr>
        <w:ind w:left="851"/>
        <w:rPr>
          <w:rFonts w:ascii="Arial" w:hAnsi="Arial" w:cs="Arial"/>
          <w:color w:val="000000" w:themeColor="text1"/>
          <w:lang w:eastAsia="en-GB"/>
        </w:rPr>
      </w:pPr>
    </w:p>
    <w:p w14:paraId="09832741"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5/4/2023</w:t>
      </w:r>
    </w:p>
    <w:p w14:paraId="07859ECA"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Réunion chez Wallonie Santé de présentation du projet Vivalia/Dim3 en présence de ING. Accord de principe acquit</w:t>
      </w:r>
      <w:r w:rsidRPr="009D6ACA">
        <w:rPr>
          <w:rFonts w:ascii="Arial" w:hAnsi="Arial" w:cs="Arial"/>
          <w:color w:val="000000" w:themeColor="text1"/>
          <w:lang w:eastAsia="en-GB"/>
        </w:rPr>
        <w:tab/>
      </w:r>
    </w:p>
    <w:p w14:paraId="2C296B60"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r w:rsidRPr="009D6ACA">
        <w:rPr>
          <w:rFonts w:ascii="Arial" w:hAnsi="Arial" w:cs="Arial"/>
          <w:color w:val="000000" w:themeColor="text1"/>
          <w:lang w:eastAsia="en-GB"/>
        </w:rPr>
        <w:tab/>
      </w:r>
    </w:p>
    <w:p w14:paraId="4C08F9FF" w14:textId="77777777" w:rsidR="001579BB" w:rsidRPr="00D80B7D" w:rsidRDefault="001579BB" w:rsidP="001579BB">
      <w:pPr>
        <w:ind w:left="851"/>
        <w:rPr>
          <w:rFonts w:ascii="Arial" w:hAnsi="Arial" w:cs="Arial"/>
          <w:b/>
          <w:bCs/>
          <w:color w:val="000000" w:themeColor="text1"/>
          <w:lang w:eastAsia="en-GB"/>
        </w:rPr>
      </w:pPr>
      <w:r w:rsidRPr="00D80B7D">
        <w:rPr>
          <w:rFonts w:ascii="Arial" w:hAnsi="Arial" w:cs="Arial"/>
          <w:b/>
          <w:bCs/>
          <w:color w:val="000000" w:themeColor="text1"/>
          <w:lang w:eastAsia="en-GB"/>
        </w:rPr>
        <w:t>22/5/2023</w:t>
      </w:r>
    </w:p>
    <w:p w14:paraId="0F6B875A"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Réunion d’alignement avec les participants Vivalia Dim3</w:t>
      </w:r>
    </w:p>
    <w:p w14:paraId="2B3447C3" w14:textId="77777777" w:rsidR="001579BB" w:rsidRPr="009D6ACA" w:rsidRDefault="001579BB" w:rsidP="001579BB">
      <w:pPr>
        <w:ind w:left="851"/>
        <w:rPr>
          <w:rFonts w:ascii="Arial" w:hAnsi="Arial" w:cs="Arial"/>
          <w:color w:val="000000" w:themeColor="text1"/>
          <w:lang w:eastAsia="en-GB"/>
        </w:rPr>
      </w:pPr>
    </w:p>
    <w:p w14:paraId="0FB1C2EF" w14:textId="77777777" w:rsidR="001579BB" w:rsidRDefault="001579BB" w:rsidP="001579BB">
      <w:pPr>
        <w:ind w:left="851"/>
        <w:rPr>
          <w:rFonts w:ascii="Arial" w:hAnsi="Arial" w:cs="Arial"/>
          <w:b/>
          <w:bCs/>
          <w:color w:val="000000" w:themeColor="text1"/>
          <w:lang w:eastAsia="en-GB"/>
        </w:rPr>
      </w:pPr>
      <w:r w:rsidRPr="00D95189">
        <w:rPr>
          <w:rFonts w:ascii="Arial" w:hAnsi="Arial" w:cs="Arial"/>
          <w:b/>
          <w:bCs/>
          <w:color w:val="000000" w:themeColor="text1"/>
          <w:lang w:eastAsia="en-GB"/>
        </w:rPr>
        <w:t>7/11/20223</w:t>
      </w:r>
    </w:p>
    <w:p w14:paraId="318FFC0E" w14:textId="77777777" w:rsidR="001579BB" w:rsidRPr="00D95189" w:rsidRDefault="001579BB" w:rsidP="001579BB">
      <w:pPr>
        <w:ind w:left="851"/>
        <w:rPr>
          <w:rFonts w:ascii="Arial" w:hAnsi="Arial" w:cs="Arial"/>
          <w:b/>
          <w:bCs/>
          <w:color w:val="000000" w:themeColor="text1"/>
          <w:lang w:val="fr-FR" w:eastAsia="en-GB"/>
        </w:rPr>
      </w:pPr>
      <w:r w:rsidRPr="00D95189">
        <w:rPr>
          <w:rFonts w:ascii="Arial" w:hAnsi="Arial" w:cs="Arial"/>
          <w:color w:val="000000" w:themeColor="text1"/>
          <w:lang w:eastAsia="en-GB"/>
        </w:rPr>
        <w:t>Réunion Dim3/ Département IT Vivalia</w:t>
      </w:r>
      <w:r>
        <w:rPr>
          <w:rFonts w:ascii="Arial" w:hAnsi="Arial" w:cs="Arial"/>
          <w:b/>
          <w:bCs/>
          <w:color w:val="000000" w:themeColor="text1"/>
          <w:lang w:val="fr-FR" w:eastAsia="en-GB"/>
        </w:rPr>
        <w:t xml:space="preserve"> (</w:t>
      </w:r>
      <w:r>
        <w:rPr>
          <w:rFonts w:ascii="Arial" w:hAnsi="Arial" w:cs="Arial"/>
          <w:color w:val="000000"/>
          <w:sz w:val="20"/>
          <w:szCs w:val="20"/>
          <w:lang w:val="fr-FR"/>
        </w:rPr>
        <w:t xml:space="preserve">Philippe </w:t>
      </w:r>
      <w:proofErr w:type="spellStart"/>
      <w:r>
        <w:rPr>
          <w:rFonts w:ascii="Arial" w:hAnsi="Arial" w:cs="Arial"/>
          <w:color w:val="000000"/>
          <w:sz w:val="20"/>
          <w:szCs w:val="20"/>
          <w:lang w:val="fr-FR"/>
        </w:rPr>
        <w:t>Depierreux</w:t>
      </w:r>
      <w:proofErr w:type="spellEnd"/>
      <w:r>
        <w:rPr>
          <w:rFonts w:ascii="Arial" w:hAnsi="Arial" w:cs="Arial"/>
          <w:b/>
          <w:bCs/>
          <w:color w:val="000000" w:themeColor="text1"/>
          <w:lang w:val="fr-FR" w:eastAsia="en-GB"/>
        </w:rPr>
        <w:t xml:space="preserve">, </w:t>
      </w:r>
      <w:r>
        <w:rPr>
          <w:rFonts w:ascii="Arial" w:hAnsi="Arial" w:cs="Arial"/>
          <w:color w:val="000000"/>
          <w:sz w:val="20"/>
          <w:szCs w:val="20"/>
          <w:lang w:val="fr-FR"/>
        </w:rPr>
        <w:t xml:space="preserve">Thomas </w:t>
      </w:r>
      <w:proofErr w:type="spellStart"/>
      <w:r>
        <w:rPr>
          <w:rFonts w:ascii="Arial" w:hAnsi="Arial" w:cs="Arial"/>
          <w:color w:val="000000"/>
          <w:sz w:val="20"/>
          <w:szCs w:val="20"/>
          <w:lang w:val="fr-FR"/>
        </w:rPr>
        <w:t>Debiève</w:t>
      </w:r>
      <w:proofErr w:type="spellEnd"/>
      <w:r>
        <w:rPr>
          <w:rFonts w:ascii="Arial" w:hAnsi="Arial" w:cs="Arial"/>
          <w:b/>
          <w:bCs/>
          <w:color w:val="000000" w:themeColor="text1"/>
          <w:lang w:val="fr-FR" w:eastAsia="en-GB"/>
        </w:rPr>
        <w:t xml:space="preserve">, </w:t>
      </w:r>
      <w:r>
        <w:rPr>
          <w:rFonts w:ascii="Arial" w:hAnsi="Arial" w:cs="Arial"/>
          <w:color w:val="000000"/>
          <w:sz w:val="20"/>
          <w:szCs w:val="20"/>
          <w:lang w:val="fr-FR"/>
        </w:rPr>
        <w:t>Jean-Yves Colle)</w:t>
      </w:r>
    </w:p>
    <w:p w14:paraId="7BC56585" w14:textId="77777777" w:rsidR="001579BB" w:rsidRDefault="001579BB" w:rsidP="001579BB">
      <w:pPr>
        <w:ind w:left="851"/>
        <w:rPr>
          <w:rFonts w:ascii="Arial" w:hAnsi="Arial" w:cs="Arial"/>
          <w:b/>
          <w:bCs/>
          <w:color w:val="000000" w:themeColor="text1"/>
          <w:lang w:eastAsia="en-GB"/>
        </w:rPr>
      </w:pPr>
    </w:p>
    <w:p w14:paraId="5ED4A79C" w14:textId="77777777" w:rsidR="001579BB" w:rsidRPr="00D80B7D" w:rsidRDefault="001579BB" w:rsidP="001579BB">
      <w:pPr>
        <w:ind w:left="851"/>
        <w:rPr>
          <w:rFonts w:ascii="Arial" w:hAnsi="Arial" w:cs="Arial"/>
          <w:b/>
          <w:bCs/>
          <w:color w:val="000000" w:themeColor="text1"/>
          <w:lang w:eastAsia="en-GB"/>
        </w:rPr>
      </w:pPr>
      <w:r>
        <w:rPr>
          <w:rFonts w:ascii="Arial" w:hAnsi="Arial" w:cs="Arial"/>
          <w:b/>
          <w:bCs/>
          <w:color w:val="000000" w:themeColor="text1"/>
          <w:lang w:val="fr-FR" w:eastAsia="en-GB"/>
        </w:rPr>
        <w:t>17/1/</w:t>
      </w:r>
      <w:r w:rsidRPr="00D80B7D">
        <w:rPr>
          <w:rFonts w:ascii="Arial" w:hAnsi="Arial" w:cs="Arial"/>
          <w:b/>
          <w:bCs/>
          <w:color w:val="000000" w:themeColor="text1"/>
          <w:lang w:eastAsia="en-GB"/>
        </w:rPr>
        <w:t xml:space="preserve"> 2024</w:t>
      </w:r>
    </w:p>
    <w:p w14:paraId="1F2EF519" w14:textId="77777777" w:rsidR="001579BB" w:rsidRPr="009D6ACA" w:rsidRDefault="001579BB" w:rsidP="001579BB">
      <w:pPr>
        <w:ind w:left="851"/>
        <w:rPr>
          <w:rFonts w:ascii="Arial" w:hAnsi="Arial" w:cs="Arial"/>
          <w:color w:val="000000" w:themeColor="text1"/>
          <w:lang w:eastAsia="en-GB"/>
        </w:rPr>
      </w:pPr>
      <w:r w:rsidRPr="009D6ACA">
        <w:rPr>
          <w:rFonts w:ascii="Arial" w:hAnsi="Arial" w:cs="Arial"/>
          <w:color w:val="000000" w:themeColor="text1"/>
          <w:lang w:eastAsia="en-GB"/>
        </w:rPr>
        <w:t>Perte d’alignement</w:t>
      </w:r>
    </w:p>
    <w:p w14:paraId="49EB3CB0" w14:textId="4BB039F4" w:rsidR="00536FD2" w:rsidRPr="00D80B7D" w:rsidDel="001579BB" w:rsidRDefault="00536FD2" w:rsidP="009D6ACA">
      <w:pPr>
        <w:ind w:left="851"/>
        <w:rPr>
          <w:del w:id="8" w:author="Jean Claude havaux" w:date="2024-02-19T13:19:00Z"/>
          <w:rFonts w:ascii="Arial" w:hAnsi="Arial" w:cs="Arial"/>
          <w:b/>
          <w:bCs/>
          <w:color w:val="000000" w:themeColor="text1"/>
          <w:lang w:eastAsia="en-GB"/>
        </w:rPr>
      </w:pPr>
      <w:del w:id="9" w:author="Jean Claude havaux" w:date="2024-02-19T13:19:00Z">
        <w:r w:rsidRPr="00D80B7D" w:rsidDel="001579BB">
          <w:rPr>
            <w:rFonts w:ascii="Arial" w:hAnsi="Arial" w:cs="Arial"/>
            <w:b/>
            <w:bCs/>
            <w:color w:val="000000" w:themeColor="text1"/>
            <w:lang w:eastAsia="en-GB"/>
          </w:rPr>
          <w:delText xml:space="preserve">2017 </w:delText>
        </w:r>
      </w:del>
    </w:p>
    <w:p w14:paraId="7F7D6A78" w14:textId="450DB038" w:rsidR="00536FD2" w:rsidRPr="009D6ACA" w:rsidDel="001579BB" w:rsidRDefault="00536FD2" w:rsidP="009D6ACA">
      <w:pPr>
        <w:ind w:left="851"/>
        <w:rPr>
          <w:del w:id="10" w:author="Jean Claude havaux" w:date="2024-02-19T13:19:00Z"/>
          <w:rFonts w:ascii="Arial" w:hAnsi="Arial" w:cs="Arial"/>
          <w:color w:val="000000" w:themeColor="text1"/>
          <w:lang w:eastAsia="en-GB"/>
        </w:rPr>
      </w:pPr>
      <w:del w:id="11" w:author="Jean Claude havaux" w:date="2024-02-19T13:19:00Z">
        <w:r w:rsidRPr="009D6ACA" w:rsidDel="001579BB">
          <w:rPr>
            <w:rFonts w:ascii="Arial" w:hAnsi="Arial" w:cs="Arial"/>
            <w:color w:val="000000" w:themeColor="text1"/>
            <w:lang w:eastAsia="en-GB"/>
          </w:rPr>
          <w:delText>Dim3 et Vivalia entament une relation de collaboration (Dr Mokkadem/ Mme Pirson) portant sur les produits développés par Dim3 (Scorso/Nutrow/Feedim) et ceux développés ou en projet chez Vivalia en ISU ou autres département</w:delText>
        </w:r>
        <w:r w:rsidR="00B260FB" w:rsidRPr="009D6ACA" w:rsidDel="001579BB">
          <w:rPr>
            <w:rFonts w:ascii="Arial" w:hAnsi="Arial" w:cs="Arial"/>
            <w:color w:val="000000" w:themeColor="text1"/>
            <w:lang w:eastAsia="en-GB"/>
          </w:rPr>
          <w:delText>s</w:delText>
        </w:r>
        <w:r w:rsidRPr="009D6ACA" w:rsidDel="001579BB">
          <w:rPr>
            <w:rFonts w:ascii="Arial" w:hAnsi="Arial" w:cs="Arial"/>
            <w:color w:val="000000" w:themeColor="text1"/>
            <w:lang w:eastAsia="en-GB"/>
          </w:rPr>
          <w:delText xml:space="preserve"> (Nutriscope). La collaboration se traduit en partage de vision opérative et de développement ainsi que la collaboration sur un mémoire de fin d’étude réalisé chez Vivalia</w:delText>
        </w:r>
      </w:del>
    </w:p>
    <w:p w14:paraId="05EBE28F" w14:textId="392E2ABD" w:rsidR="00536FD2" w:rsidRPr="009D6ACA" w:rsidDel="001579BB" w:rsidRDefault="00536FD2" w:rsidP="009D6ACA">
      <w:pPr>
        <w:ind w:left="851"/>
        <w:rPr>
          <w:del w:id="12" w:author="Jean Claude havaux" w:date="2024-02-19T13:19:00Z"/>
          <w:rFonts w:ascii="Arial" w:hAnsi="Arial" w:cs="Arial"/>
          <w:color w:val="000000" w:themeColor="text1"/>
          <w:lang w:eastAsia="en-GB"/>
        </w:rPr>
      </w:pPr>
    </w:p>
    <w:p w14:paraId="05732DB1" w14:textId="62997BCE" w:rsidR="00536FD2" w:rsidRPr="00D80B7D" w:rsidDel="001579BB" w:rsidRDefault="00536FD2" w:rsidP="009D6ACA">
      <w:pPr>
        <w:ind w:left="851"/>
        <w:rPr>
          <w:del w:id="13" w:author="Jean Claude havaux" w:date="2024-02-19T13:19:00Z"/>
          <w:rFonts w:ascii="Arial" w:hAnsi="Arial" w:cs="Arial"/>
          <w:b/>
          <w:bCs/>
          <w:color w:val="000000" w:themeColor="text1"/>
          <w:lang w:eastAsia="en-GB"/>
        </w:rPr>
      </w:pPr>
      <w:del w:id="14" w:author="Jean Claude havaux" w:date="2024-02-19T13:19:00Z">
        <w:r w:rsidRPr="00D80B7D" w:rsidDel="001579BB">
          <w:rPr>
            <w:rFonts w:ascii="Arial" w:hAnsi="Arial" w:cs="Arial"/>
            <w:b/>
            <w:bCs/>
            <w:color w:val="000000" w:themeColor="text1"/>
            <w:lang w:eastAsia="en-GB"/>
          </w:rPr>
          <w:delText>2017- 2021</w:delText>
        </w:r>
      </w:del>
    </w:p>
    <w:p w14:paraId="7FE3793F" w14:textId="29DD0BD5" w:rsidR="00536FD2" w:rsidRPr="009D6ACA" w:rsidDel="001579BB" w:rsidRDefault="00536FD2" w:rsidP="009D6ACA">
      <w:pPr>
        <w:ind w:left="851"/>
        <w:rPr>
          <w:del w:id="15" w:author="Jean Claude havaux" w:date="2024-02-19T13:19:00Z"/>
          <w:rFonts w:ascii="Arial" w:hAnsi="Arial" w:cs="Arial"/>
          <w:color w:val="000000" w:themeColor="text1"/>
          <w:lang w:eastAsia="en-GB"/>
        </w:rPr>
      </w:pPr>
      <w:del w:id="16" w:author="Jean Claude havaux" w:date="2024-02-19T13:19:00Z">
        <w:r w:rsidRPr="009D6ACA" w:rsidDel="001579BB">
          <w:rPr>
            <w:rFonts w:ascii="Arial" w:hAnsi="Arial" w:cs="Arial"/>
            <w:color w:val="000000" w:themeColor="text1"/>
            <w:lang w:eastAsia="en-GB"/>
          </w:rPr>
          <w:delText>Maintien des contacts avec fréquentes présentation</w:delText>
        </w:r>
        <w:r w:rsidR="00AD7554" w:rsidRPr="009D6ACA" w:rsidDel="001579BB">
          <w:rPr>
            <w:rFonts w:ascii="Arial" w:hAnsi="Arial" w:cs="Arial"/>
            <w:color w:val="000000" w:themeColor="text1"/>
            <w:lang w:eastAsia="en-GB"/>
          </w:rPr>
          <w:delText>s</w:delText>
        </w:r>
        <w:r w:rsidRPr="009D6ACA" w:rsidDel="001579BB">
          <w:rPr>
            <w:rFonts w:ascii="Arial" w:hAnsi="Arial" w:cs="Arial"/>
            <w:color w:val="000000" w:themeColor="text1"/>
            <w:lang w:eastAsia="en-GB"/>
          </w:rPr>
          <w:delText xml:space="preserve"> des avancées de Dim3</w:delText>
        </w:r>
        <w:r w:rsidR="00AD7554" w:rsidRPr="009D6ACA" w:rsidDel="001579BB">
          <w:rPr>
            <w:rFonts w:ascii="Arial" w:hAnsi="Arial" w:cs="Arial"/>
            <w:color w:val="000000" w:themeColor="text1"/>
            <w:lang w:eastAsia="en-GB"/>
          </w:rPr>
          <w:delText xml:space="preserve"> avec le Dr Mokkadem et Mme Pirson</w:delText>
        </w:r>
        <w:r w:rsidRPr="009D6ACA" w:rsidDel="001579BB">
          <w:rPr>
            <w:rFonts w:ascii="Arial" w:hAnsi="Arial" w:cs="Arial"/>
            <w:color w:val="000000" w:themeColor="text1"/>
            <w:lang w:eastAsia="en-GB"/>
          </w:rPr>
          <w:delText xml:space="preserve"> </w:delText>
        </w:r>
        <w:r w:rsidR="00B260FB" w:rsidRPr="009D6ACA" w:rsidDel="001579BB">
          <w:rPr>
            <w:rFonts w:ascii="Arial" w:hAnsi="Arial" w:cs="Arial"/>
            <w:color w:val="000000" w:themeColor="text1"/>
            <w:lang w:eastAsia="en-GB"/>
          </w:rPr>
          <w:delText>.</w:delText>
        </w:r>
      </w:del>
    </w:p>
    <w:p w14:paraId="5E5423D5" w14:textId="201BBAB4" w:rsidR="00536FD2" w:rsidRPr="009D6ACA" w:rsidDel="001579BB" w:rsidRDefault="00536FD2" w:rsidP="009D6ACA">
      <w:pPr>
        <w:ind w:left="851"/>
        <w:rPr>
          <w:del w:id="17" w:author="Jean Claude havaux" w:date="2024-02-19T13:19:00Z"/>
          <w:rFonts w:ascii="Arial" w:hAnsi="Arial" w:cs="Arial"/>
          <w:color w:val="000000" w:themeColor="text1"/>
          <w:lang w:eastAsia="en-GB"/>
        </w:rPr>
      </w:pPr>
    </w:p>
    <w:p w14:paraId="71F1471F" w14:textId="54586CBA" w:rsidR="00536FD2" w:rsidRPr="00D80B7D" w:rsidDel="001579BB" w:rsidRDefault="00AD7554" w:rsidP="009D6ACA">
      <w:pPr>
        <w:ind w:left="851"/>
        <w:rPr>
          <w:del w:id="18" w:author="Jean Claude havaux" w:date="2024-02-19T13:19:00Z"/>
          <w:rFonts w:ascii="Arial" w:hAnsi="Arial" w:cs="Arial"/>
          <w:b/>
          <w:bCs/>
          <w:color w:val="000000" w:themeColor="text1"/>
          <w:lang w:eastAsia="en-GB"/>
        </w:rPr>
      </w:pPr>
      <w:del w:id="19" w:author="Jean Claude havaux" w:date="2024-02-19T13:19:00Z">
        <w:r w:rsidRPr="00D80B7D" w:rsidDel="001579BB">
          <w:rPr>
            <w:rFonts w:ascii="Arial" w:hAnsi="Arial" w:cs="Arial"/>
            <w:b/>
            <w:bCs/>
            <w:color w:val="000000" w:themeColor="text1"/>
            <w:lang w:eastAsia="en-GB"/>
          </w:rPr>
          <w:delText>11/2/2021</w:delText>
        </w:r>
      </w:del>
    </w:p>
    <w:p w14:paraId="6D7F9F5B" w14:textId="1C27308E" w:rsidR="00536FD2" w:rsidRPr="009D6ACA" w:rsidDel="001579BB" w:rsidRDefault="00536FD2" w:rsidP="009D6ACA">
      <w:pPr>
        <w:ind w:left="851"/>
        <w:rPr>
          <w:del w:id="20" w:author="Jean Claude havaux" w:date="2024-02-19T13:19:00Z"/>
          <w:rFonts w:ascii="Arial" w:hAnsi="Arial" w:cs="Arial"/>
          <w:color w:val="000000" w:themeColor="text1"/>
          <w:lang w:eastAsia="en-GB"/>
        </w:rPr>
      </w:pPr>
      <w:del w:id="21" w:author="Jean Claude havaux" w:date="2024-02-19T13:19:00Z">
        <w:r w:rsidRPr="009D6ACA" w:rsidDel="001579BB">
          <w:rPr>
            <w:rFonts w:ascii="Arial" w:hAnsi="Arial" w:cs="Arial"/>
            <w:color w:val="000000" w:themeColor="text1"/>
            <w:lang w:eastAsia="en-GB"/>
          </w:rPr>
          <w:delText>Présentation de la plateforme Dim3 à Mr Lespagnard en coordination avec Madame Pirson en présentant les gains pressentis au niveau remboursement pour Vivalia.</w:delText>
        </w:r>
      </w:del>
    </w:p>
    <w:p w14:paraId="7C886824" w14:textId="5FC35E19" w:rsidR="00536FD2" w:rsidRPr="009D6ACA" w:rsidDel="001579BB" w:rsidRDefault="00536FD2" w:rsidP="009D6ACA">
      <w:pPr>
        <w:ind w:left="851"/>
        <w:rPr>
          <w:del w:id="22" w:author="Jean Claude havaux" w:date="2024-02-19T13:19:00Z"/>
          <w:rFonts w:ascii="Arial" w:hAnsi="Arial" w:cs="Arial"/>
          <w:color w:val="000000" w:themeColor="text1"/>
          <w:lang w:eastAsia="en-GB"/>
        </w:rPr>
      </w:pPr>
      <w:del w:id="23" w:author="Jean Claude havaux" w:date="2024-02-19T13:19:00Z">
        <w:r w:rsidRPr="009D6ACA" w:rsidDel="001579BB">
          <w:rPr>
            <w:rFonts w:ascii="Arial" w:hAnsi="Arial" w:cs="Arial"/>
            <w:color w:val="000000" w:themeColor="text1"/>
            <w:lang w:eastAsia="en-GB"/>
          </w:rPr>
          <w:delText>En fonction de cette présentation, Mr Lespagnard demande à Mme Pirson et le Dr Lemaire d’analyser les gains potentiels en fonction de la réelle situation des dossiers</w:delText>
        </w:r>
      </w:del>
    </w:p>
    <w:p w14:paraId="5C6810ED" w14:textId="64FDC4C3" w:rsidR="00AD7554" w:rsidRPr="009D6ACA" w:rsidDel="001579BB" w:rsidRDefault="00AD7554" w:rsidP="009D6ACA">
      <w:pPr>
        <w:ind w:left="851"/>
        <w:rPr>
          <w:del w:id="24" w:author="Jean Claude havaux" w:date="2024-02-19T13:19:00Z"/>
          <w:rFonts w:ascii="Arial" w:hAnsi="Arial" w:cs="Arial"/>
          <w:color w:val="000000" w:themeColor="text1"/>
          <w:lang w:eastAsia="en-GB"/>
        </w:rPr>
      </w:pPr>
    </w:p>
    <w:p w14:paraId="2A9EF576" w14:textId="1E8BF3A5" w:rsidR="00AD7554" w:rsidRPr="00D80B7D" w:rsidDel="001579BB" w:rsidRDefault="00AD7554" w:rsidP="009D6ACA">
      <w:pPr>
        <w:ind w:left="851"/>
        <w:rPr>
          <w:del w:id="25" w:author="Jean Claude havaux" w:date="2024-02-19T13:19:00Z"/>
          <w:rFonts w:ascii="Arial" w:hAnsi="Arial" w:cs="Arial"/>
          <w:b/>
          <w:bCs/>
          <w:color w:val="000000" w:themeColor="text1"/>
          <w:lang w:eastAsia="en-GB"/>
        </w:rPr>
      </w:pPr>
      <w:del w:id="26" w:author="Jean Claude havaux" w:date="2024-02-19T13:19:00Z">
        <w:r w:rsidRPr="00D80B7D" w:rsidDel="001579BB">
          <w:rPr>
            <w:rFonts w:ascii="Arial" w:hAnsi="Arial" w:cs="Arial"/>
            <w:b/>
            <w:bCs/>
            <w:color w:val="000000" w:themeColor="text1"/>
            <w:lang w:eastAsia="en-GB"/>
          </w:rPr>
          <w:delText>5/12/2022</w:delText>
        </w:r>
      </w:del>
    </w:p>
    <w:p w14:paraId="1A21964D" w14:textId="23D2A006" w:rsidR="00AD7554" w:rsidRPr="009D6ACA" w:rsidDel="001579BB" w:rsidRDefault="00AD7554" w:rsidP="009D6ACA">
      <w:pPr>
        <w:ind w:left="851"/>
        <w:rPr>
          <w:del w:id="27" w:author="Jean Claude havaux" w:date="2024-02-19T13:19:00Z"/>
          <w:rFonts w:ascii="Arial" w:hAnsi="Arial" w:cs="Arial"/>
          <w:color w:val="000000" w:themeColor="text1"/>
          <w:lang w:eastAsia="en-GB"/>
        </w:rPr>
      </w:pPr>
      <w:del w:id="28" w:author="Jean Claude havaux" w:date="2024-02-19T13:19:00Z">
        <w:r w:rsidRPr="009D6ACA" w:rsidDel="001579BB">
          <w:rPr>
            <w:rFonts w:ascii="Arial" w:hAnsi="Arial" w:cs="Arial"/>
            <w:color w:val="000000" w:themeColor="text1"/>
            <w:lang w:eastAsia="en-GB"/>
          </w:rPr>
          <w:delText>Le Dr Lemaire émet le rapport demandé</w:delText>
        </w:r>
      </w:del>
    </w:p>
    <w:p w14:paraId="6418441A" w14:textId="6251D215" w:rsidR="00AD7554" w:rsidRPr="009D6ACA" w:rsidDel="001579BB" w:rsidRDefault="00AD7554" w:rsidP="009D6ACA">
      <w:pPr>
        <w:ind w:left="851"/>
        <w:rPr>
          <w:del w:id="29" w:author="Jean Claude havaux" w:date="2024-02-19T13:19:00Z"/>
          <w:rFonts w:ascii="Arial" w:hAnsi="Arial" w:cs="Arial"/>
          <w:color w:val="000000" w:themeColor="text1"/>
          <w:lang w:eastAsia="en-GB"/>
        </w:rPr>
      </w:pPr>
    </w:p>
    <w:p w14:paraId="2CA58837" w14:textId="18133224" w:rsidR="00AD7554" w:rsidRPr="00D80B7D" w:rsidDel="001579BB" w:rsidRDefault="00AD7554" w:rsidP="009D6ACA">
      <w:pPr>
        <w:ind w:left="851"/>
        <w:rPr>
          <w:del w:id="30" w:author="Jean Claude havaux" w:date="2024-02-19T13:19:00Z"/>
          <w:rFonts w:ascii="Arial" w:hAnsi="Arial" w:cs="Arial"/>
          <w:b/>
          <w:bCs/>
          <w:color w:val="000000" w:themeColor="text1"/>
          <w:lang w:eastAsia="en-GB"/>
        </w:rPr>
      </w:pPr>
      <w:del w:id="31" w:author="Jean Claude havaux" w:date="2024-02-19T13:19:00Z">
        <w:r w:rsidRPr="00D80B7D" w:rsidDel="001579BB">
          <w:rPr>
            <w:rFonts w:ascii="Arial" w:hAnsi="Arial" w:cs="Arial"/>
            <w:b/>
            <w:bCs/>
            <w:color w:val="000000" w:themeColor="text1"/>
            <w:lang w:eastAsia="en-GB"/>
          </w:rPr>
          <w:delText>15/12/2022</w:delText>
        </w:r>
      </w:del>
    </w:p>
    <w:p w14:paraId="52CB4207" w14:textId="600BD2ED" w:rsidR="00AD7554" w:rsidRPr="009D6ACA" w:rsidDel="001579BB" w:rsidRDefault="00AD7554" w:rsidP="009D6ACA">
      <w:pPr>
        <w:ind w:left="851"/>
        <w:rPr>
          <w:del w:id="32" w:author="Jean Claude havaux" w:date="2024-02-19T13:19:00Z"/>
          <w:rFonts w:ascii="Arial" w:hAnsi="Arial" w:cs="Arial"/>
          <w:color w:val="000000" w:themeColor="text1"/>
          <w:lang w:eastAsia="en-GB"/>
        </w:rPr>
      </w:pPr>
      <w:del w:id="33" w:author="Jean Claude havaux" w:date="2024-02-19T13:19:00Z">
        <w:r w:rsidRPr="009D6ACA" w:rsidDel="001579BB">
          <w:rPr>
            <w:rFonts w:ascii="Arial" w:hAnsi="Arial" w:cs="Arial"/>
            <w:color w:val="000000" w:themeColor="text1"/>
            <w:lang w:eastAsia="en-GB"/>
          </w:rPr>
          <w:delText>Réunion avec La direction et Mr LEspagnard pour discuter des observations de Vivalia et définir les grandes lignes d’une collaboration</w:delText>
        </w:r>
      </w:del>
    </w:p>
    <w:p w14:paraId="09214CDB" w14:textId="40A7AC36" w:rsidR="00B260FB" w:rsidRPr="009D6ACA" w:rsidDel="001579BB" w:rsidRDefault="00B260FB" w:rsidP="00D80B7D">
      <w:pPr>
        <w:rPr>
          <w:del w:id="34" w:author="Jean Claude havaux" w:date="2024-02-19T13:19:00Z"/>
          <w:rFonts w:ascii="Arial" w:hAnsi="Arial" w:cs="Arial"/>
          <w:color w:val="000000" w:themeColor="text1"/>
          <w:lang w:eastAsia="en-GB"/>
        </w:rPr>
      </w:pPr>
    </w:p>
    <w:p w14:paraId="56A6BBAE" w14:textId="6BE8F84A" w:rsidR="00B260FB" w:rsidRPr="00D80B7D" w:rsidDel="001579BB" w:rsidRDefault="00B260FB" w:rsidP="009D6ACA">
      <w:pPr>
        <w:ind w:left="851"/>
        <w:rPr>
          <w:del w:id="35" w:author="Jean Claude havaux" w:date="2024-02-19T13:19:00Z"/>
          <w:rFonts w:ascii="Arial" w:hAnsi="Arial" w:cs="Arial"/>
          <w:b/>
          <w:bCs/>
          <w:color w:val="000000" w:themeColor="text1"/>
          <w:lang w:eastAsia="en-GB"/>
        </w:rPr>
      </w:pPr>
      <w:del w:id="36" w:author="Jean Claude havaux" w:date="2024-02-19T13:19:00Z">
        <w:r w:rsidRPr="00D80B7D" w:rsidDel="001579BB">
          <w:rPr>
            <w:rFonts w:ascii="Arial" w:hAnsi="Arial" w:cs="Arial"/>
            <w:b/>
            <w:bCs/>
            <w:color w:val="000000" w:themeColor="text1"/>
            <w:lang w:eastAsia="en-GB"/>
          </w:rPr>
          <w:delText>22/2/2023</w:delText>
        </w:r>
      </w:del>
    </w:p>
    <w:p w14:paraId="7D9BE31B" w14:textId="4634BCA3" w:rsidR="00B260FB" w:rsidRPr="009D6ACA" w:rsidDel="001579BB" w:rsidRDefault="00B260FB" w:rsidP="009D6ACA">
      <w:pPr>
        <w:ind w:left="851"/>
        <w:rPr>
          <w:del w:id="37" w:author="Jean Claude havaux" w:date="2024-02-19T13:19:00Z"/>
          <w:rFonts w:ascii="Arial" w:hAnsi="Arial" w:cs="Arial"/>
          <w:color w:val="000000" w:themeColor="text1"/>
          <w:lang w:eastAsia="en-GB"/>
        </w:rPr>
      </w:pPr>
      <w:del w:id="38" w:author="Jean Claude havaux" w:date="2024-02-19T13:19:00Z">
        <w:r w:rsidRPr="009D6ACA" w:rsidDel="001579BB">
          <w:rPr>
            <w:rFonts w:ascii="Arial" w:hAnsi="Arial" w:cs="Arial"/>
            <w:color w:val="000000" w:themeColor="text1"/>
            <w:lang w:eastAsia="en-GB"/>
          </w:rPr>
          <w:delText>Letter of Intent entre Vivalia et Dim3.</w:delText>
        </w:r>
      </w:del>
    </w:p>
    <w:p w14:paraId="428AE306" w14:textId="70359513" w:rsidR="00B260FB" w:rsidRPr="009D6ACA" w:rsidDel="001579BB" w:rsidRDefault="00B260FB" w:rsidP="009D6ACA">
      <w:pPr>
        <w:ind w:left="851"/>
        <w:rPr>
          <w:del w:id="39" w:author="Jean Claude havaux" w:date="2024-02-19T13:19:00Z"/>
          <w:rFonts w:ascii="Arial" w:hAnsi="Arial" w:cs="Arial"/>
          <w:color w:val="000000" w:themeColor="text1"/>
          <w:lang w:eastAsia="en-GB"/>
        </w:rPr>
      </w:pPr>
    </w:p>
    <w:p w14:paraId="3AC19D28" w14:textId="1C5583FE" w:rsidR="00AD7554" w:rsidRPr="00D80B7D" w:rsidDel="001579BB" w:rsidRDefault="00AD7554" w:rsidP="009D6ACA">
      <w:pPr>
        <w:ind w:left="851"/>
        <w:rPr>
          <w:del w:id="40" w:author="Jean Claude havaux" w:date="2024-02-19T13:19:00Z"/>
          <w:rFonts w:ascii="Arial" w:hAnsi="Arial" w:cs="Arial"/>
          <w:b/>
          <w:bCs/>
          <w:color w:val="000000" w:themeColor="text1"/>
          <w:lang w:eastAsia="en-GB"/>
        </w:rPr>
      </w:pPr>
      <w:del w:id="41" w:author="Jean Claude havaux" w:date="2024-02-19T13:19:00Z">
        <w:r w:rsidRPr="00D80B7D" w:rsidDel="001579BB">
          <w:rPr>
            <w:rFonts w:ascii="Arial" w:hAnsi="Arial" w:cs="Arial"/>
            <w:b/>
            <w:bCs/>
            <w:color w:val="000000" w:themeColor="text1"/>
            <w:lang w:eastAsia="en-GB"/>
          </w:rPr>
          <w:delText>5/4/2023</w:delText>
        </w:r>
      </w:del>
    </w:p>
    <w:p w14:paraId="3D3B697D" w14:textId="24391FFC" w:rsidR="00AD7554" w:rsidRPr="009D6ACA" w:rsidDel="001579BB" w:rsidRDefault="00AD7554" w:rsidP="009D6ACA">
      <w:pPr>
        <w:ind w:left="851"/>
        <w:rPr>
          <w:del w:id="42" w:author="Jean Claude havaux" w:date="2024-02-19T13:19:00Z"/>
          <w:rFonts w:ascii="Arial" w:hAnsi="Arial" w:cs="Arial"/>
          <w:color w:val="000000" w:themeColor="text1"/>
          <w:lang w:eastAsia="en-GB"/>
        </w:rPr>
      </w:pPr>
      <w:del w:id="43" w:author="Jean Claude havaux" w:date="2024-02-19T13:19:00Z">
        <w:r w:rsidRPr="009D6ACA" w:rsidDel="001579BB">
          <w:rPr>
            <w:rFonts w:ascii="Arial" w:hAnsi="Arial" w:cs="Arial"/>
            <w:color w:val="000000" w:themeColor="text1"/>
            <w:lang w:eastAsia="en-GB"/>
          </w:rPr>
          <w:delText>Réunion chez Wallonie Santé de présentation du projet Vivalia/Dim3 en présence de ING. Accord de principe acquit</w:delText>
        </w:r>
        <w:r w:rsidRPr="009D6ACA" w:rsidDel="001579BB">
          <w:rPr>
            <w:rFonts w:ascii="Arial" w:hAnsi="Arial" w:cs="Arial"/>
            <w:color w:val="000000" w:themeColor="text1"/>
            <w:lang w:eastAsia="en-GB"/>
          </w:rPr>
          <w:tab/>
        </w:r>
      </w:del>
    </w:p>
    <w:p w14:paraId="3A012CC3" w14:textId="38A0E027" w:rsidR="00AD7554" w:rsidRPr="009D6ACA" w:rsidDel="001579BB" w:rsidRDefault="00AD7554" w:rsidP="009D6ACA">
      <w:pPr>
        <w:ind w:left="851"/>
        <w:rPr>
          <w:del w:id="44" w:author="Jean Claude havaux" w:date="2024-02-19T13:19:00Z"/>
          <w:rFonts w:ascii="Arial" w:hAnsi="Arial" w:cs="Arial"/>
          <w:color w:val="000000" w:themeColor="text1"/>
          <w:lang w:eastAsia="en-GB"/>
        </w:rPr>
      </w:pPr>
      <w:del w:id="45" w:author="Jean Claude havaux" w:date="2024-02-19T13:19:00Z">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del>
    </w:p>
    <w:p w14:paraId="7DB2E3B9" w14:textId="4A4A2E8B" w:rsidR="00AD7554" w:rsidRPr="00D80B7D" w:rsidDel="001579BB" w:rsidRDefault="00AD7554" w:rsidP="009D6ACA">
      <w:pPr>
        <w:ind w:left="851"/>
        <w:rPr>
          <w:del w:id="46" w:author="Jean Claude havaux" w:date="2024-02-19T13:19:00Z"/>
          <w:rFonts w:ascii="Arial" w:hAnsi="Arial" w:cs="Arial"/>
          <w:b/>
          <w:bCs/>
          <w:color w:val="000000" w:themeColor="text1"/>
          <w:lang w:eastAsia="en-GB"/>
        </w:rPr>
      </w:pPr>
      <w:del w:id="47" w:author="Jean Claude havaux" w:date="2024-02-19T13:19:00Z">
        <w:r w:rsidRPr="00D80B7D" w:rsidDel="001579BB">
          <w:rPr>
            <w:rFonts w:ascii="Arial" w:hAnsi="Arial" w:cs="Arial"/>
            <w:b/>
            <w:bCs/>
            <w:color w:val="000000" w:themeColor="text1"/>
            <w:lang w:eastAsia="en-GB"/>
          </w:rPr>
          <w:delText>2</w:delText>
        </w:r>
      </w:del>
      <w:ins w:id="48" w:author="Thierry Keutgen" w:date="2024-02-19T11:56:00Z">
        <w:del w:id="49" w:author="Jean Claude havaux" w:date="2024-02-19T13:19:00Z">
          <w:r w:rsidR="002E7830" w:rsidDel="001579BB">
            <w:rPr>
              <w:rFonts w:ascii="Arial" w:hAnsi="Arial" w:cs="Arial"/>
              <w:b/>
              <w:bCs/>
              <w:color w:val="000000" w:themeColor="text1"/>
              <w:lang w:val="fr-FR" w:eastAsia="en-GB"/>
            </w:rPr>
            <w:delText>6</w:delText>
          </w:r>
        </w:del>
      </w:ins>
      <w:del w:id="50" w:author="Jean Claude havaux" w:date="2024-02-19T13:19:00Z">
        <w:r w:rsidRPr="00D80B7D" w:rsidDel="001579BB">
          <w:rPr>
            <w:rFonts w:ascii="Arial" w:hAnsi="Arial" w:cs="Arial"/>
            <w:b/>
            <w:bCs/>
            <w:color w:val="000000" w:themeColor="text1"/>
            <w:lang w:eastAsia="en-GB"/>
          </w:rPr>
          <w:delText>/5/2023</w:delText>
        </w:r>
      </w:del>
    </w:p>
    <w:p w14:paraId="6520A24F" w14:textId="3615847C" w:rsidR="00B77447" w:rsidRPr="00B77447" w:rsidDel="001579BB" w:rsidRDefault="00AD7554" w:rsidP="009D6ACA">
      <w:pPr>
        <w:ind w:left="851"/>
        <w:rPr>
          <w:del w:id="51" w:author="Jean Claude havaux" w:date="2024-02-19T13:19:00Z"/>
          <w:rFonts w:ascii="Arial" w:hAnsi="Arial" w:cs="Arial"/>
          <w:color w:val="000000" w:themeColor="text1"/>
          <w:lang w:val="fr-FR" w:eastAsia="en-GB"/>
          <w:rPrChange w:id="52" w:author="Jean Claude havaux" w:date="2024-02-19T13:00:00Z">
            <w:rPr>
              <w:del w:id="53" w:author="Jean Claude havaux" w:date="2024-02-19T13:19:00Z"/>
              <w:rFonts w:ascii="Arial" w:hAnsi="Arial" w:cs="Arial"/>
              <w:color w:val="000000" w:themeColor="text1"/>
              <w:lang w:eastAsia="en-GB"/>
            </w:rPr>
          </w:rPrChange>
        </w:rPr>
      </w:pPr>
      <w:del w:id="54" w:author="Jean Claude havaux" w:date="2024-02-19T13:19:00Z">
        <w:r w:rsidRPr="009D6ACA" w:rsidDel="001579BB">
          <w:rPr>
            <w:rFonts w:ascii="Arial" w:hAnsi="Arial" w:cs="Arial"/>
            <w:color w:val="000000" w:themeColor="text1"/>
            <w:lang w:eastAsia="en-GB"/>
          </w:rPr>
          <w:delText>Réunion d’alignement avec les participants Vivalia Dim3</w:delText>
        </w:r>
      </w:del>
    </w:p>
    <w:p w14:paraId="39B7293C" w14:textId="7288491C" w:rsidR="00AD7554" w:rsidRPr="009D6ACA" w:rsidDel="001579BB" w:rsidRDefault="00AD7554" w:rsidP="009D6ACA">
      <w:pPr>
        <w:ind w:left="851"/>
        <w:rPr>
          <w:del w:id="55" w:author="Jean Claude havaux" w:date="2024-02-19T13:19:00Z"/>
          <w:rFonts w:ascii="Arial" w:hAnsi="Arial" w:cs="Arial"/>
          <w:color w:val="000000" w:themeColor="text1"/>
          <w:lang w:eastAsia="en-GB"/>
        </w:rPr>
      </w:pPr>
    </w:p>
    <w:p w14:paraId="52181F1E" w14:textId="0C67971B" w:rsidR="00AD7554" w:rsidRPr="00D80B7D" w:rsidDel="001579BB" w:rsidRDefault="00B77447" w:rsidP="009D6ACA">
      <w:pPr>
        <w:ind w:left="851"/>
        <w:rPr>
          <w:del w:id="56" w:author="Jean Claude havaux" w:date="2024-02-19T13:19:00Z"/>
          <w:rFonts w:ascii="Arial" w:hAnsi="Arial" w:cs="Arial"/>
          <w:b/>
          <w:bCs/>
          <w:color w:val="000000" w:themeColor="text1"/>
          <w:lang w:eastAsia="en-GB"/>
        </w:rPr>
      </w:pPr>
      <w:del w:id="57" w:author="Jean Claude havaux" w:date="2024-02-19T13:19:00Z">
        <w:r w:rsidDel="001579BB">
          <w:rPr>
            <w:rFonts w:ascii="Arial" w:hAnsi="Arial" w:cs="Arial"/>
            <w:b/>
            <w:bCs/>
            <w:color w:val="000000" w:themeColor="text1"/>
            <w:lang w:val="fr-FR" w:eastAsia="en-GB"/>
          </w:rPr>
          <w:delText xml:space="preserve">17 </w:delText>
        </w:r>
        <w:commentRangeStart w:id="58"/>
        <w:r w:rsidRPr="00D80B7D" w:rsidDel="001579BB">
          <w:rPr>
            <w:rFonts w:ascii="Arial" w:hAnsi="Arial" w:cs="Arial"/>
            <w:b/>
            <w:bCs/>
            <w:color w:val="000000" w:themeColor="text1"/>
            <w:lang w:eastAsia="en-GB"/>
          </w:rPr>
          <w:delText>janvier</w:delText>
        </w:r>
        <w:r w:rsidR="00AD7554" w:rsidRPr="00D80B7D" w:rsidDel="001579BB">
          <w:rPr>
            <w:rFonts w:ascii="Arial" w:hAnsi="Arial" w:cs="Arial"/>
            <w:b/>
            <w:bCs/>
            <w:color w:val="000000" w:themeColor="text1"/>
            <w:lang w:eastAsia="en-GB"/>
          </w:rPr>
          <w:delText xml:space="preserve"> 2024</w:delText>
        </w:r>
        <w:commentRangeEnd w:id="58"/>
        <w:r w:rsidR="002E7830" w:rsidDel="001579BB">
          <w:rPr>
            <w:rStyle w:val="CommentReference"/>
          </w:rPr>
          <w:commentReference w:id="58"/>
        </w:r>
      </w:del>
    </w:p>
    <w:p w14:paraId="5DD2AEA9" w14:textId="4F01210D" w:rsidR="00B260FB" w:rsidRPr="00B77447" w:rsidDel="001579BB" w:rsidRDefault="00B260FB" w:rsidP="009D6ACA">
      <w:pPr>
        <w:ind w:left="851"/>
        <w:rPr>
          <w:del w:id="59" w:author="Jean Claude havaux" w:date="2024-02-19T13:19:00Z"/>
          <w:rFonts w:ascii="Arial" w:hAnsi="Arial" w:cs="Arial"/>
          <w:color w:val="000000" w:themeColor="text1"/>
          <w:lang w:val="fr-FR" w:eastAsia="en-GB"/>
        </w:rPr>
      </w:pPr>
      <w:del w:id="60" w:author="Jean Claude havaux" w:date="2024-02-19T13:19:00Z">
        <w:r w:rsidRPr="009D6ACA" w:rsidDel="001579BB">
          <w:rPr>
            <w:rFonts w:ascii="Arial" w:hAnsi="Arial" w:cs="Arial"/>
            <w:color w:val="000000" w:themeColor="text1"/>
            <w:lang w:eastAsia="en-GB"/>
          </w:rPr>
          <w:delText>Perte d’alignement</w:delText>
        </w:r>
      </w:del>
    </w:p>
    <w:p w14:paraId="2C25886F" w14:textId="795DCD01" w:rsidR="00AD7554" w:rsidRPr="009D6ACA" w:rsidDel="001579BB" w:rsidRDefault="00AD7554" w:rsidP="009D6ACA">
      <w:pPr>
        <w:ind w:left="851"/>
        <w:rPr>
          <w:del w:id="61" w:author="Jean Claude havaux" w:date="2024-02-19T13:19:00Z"/>
          <w:rFonts w:ascii="Arial" w:hAnsi="Arial" w:cs="Arial"/>
          <w:color w:val="000000" w:themeColor="text1"/>
          <w:lang w:eastAsia="en-GB"/>
        </w:rPr>
      </w:pPr>
    </w:p>
    <w:p w14:paraId="65EDC1EB" w14:textId="1E8EA50A" w:rsidR="00536FD2" w:rsidRPr="009D6ACA" w:rsidRDefault="00536FD2" w:rsidP="009D6ACA">
      <w:pPr>
        <w:ind w:left="851"/>
        <w:rPr>
          <w:rFonts w:ascii="Arial" w:hAnsi="Arial" w:cs="Arial"/>
          <w:color w:val="000000" w:themeColor="text1"/>
          <w:lang w:eastAsia="en-GB"/>
        </w:rPr>
      </w:pPr>
      <w:del w:id="62" w:author="Jean Claude havaux" w:date="2024-02-19T13:19:00Z">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r w:rsidRPr="009D6ACA" w:rsidDel="001579BB">
          <w:rPr>
            <w:rFonts w:ascii="Arial" w:hAnsi="Arial" w:cs="Arial"/>
            <w:color w:val="000000" w:themeColor="text1"/>
            <w:lang w:eastAsia="en-GB"/>
          </w:rPr>
          <w:tab/>
        </w:r>
      </w:del>
      <w:r w:rsidRPr="009D6ACA">
        <w:rPr>
          <w:rFonts w:ascii="Arial" w:hAnsi="Arial" w:cs="Arial"/>
          <w:color w:val="000000" w:themeColor="text1"/>
          <w:lang w:eastAsia="en-GB"/>
        </w:rPr>
        <w:tab/>
      </w:r>
    </w:p>
    <w:p w14:paraId="3EA3724C" w14:textId="77777777" w:rsidR="00536FD2" w:rsidRPr="009D6ACA" w:rsidRDefault="00536FD2" w:rsidP="009D6ACA">
      <w:pPr>
        <w:ind w:left="851"/>
        <w:rPr>
          <w:rFonts w:ascii="Arial" w:hAnsi="Arial" w:cs="Arial"/>
          <w:color w:val="000000" w:themeColor="text1"/>
          <w:lang w:eastAsia="en-GB"/>
        </w:rPr>
      </w:pPr>
    </w:p>
    <w:p w14:paraId="437EE79C" w14:textId="77777777" w:rsidR="00536FD2" w:rsidRPr="009D6ACA" w:rsidRDefault="00536FD2" w:rsidP="009D6ACA">
      <w:pPr>
        <w:ind w:left="851"/>
        <w:rPr>
          <w:rFonts w:ascii="Arial" w:hAnsi="Arial" w:cs="Arial"/>
          <w:color w:val="000000" w:themeColor="text1"/>
          <w:lang w:eastAsia="en-GB"/>
        </w:rPr>
      </w:pPr>
    </w:p>
    <w:p w14:paraId="3D22D03B" w14:textId="77777777" w:rsidR="00B260FB" w:rsidRPr="009D6ACA" w:rsidRDefault="00B260FB" w:rsidP="001579BB">
      <w:pPr>
        <w:rPr>
          <w:rFonts w:ascii="Arial" w:hAnsi="Arial" w:cs="Arial"/>
          <w:color w:val="000000" w:themeColor="text1"/>
          <w:lang w:eastAsia="en-GB"/>
        </w:rPr>
        <w:pPrChange w:id="63" w:author="Jean Claude havaux" w:date="2024-02-19T13:20:00Z">
          <w:pPr>
            <w:ind w:left="851"/>
          </w:pPr>
        </w:pPrChange>
      </w:pPr>
      <w:del w:id="64" w:author="Jean Claude havaux" w:date="2024-02-19T13:20:00Z">
        <w:r w:rsidRPr="009D6ACA" w:rsidDel="001579BB">
          <w:rPr>
            <w:rFonts w:ascii="Arial" w:hAnsi="Arial" w:cs="Arial"/>
            <w:color w:val="000000" w:themeColor="text1"/>
            <w:lang w:eastAsia="en-GB"/>
          </w:rPr>
          <w:lastRenderedPageBreak/>
          <w:br w:type="page"/>
        </w:r>
      </w:del>
    </w:p>
    <w:p w14:paraId="001B9523" w14:textId="33D0E96C" w:rsidR="00440F42" w:rsidRPr="00D80B7D" w:rsidRDefault="00440F42" w:rsidP="00D80B7D">
      <w:pPr>
        <w:pStyle w:val="ListParagraph"/>
        <w:numPr>
          <w:ilvl w:val="0"/>
          <w:numId w:val="14"/>
        </w:numPr>
        <w:jc w:val="center"/>
        <w:rPr>
          <w:rFonts w:ascii="Arial" w:hAnsi="Arial" w:cs="Arial"/>
          <w:b/>
          <w:bCs/>
          <w:color w:val="000000" w:themeColor="text1"/>
          <w:sz w:val="36"/>
          <w:szCs w:val="36"/>
        </w:rPr>
      </w:pPr>
      <w:r w:rsidRPr="00D80B7D">
        <w:rPr>
          <w:rFonts w:ascii="Arial" w:hAnsi="Arial" w:cs="Arial"/>
          <w:b/>
          <w:bCs/>
          <w:color w:val="000000" w:themeColor="text1"/>
          <w:sz w:val="36"/>
          <w:szCs w:val="36"/>
        </w:rPr>
        <w:t>Projet Co Creation Vivalia/ Dim3</w:t>
      </w:r>
    </w:p>
    <w:p w14:paraId="35949E6A" w14:textId="77777777" w:rsidR="00440F42" w:rsidRPr="009D6ACA" w:rsidRDefault="00440F42" w:rsidP="009D6ACA">
      <w:pPr>
        <w:ind w:left="851"/>
        <w:rPr>
          <w:rFonts w:ascii="Arial" w:hAnsi="Arial" w:cs="Arial"/>
          <w:color w:val="000000" w:themeColor="text1"/>
          <w:lang w:eastAsia="en-GB"/>
        </w:rPr>
      </w:pPr>
    </w:p>
    <w:p w14:paraId="3AE5D5DF" w14:textId="62746838" w:rsidR="00B260FB" w:rsidRPr="00D80B7D" w:rsidRDefault="00B260FB"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Description du projet ayant amené la rédaction d’une demande de soutien financier à Wallonie Santé.</w:t>
      </w:r>
    </w:p>
    <w:p w14:paraId="1523FE7F" w14:textId="77777777" w:rsidR="00B260FB" w:rsidRPr="00D80B7D" w:rsidRDefault="00B260FB" w:rsidP="009D6ACA">
      <w:pPr>
        <w:ind w:left="851"/>
        <w:rPr>
          <w:rFonts w:ascii="Arial" w:hAnsi="Arial" w:cs="Arial"/>
          <w:b/>
          <w:bCs/>
          <w:color w:val="000000" w:themeColor="text1"/>
          <w:lang w:eastAsia="en-GB"/>
        </w:rPr>
      </w:pPr>
    </w:p>
    <w:p w14:paraId="75847D3C" w14:textId="42907503"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En partenariat avec différents acteurs du secteur Dim3 </w:t>
      </w:r>
      <w:r w:rsidR="00DF2584" w:rsidRPr="009D6ACA">
        <w:rPr>
          <w:rFonts w:ascii="Arial" w:hAnsi="Arial" w:cs="Arial"/>
          <w:color w:val="000000" w:themeColor="text1"/>
          <w:lang w:eastAsia="en-GB"/>
        </w:rPr>
        <w:t>a</w:t>
      </w:r>
      <w:r w:rsidRPr="009D6ACA">
        <w:rPr>
          <w:rFonts w:ascii="Arial" w:hAnsi="Arial" w:cs="Arial"/>
          <w:color w:val="000000" w:themeColor="text1"/>
          <w:lang w:eastAsia="en-GB"/>
        </w:rPr>
        <w:t xml:space="preserve"> </w:t>
      </w:r>
      <w:r w:rsidR="00DF2584" w:rsidRPr="009D6ACA">
        <w:rPr>
          <w:rFonts w:ascii="Arial" w:hAnsi="Arial" w:cs="Arial"/>
          <w:color w:val="000000" w:themeColor="text1"/>
          <w:lang w:eastAsia="en-GB"/>
        </w:rPr>
        <w:t>développé</w:t>
      </w:r>
      <w:r w:rsidRPr="009D6ACA">
        <w:rPr>
          <w:rFonts w:ascii="Arial" w:hAnsi="Arial" w:cs="Arial"/>
          <w:color w:val="000000" w:themeColor="text1"/>
          <w:lang w:eastAsia="en-GB"/>
        </w:rPr>
        <w:t xml:space="preserve"> le concept de co-création </w:t>
      </w:r>
      <w:r w:rsidR="00475A56" w:rsidRPr="009D6ACA">
        <w:rPr>
          <w:rFonts w:ascii="Arial" w:hAnsi="Arial" w:cs="Arial"/>
          <w:color w:val="000000" w:themeColor="text1"/>
          <w:lang w:eastAsia="en-GB"/>
        </w:rPr>
        <w:t>.</w:t>
      </w:r>
    </w:p>
    <w:p w14:paraId="0B2D5DDC" w14:textId="77777777" w:rsidR="00440F42" w:rsidRPr="009D6ACA" w:rsidRDefault="00440F42" w:rsidP="009D6ACA">
      <w:pPr>
        <w:ind w:left="851"/>
        <w:rPr>
          <w:rFonts w:ascii="Arial" w:hAnsi="Arial" w:cs="Arial"/>
          <w:color w:val="000000" w:themeColor="text1"/>
          <w:lang w:eastAsia="en-GB"/>
        </w:rPr>
      </w:pPr>
    </w:p>
    <w:p w14:paraId="34C9E29E" w14:textId="2EC7E14F"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La Co-Création est destiné</w:t>
      </w:r>
      <w:r w:rsidR="00E726F3" w:rsidRPr="009D6ACA">
        <w:rPr>
          <w:rFonts w:ascii="Arial" w:hAnsi="Arial" w:cs="Arial"/>
          <w:color w:val="000000" w:themeColor="text1"/>
          <w:lang w:eastAsia="en-GB"/>
        </w:rPr>
        <w:t>e</w:t>
      </w:r>
      <w:r w:rsidRPr="009D6ACA">
        <w:rPr>
          <w:rFonts w:ascii="Arial" w:hAnsi="Arial" w:cs="Arial"/>
          <w:color w:val="000000" w:themeColor="text1"/>
          <w:lang w:eastAsia="en-GB"/>
        </w:rPr>
        <w:t xml:space="preserve"> à accélérer les validations des </w:t>
      </w:r>
      <w:r w:rsidR="00E726F3" w:rsidRPr="009D6ACA">
        <w:rPr>
          <w:rFonts w:ascii="Arial" w:hAnsi="Arial" w:cs="Arial"/>
          <w:color w:val="000000" w:themeColor="text1"/>
          <w:lang w:eastAsia="en-GB"/>
        </w:rPr>
        <w:t xml:space="preserve">sociétés innovantes en </w:t>
      </w:r>
      <w:r w:rsidRPr="009D6ACA">
        <w:rPr>
          <w:rFonts w:ascii="Arial" w:hAnsi="Arial" w:cs="Arial"/>
          <w:color w:val="000000" w:themeColor="text1"/>
          <w:lang w:eastAsia="en-GB"/>
        </w:rPr>
        <w:t>M</w:t>
      </w:r>
      <w:r w:rsidR="00E726F3" w:rsidRPr="009D6ACA">
        <w:rPr>
          <w:rFonts w:ascii="Arial" w:hAnsi="Arial" w:cs="Arial"/>
          <w:color w:val="000000" w:themeColor="text1"/>
          <w:lang w:eastAsia="en-GB"/>
        </w:rPr>
        <w:t>e</w:t>
      </w:r>
      <w:r w:rsidRPr="009D6ACA">
        <w:rPr>
          <w:rFonts w:ascii="Arial" w:hAnsi="Arial" w:cs="Arial"/>
          <w:color w:val="000000" w:themeColor="text1"/>
          <w:lang w:eastAsia="en-GB"/>
        </w:rPr>
        <w:t>d</w:t>
      </w:r>
      <w:r w:rsidR="00E726F3" w:rsidRPr="009D6ACA">
        <w:rPr>
          <w:rFonts w:ascii="Arial" w:hAnsi="Arial" w:cs="Arial"/>
          <w:color w:val="000000" w:themeColor="text1"/>
          <w:lang w:eastAsia="en-GB"/>
        </w:rPr>
        <w:t>T</w:t>
      </w:r>
      <w:r w:rsidRPr="009D6ACA">
        <w:rPr>
          <w:rFonts w:ascii="Arial" w:hAnsi="Arial" w:cs="Arial"/>
          <w:color w:val="000000" w:themeColor="text1"/>
          <w:lang w:eastAsia="en-GB"/>
        </w:rPr>
        <w:t xml:space="preserve">ech qui tout en ayant des produits finalisés </w:t>
      </w:r>
      <w:r w:rsidR="00475A56" w:rsidRPr="009D6ACA">
        <w:rPr>
          <w:rFonts w:ascii="Arial" w:hAnsi="Arial" w:cs="Arial"/>
          <w:color w:val="000000" w:themeColor="text1"/>
          <w:lang w:eastAsia="en-GB"/>
        </w:rPr>
        <w:t>se heurte</w:t>
      </w:r>
      <w:r w:rsidR="00E726F3" w:rsidRPr="009D6ACA">
        <w:rPr>
          <w:rFonts w:ascii="Arial" w:hAnsi="Arial" w:cs="Arial"/>
          <w:color w:val="000000" w:themeColor="text1"/>
          <w:lang w:eastAsia="en-GB"/>
        </w:rPr>
        <w:t>nt</w:t>
      </w:r>
      <w:r w:rsidR="00475A56" w:rsidRPr="009D6ACA">
        <w:rPr>
          <w:rFonts w:ascii="Arial" w:hAnsi="Arial" w:cs="Arial"/>
          <w:color w:val="000000" w:themeColor="text1"/>
          <w:lang w:eastAsia="en-GB"/>
        </w:rPr>
        <w:t xml:space="preserve"> à la faisabilité d’une validation</w:t>
      </w:r>
      <w:r w:rsidR="00DF2584" w:rsidRPr="009D6ACA">
        <w:rPr>
          <w:rFonts w:ascii="Arial" w:hAnsi="Arial" w:cs="Arial"/>
          <w:color w:val="000000" w:themeColor="text1"/>
          <w:lang w:eastAsia="en-GB"/>
        </w:rPr>
        <w:t xml:space="preserve"> client</w:t>
      </w:r>
      <w:r w:rsidR="00475A56" w:rsidRPr="009D6ACA">
        <w:rPr>
          <w:rFonts w:ascii="Arial" w:hAnsi="Arial" w:cs="Arial"/>
          <w:color w:val="000000" w:themeColor="text1"/>
          <w:lang w:eastAsia="en-GB"/>
        </w:rPr>
        <w:t>.</w:t>
      </w:r>
      <w:r w:rsidRPr="009D6ACA">
        <w:rPr>
          <w:rFonts w:ascii="Arial" w:hAnsi="Arial" w:cs="Arial"/>
          <w:color w:val="000000" w:themeColor="text1"/>
          <w:lang w:eastAsia="en-GB"/>
        </w:rPr>
        <w:t xml:space="preserve"> Hélas, les hôpitaux ne disposent pas des ressources financières et humaines pour participer à la validation</w:t>
      </w:r>
      <w:r w:rsidR="00DF2584" w:rsidRPr="009D6ACA">
        <w:rPr>
          <w:rFonts w:ascii="Arial" w:hAnsi="Arial" w:cs="Arial"/>
          <w:color w:val="000000" w:themeColor="text1"/>
          <w:lang w:eastAsia="en-GB"/>
        </w:rPr>
        <w:t xml:space="preserve"> client</w:t>
      </w:r>
      <w:r w:rsidRPr="009D6ACA">
        <w:rPr>
          <w:rFonts w:ascii="Arial" w:hAnsi="Arial" w:cs="Arial"/>
          <w:color w:val="000000" w:themeColor="text1"/>
          <w:lang w:eastAsia="en-GB"/>
        </w:rPr>
        <w:t>.</w:t>
      </w:r>
    </w:p>
    <w:p w14:paraId="7CFE52A5" w14:textId="77777777" w:rsidR="00440F42" w:rsidRPr="009D6ACA" w:rsidRDefault="00440F42" w:rsidP="009D6ACA">
      <w:pPr>
        <w:ind w:left="851"/>
        <w:rPr>
          <w:rFonts w:ascii="Arial" w:hAnsi="Arial" w:cs="Arial"/>
          <w:color w:val="000000" w:themeColor="text1"/>
          <w:lang w:eastAsia="en-GB"/>
        </w:rPr>
      </w:pPr>
    </w:p>
    <w:p w14:paraId="3F22BD2E" w14:textId="4352578A"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Ceci handicape fortement le secteur MedTech qui se voit ainsi freiné dans la commercialisation de ses solutions.</w:t>
      </w:r>
    </w:p>
    <w:p w14:paraId="48F5273E" w14:textId="7FEF54C1" w:rsidR="00440F42" w:rsidRPr="009D6ACA" w:rsidRDefault="00440F42" w:rsidP="009D6ACA">
      <w:pPr>
        <w:ind w:left="851"/>
        <w:rPr>
          <w:rFonts w:ascii="Arial" w:hAnsi="Arial" w:cs="Arial"/>
          <w:color w:val="000000" w:themeColor="text1"/>
          <w:lang w:eastAsia="en-GB"/>
        </w:rPr>
      </w:pPr>
    </w:p>
    <w:p w14:paraId="1B936B26" w14:textId="12ADA5AF"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La solution de co-création que nous proposons </w:t>
      </w:r>
      <w:r w:rsidR="00475A56" w:rsidRPr="009D6ACA">
        <w:rPr>
          <w:rFonts w:ascii="Arial" w:hAnsi="Arial" w:cs="Arial"/>
          <w:color w:val="000000" w:themeColor="text1"/>
          <w:lang w:eastAsia="en-GB"/>
        </w:rPr>
        <w:t xml:space="preserve">serait une première en </w:t>
      </w:r>
      <w:r w:rsidR="00DF2584" w:rsidRPr="009D6ACA">
        <w:rPr>
          <w:rFonts w:ascii="Arial" w:hAnsi="Arial" w:cs="Arial"/>
          <w:color w:val="000000" w:themeColor="text1"/>
          <w:lang w:eastAsia="en-GB"/>
        </w:rPr>
        <w:t>Belgique,</w:t>
      </w:r>
      <w:r w:rsidR="00E726F3" w:rsidRPr="009D6ACA">
        <w:rPr>
          <w:rFonts w:ascii="Arial" w:hAnsi="Arial" w:cs="Arial"/>
          <w:color w:val="000000" w:themeColor="text1"/>
          <w:lang w:eastAsia="en-GB"/>
        </w:rPr>
        <w:t xml:space="preserve"> </w:t>
      </w:r>
      <w:r w:rsidR="00475A56" w:rsidRPr="009D6ACA">
        <w:rPr>
          <w:rFonts w:ascii="Arial" w:hAnsi="Arial" w:cs="Arial"/>
          <w:color w:val="000000" w:themeColor="text1"/>
          <w:lang w:eastAsia="en-GB"/>
        </w:rPr>
        <w:t>voire en Europe</w:t>
      </w:r>
      <w:r w:rsidR="00E726F3" w:rsidRPr="009D6ACA">
        <w:rPr>
          <w:rFonts w:ascii="Arial" w:hAnsi="Arial" w:cs="Arial"/>
          <w:color w:val="000000" w:themeColor="text1"/>
          <w:lang w:eastAsia="en-GB"/>
        </w:rPr>
        <w:t xml:space="preserve">, </w:t>
      </w:r>
      <w:r w:rsidR="00475A56" w:rsidRPr="009D6ACA">
        <w:rPr>
          <w:rFonts w:ascii="Arial" w:hAnsi="Arial" w:cs="Arial"/>
          <w:color w:val="000000" w:themeColor="text1"/>
          <w:lang w:eastAsia="en-GB"/>
        </w:rPr>
        <w:t xml:space="preserve"> et nous proposons de le démontrer par un partenariat Vivalia/Dim3.</w:t>
      </w:r>
    </w:p>
    <w:p w14:paraId="0EB74CC8" w14:textId="77777777" w:rsidR="00E726F3" w:rsidRPr="009D6ACA" w:rsidRDefault="00E726F3" w:rsidP="009D6ACA">
      <w:pPr>
        <w:ind w:left="851"/>
        <w:rPr>
          <w:rFonts w:ascii="Arial" w:hAnsi="Arial" w:cs="Arial"/>
          <w:color w:val="000000" w:themeColor="text1"/>
          <w:lang w:eastAsia="en-GB"/>
        </w:rPr>
      </w:pPr>
    </w:p>
    <w:p w14:paraId="6CB6C15C" w14:textId="184E4B9C" w:rsidR="00440F42" w:rsidRPr="00D80B7D" w:rsidRDefault="00475A56"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PRINCIPE DU PROJET :</w:t>
      </w:r>
    </w:p>
    <w:p w14:paraId="077FC0BF" w14:textId="77777777" w:rsidR="00475A56" w:rsidRPr="009D6ACA" w:rsidRDefault="00475A56" w:rsidP="009D6ACA">
      <w:pPr>
        <w:ind w:left="851"/>
        <w:rPr>
          <w:rFonts w:ascii="Arial" w:hAnsi="Arial" w:cs="Arial"/>
          <w:color w:val="000000" w:themeColor="text1"/>
          <w:lang w:eastAsia="en-GB"/>
        </w:rPr>
      </w:pPr>
    </w:p>
    <w:p w14:paraId="5E83A95B" w14:textId="0B198753"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Vivalia et DIM3 s’associent dans un contrat de partenariat afin d’utiliser en routine les produits DIM3</w:t>
      </w:r>
      <w:r w:rsidR="00E726F3" w:rsidRPr="009D6ACA">
        <w:rPr>
          <w:rFonts w:ascii="Arial" w:hAnsi="Arial" w:cs="Arial"/>
          <w:color w:val="000000" w:themeColor="text1"/>
          <w:lang w:eastAsia="en-GB"/>
        </w:rPr>
        <w:t xml:space="preserve"> </w:t>
      </w:r>
      <w:r w:rsidR="00DF2584" w:rsidRPr="009D6ACA">
        <w:rPr>
          <w:rFonts w:ascii="Arial" w:hAnsi="Arial" w:cs="Arial"/>
          <w:color w:val="000000" w:themeColor="text1"/>
          <w:lang w:eastAsia="en-GB"/>
        </w:rPr>
        <w:t>déjà existants, marqué CE et répondant aux normes de cybersécurité. L’objectif est de documenter</w:t>
      </w:r>
      <w:r w:rsidR="00E726F3" w:rsidRPr="009D6ACA">
        <w:rPr>
          <w:rFonts w:ascii="Arial" w:hAnsi="Arial" w:cs="Arial"/>
          <w:color w:val="000000" w:themeColor="text1"/>
          <w:lang w:eastAsia="en-GB"/>
        </w:rPr>
        <w:t xml:space="preserve"> les bénéficies globaux pour Vivalia</w:t>
      </w:r>
      <w:r w:rsidRPr="009D6ACA">
        <w:rPr>
          <w:rFonts w:ascii="Arial" w:hAnsi="Arial" w:cs="Arial"/>
          <w:color w:val="000000" w:themeColor="text1"/>
          <w:lang w:eastAsia="en-GB"/>
        </w:rPr>
        <w:t xml:space="preserve">. Le but est </w:t>
      </w:r>
      <w:r w:rsidR="00475A56" w:rsidRPr="009D6ACA">
        <w:rPr>
          <w:rFonts w:ascii="Arial" w:hAnsi="Arial" w:cs="Arial"/>
          <w:color w:val="000000" w:themeColor="text1"/>
          <w:lang w:eastAsia="en-GB"/>
        </w:rPr>
        <w:t>d’analyser</w:t>
      </w:r>
      <w:r w:rsidRPr="009D6ACA">
        <w:rPr>
          <w:rFonts w:ascii="Arial" w:hAnsi="Arial" w:cs="Arial"/>
          <w:color w:val="000000" w:themeColor="text1"/>
          <w:lang w:eastAsia="en-GB"/>
        </w:rPr>
        <w:t xml:space="preserve"> les impacts positifs et les répercuter dans tout le parcours de soins des patients en routine.</w:t>
      </w:r>
    </w:p>
    <w:p w14:paraId="596F72C5" w14:textId="2392C6C9" w:rsidR="00475A56" w:rsidRPr="009D6ACA" w:rsidRDefault="00475A56" w:rsidP="009D6ACA">
      <w:pPr>
        <w:ind w:left="851"/>
        <w:rPr>
          <w:rFonts w:ascii="Arial" w:hAnsi="Arial" w:cs="Arial"/>
          <w:color w:val="000000" w:themeColor="text1"/>
          <w:lang w:eastAsia="en-GB"/>
        </w:rPr>
      </w:pPr>
    </w:p>
    <w:p w14:paraId="6AC24030" w14:textId="4EBC6DF0" w:rsidR="00C82D8A" w:rsidRPr="009D6ACA" w:rsidRDefault="00475A56"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L’objectif de ce projet est de permettre à </w:t>
      </w:r>
      <w:r w:rsidR="00C82D8A" w:rsidRPr="009D6ACA">
        <w:rPr>
          <w:rFonts w:ascii="Arial" w:hAnsi="Arial" w:cs="Arial"/>
          <w:color w:val="000000" w:themeColor="text1"/>
          <w:lang w:eastAsia="en-GB"/>
        </w:rPr>
        <w:t>V</w:t>
      </w:r>
      <w:r w:rsidRPr="009D6ACA">
        <w:rPr>
          <w:rFonts w:ascii="Arial" w:hAnsi="Arial" w:cs="Arial"/>
          <w:color w:val="000000" w:themeColor="text1"/>
          <w:lang w:eastAsia="en-GB"/>
        </w:rPr>
        <w:t xml:space="preserve">ivalia de disposer </w:t>
      </w:r>
      <w:r w:rsidR="00E726F3" w:rsidRPr="009D6ACA">
        <w:rPr>
          <w:rFonts w:ascii="Arial" w:hAnsi="Arial" w:cs="Arial"/>
          <w:color w:val="000000" w:themeColor="text1"/>
          <w:lang w:eastAsia="en-GB"/>
        </w:rPr>
        <w:t>d’un outil</w:t>
      </w:r>
      <w:r w:rsidRPr="009D6ACA">
        <w:rPr>
          <w:rFonts w:ascii="Arial" w:hAnsi="Arial" w:cs="Arial"/>
          <w:color w:val="000000" w:themeColor="text1"/>
          <w:lang w:eastAsia="en-GB"/>
        </w:rPr>
        <w:t xml:space="preserve"> Medtech </w:t>
      </w:r>
      <w:r w:rsidR="00DF2584" w:rsidRPr="009D6ACA">
        <w:rPr>
          <w:rFonts w:ascii="Arial" w:hAnsi="Arial" w:cs="Arial"/>
          <w:color w:val="000000" w:themeColor="text1"/>
          <w:lang w:eastAsia="en-GB"/>
        </w:rPr>
        <w:t xml:space="preserve">existant </w:t>
      </w:r>
      <w:r w:rsidRPr="009D6ACA">
        <w:rPr>
          <w:rFonts w:ascii="Arial" w:hAnsi="Arial" w:cs="Arial"/>
          <w:color w:val="000000" w:themeColor="text1"/>
          <w:lang w:eastAsia="en-GB"/>
        </w:rPr>
        <w:t xml:space="preserve">de nouvelle génération </w:t>
      </w:r>
      <w:r w:rsidR="00C82D8A" w:rsidRPr="009D6ACA">
        <w:rPr>
          <w:rFonts w:ascii="Arial" w:hAnsi="Arial" w:cs="Arial"/>
          <w:color w:val="000000" w:themeColor="text1"/>
          <w:lang w:eastAsia="en-GB"/>
        </w:rPr>
        <w:t>permettant</w:t>
      </w:r>
      <w:r w:rsidRPr="009D6ACA">
        <w:rPr>
          <w:rFonts w:ascii="Arial" w:hAnsi="Arial" w:cs="Arial"/>
          <w:color w:val="000000" w:themeColor="text1"/>
          <w:lang w:eastAsia="en-GB"/>
        </w:rPr>
        <w:t xml:space="preserve"> d’allier </w:t>
      </w:r>
      <w:r w:rsidR="00C82D8A" w:rsidRPr="009D6ACA">
        <w:rPr>
          <w:rFonts w:ascii="Arial" w:hAnsi="Arial" w:cs="Arial"/>
          <w:color w:val="000000" w:themeColor="text1"/>
          <w:lang w:eastAsia="en-GB"/>
        </w:rPr>
        <w:t>économies et gains financiers substantiels tout en augmentant la qualité de vie des patients.</w:t>
      </w:r>
    </w:p>
    <w:p w14:paraId="7DEF54FF" w14:textId="77777777" w:rsidR="00475A56" w:rsidRPr="00440F42" w:rsidRDefault="00475A56" w:rsidP="009D6ACA">
      <w:pPr>
        <w:ind w:left="851"/>
        <w:rPr>
          <w:rFonts w:ascii="Arial" w:hAnsi="Arial" w:cs="Arial"/>
          <w:color w:val="000000" w:themeColor="text1"/>
          <w:lang w:eastAsia="en-GB"/>
        </w:rPr>
      </w:pPr>
    </w:p>
    <w:p w14:paraId="50E0D0FB" w14:textId="39255EFC" w:rsidR="00475A56" w:rsidRPr="009D6ACA" w:rsidRDefault="00475A56"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est de permettre à Dim3 de valider internationalement sa plateforme pour accélérer les temps de commercialisation.</w:t>
      </w:r>
    </w:p>
    <w:p w14:paraId="134A0F5B" w14:textId="77777777" w:rsidR="00DF2584" w:rsidRPr="009D6ACA" w:rsidRDefault="00DF2584" w:rsidP="009D6ACA">
      <w:pPr>
        <w:ind w:left="851"/>
        <w:rPr>
          <w:rFonts w:ascii="Arial" w:hAnsi="Arial" w:cs="Arial"/>
          <w:color w:val="000000" w:themeColor="text1"/>
          <w:lang w:eastAsia="en-GB"/>
        </w:rPr>
      </w:pPr>
    </w:p>
    <w:p w14:paraId="5F7E80A3" w14:textId="65624781" w:rsidR="00DF2584" w:rsidRPr="009D6ACA" w:rsidRDefault="00DF2584"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est de permettre à Dim3 et Vivalia de créer des outils de connexion de données spécifiques aux besoins de Vivalia dans l’objectif d’une automatisation accrue du contenu DPI et liens RHM</w:t>
      </w:r>
    </w:p>
    <w:p w14:paraId="69B9B273" w14:textId="13FFDBDE" w:rsidR="00C82D8A" w:rsidRPr="009D6ACA" w:rsidRDefault="00C82D8A" w:rsidP="009D6ACA">
      <w:pPr>
        <w:ind w:left="851"/>
        <w:rPr>
          <w:rFonts w:ascii="Arial" w:hAnsi="Arial" w:cs="Arial"/>
          <w:color w:val="000000" w:themeColor="text1"/>
          <w:lang w:eastAsia="en-GB"/>
        </w:rPr>
      </w:pPr>
    </w:p>
    <w:p w14:paraId="59A29150" w14:textId="27BDCB78" w:rsidR="00C82D8A" w:rsidRPr="00440F42" w:rsidRDefault="00C82D8A" w:rsidP="009D6ACA">
      <w:pPr>
        <w:ind w:left="851"/>
        <w:rPr>
          <w:rFonts w:ascii="Arial" w:hAnsi="Arial" w:cs="Arial"/>
          <w:color w:val="000000" w:themeColor="text1"/>
          <w:lang w:eastAsia="en-GB"/>
        </w:rPr>
      </w:pPr>
      <w:r w:rsidRPr="009D6ACA">
        <w:rPr>
          <w:rFonts w:ascii="Arial" w:hAnsi="Arial" w:cs="Arial"/>
          <w:color w:val="000000" w:themeColor="text1"/>
          <w:lang w:eastAsia="en-GB"/>
        </w:rPr>
        <w:t>L’objectif de ce projet pour les partenaires est de disposer internationalement d’un centre de référence permettant d’accroitre la visibilité des partenaires à l’extérieur</w:t>
      </w:r>
      <w:r w:rsidR="00DF2584" w:rsidRPr="009D6ACA">
        <w:rPr>
          <w:rFonts w:ascii="Arial" w:hAnsi="Arial" w:cs="Arial"/>
          <w:color w:val="000000" w:themeColor="text1"/>
          <w:lang w:eastAsia="en-GB"/>
        </w:rPr>
        <w:t xml:space="preserve"> (Belgique, France, Allemagne)</w:t>
      </w:r>
    </w:p>
    <w:p w14:paraId="7C04E0EC"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w:t>
      </w:r>
    </w:p>
    <w:p w14:paraId="6235B35F" w14:textId="5C67BC2B"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Dans le cadre de ce projet, </w:t>
      </w:r>
      <w:r w:rsidRPr="00440F42">
        <w:rPr>
          <w:rFonts w:ascii="Arial" w:hAnsi="Arial" w:cs="Arial"/>
          <w:color w:val="000000" w:themeColor="text1"/>
          <w:lang w:eastAsia="en-GB"/>
        </w:rPr>
        <w:t>Dim3 </w:t>
      </w:r>
      <w:r w:rsidRPr="009D6ACA">
        <w:rPr>
          <w:rFonts w:ascii="Arial" w:hAnsi="Arial" w:cs="Arial"/>
          <w:color w:val="000000" w:themeColor="text1"/>
          <w:lang w:eastAsia="en-GB"/>
        </w:rPr>
        <w:t>serait le </w:t>
      </w:r>
      <w:r w:rsidRPr="00440F42">
        <w:rPr>
          <w:rFonts w:ascii="Arial" w:hAnsi="Arial" w:cs="Arial"/>
          <w:color w:val="000000" w:themeColor="text1"/>
          <w:lang w:eastAsia="en-GB"/>
        </w:rPr>
        <w:t>Coordinateur de la </w:t>
      </w:r>
      <w:r w:rsidRPr="009D6ACA">
        <w:rPr>
          <w:rFonts w:ascii="Arial" w:hAnsi="Arial" w:cs="Arial"/>
          <w:color w:val="000000" w:themeColor="text1"/>
          <w:lang w:eastAsia="en-GB"/>
        </w:rPr>
        <w:t>mise en place de sa plateforme</w:t>
      </w:r>
      <w:r w:rsidR="00475A56" w:rsidRPr="009D6ACA">
        <w:rPr>
          <w:rFonts w:ascii="Arial" w:hAnsi="Arial" w:cs="Arial"/>
          <w:color w:val="000000" w:themeColor="text1"/>
          <w:lang w:eastAsia="en-GB"/>
        </w:rPr>
        <w:t xml:space="preserve"> </w:t>
      </w:r>
      <w:r w:rsidRPr="00440F42">
        <w:rPr>
          <w:rFonts w:ascii="Arial" w:hAnsi="Arial" w:cs="Arial"/>
          <w:color w:val="000000" w:themeColor="text1"/>
          <w:lang w:eastAsia="en-GB"/>
        </w:rPr>
        <w:t>de gestion nutritionnelle </w:t>
      </w:r>
      <w:r w:rsidRPr="009D6ACA">
        <w:rPr>
          <w:rFonts w:ascii="Arial" w:hAnsi="Arial" w:cs="Arial"/>
          <w:color w:val="000000" w:themeColor="text1"/>
          <w:lang w:eastAsia="en-GB"/>
        </w:rPr>
        <w:t>dans le </w:t>
      </w:r>
      <w:r w:rsidRPr="00440F42">
        <w:rPr>
          <w:rFonts w:ascii="Arial" w:hAnsi="Arial" w:cs="Arial"/>
          <w:color w:val="000000" w:themeColor="text1"/>
          <w:lang w:eastAsia="en-GB"/>
        </w:rPr>
        <w:t>respect de la norme ISO13485</w:t>
      </w:r>
      <w:r w:rsidR="00C82D8A" w:rsidRPr="009D6ACA">
        <w:rPr>
          <w:rFonts w:ascii="Arial" w:hAnsi="Arial" w:cs="Arial"/>
          <w:color w:val="000000" w:themeColor="text1"/>
          <w:lang w:eastAsia="en-GB"/>
        </w:rPr>
        <w:t>.</w:t>
      </w:r>
    </w:p>
    <w:p w14:paraId="12AAA374" w14:textId="374D46D9" w:rsidR="00C82D8A" w:rsidRPr="009D6ACA" w:rsidRDefault="00C82D8A" w:rsidP="009D6ACA">
      <w:pPr>
        <w:ind w:left="851"/>
        <w:rPr>
          <w:rFonts w:ascii="Arial" w:hAnsi="Arial" w:cs="Arial"/>
          <w:color w:val="000000" w:themeColor="text1"/>
          <w:lang w:eastAsia="en-GB"/>
        </w:rPr>
      </w:pPr>
    </w:p>
    <w:p w14:paraId="460FD248" w14:textId="0794646F" w:rsidR="00DF2584" w:rsidRPr="009D6ACA" w:rsidRDefault="00C82D8A" w:rsidP="009D6ACA">
      <w:pPr>
        <w:ind w:left="851"/>
        <w:rPr>
          <w:rFonts w:ascii="Arial" w:hAnsi="Arial" w:cs="Arial"/>
          <w:color w:val="000000" w:themeColor="text1"/>
          <w:lang w:eastAsia="en-GB"/>
        </w:rPr>
      </w:pPr>
      <w:r w:rsidRPr="00440F42">
        <w:rPr>
          <w:rFonts w:ascii="Arial" w:hAnsi="Arial" w:cs="Arial"/>
          <w:color w:val="000000" w:themeColor="text1"/>
          <w:lang w:eastAsia="en-GB"/>
        </w:rPr>
        <w:t>S'agissant d'un projet d'innovation, le financement potentiel par les autorités impliquées dans la santé peut être déclenché </w:t>
      </w:r>
      <w:r w:rsidRPr="009D6ACA">
        <w:rPr>
          <w:rFonts w:ascii="Arial" w:hAnsi="Arial" w:cs="Arial"/>
          <w:color w:val="000000" w:themeColor="text1"/>
          <w:lang w:eastAsia="en-GB"/>
        </w:rPr>
        <w:t>avec </w:t>
      </w:r>
      <w:r w:rsidR="00DF2584" w:rsidRPr="009D6ACA">
        <w:rPr>
          <w:rFonts w:ascii="Arial" w:hAnsi="Arial" w:cs="Arial"/>
          <w:color w:val="000000" w:themeColor="text1"/>
          <w:lang w:eastAsia="en-GB"/>
        </w:rPr>
        <w:t>notamment Wallonie Santé et ING en accord avec le principe du projet.</w:t>
      </w:r>
    </w:p>
    <w:p w14:paraId="6E5A5D09" w14:textId="77777777" w:rsidR="00DF2584" w:rsidRPr="009D6ACA" w:rsidRDefault="00DF2584" w:rsidP="009D6ACA">
      <w:pPr>
        <w:ind w:left="851"/>
        <w:rPr>
          <w:rFonts w:ascii="Arial" w:hAnsi="Arial" w:cs="Arial"/>
          <w:color w:val="000000" w:themeColor="text1"/>
          <w:lang w:eastAsia="en-GB"/>
        </w:rPr>
      </w:pPr>
    </w:p>
    <w:p w14:paraId="4EDC9111" w14:textId="77777777" w:rsidR="00DF2584" w:rsidRDefault="00DF2584" w:rsidP="009D6ACA">
      <w:pPr>
        <w:ind w:left="851"/>
        <w:rPr>
          <w:rFonts w:ascii="Arial" w:hAnsi="Arial" w:cs="Arial"/>
          <w:color w:val="000000" w:themeColor="text1"/>
          <w:lang w:eastAsia="en-GB"/>
        </w:rPr>
      </w:pPr>
    </w:p>
    <w:p w14:paraId="775F9C11" w14:textId="77777777" w:rsidR="00D80B7D" w:rsidRPr="009D6ACA" w:rsidRDefault="00D80B7D" w:rsidP="009D6ACA">
      <w:pPr>
        <w:ind w:left="851"/>
        <w:rPr>
          <w:rFonts w:ascii="Arial" w:hAnsi="Arial" w:cs="Arial"/>
          <w:color w:val="000000" w:themeColor="text1"/>
          <w:lang w:eastAsia="en-GB"/>
        </w:rPr>
      </w:pPr>
    </w:p>
    <w:p w14:paraId="29CDB495" w14:textId="0A7EC294" w:rsidR="00DF2584" w:rsidRPr="00D80B7D" w:rsidRDefault="00C82D8A" w:rsidP="00D80B7D">
      <w:pPr>
        <w:ind w:left="851"/>
        <w:rPr>
          <w:rFonts w:ascii="Arial" w:hAnsi="Arial" w:cs="Arial"/>
          <w:b/>
          <w:bCs/>
          <w:color w:val="000000" w:themeColor="text1"/>
          <w:lang w:eastAsia="en-GB"/>
        </w:rPr>
      </w:pPr>
      <w:r w:rsidRPr="00D80B7D">
        <w:rPr>
          <w:rFonts w:ascii="Arial" w:hAnsi="Arial" w:cs="Arial"/>
          <w:b/>
          <w:bCs/>
          <w:color w:val="000000" w:themeColor="text1"/>
          <w:lang w:eastAsia="en-GB"/>
        </w:rPr>
        <w:t>DESCRIPTION PROJET ET ATTENTES</w:t>
      </w:r>
      <w:r w:rsidR="00D80B7D">
        <w:rPr>
          <w:rFonts w:ascii="Arial" w:hAnsi="Arial" w:cs="Arial"/>
          <w:b/>
          <w:bCs/>
          <w:color w:val="000000" w:themeColor="text1"/>
          <w:lang w:val="fr-FR" w:eastAsia="en-GB"/>
        </w:rPr>
        <w:t xml:space="preserve"> </w:t>
      </w:r>
      <w:r w:rsidR="00DF2584" w:rsidRPr="00D80B7D">
        <w:rPr>
          <w:rFonts w:ascii="Arial" w:hAnsi="Arial" w:cs="Arial"/>
          <w:b/>
          <w:bCs/>
          <w:color w:val="000000" w:themeColor="text1"/>
          <w:lang w:eastAsia="en-GB"/>
        </w:rPr>
        <w:t>PRODUITS DIM3 :</w:t>
      </w:r>
    </w:p>
    <w:p w14:paraId="32D34ED2" w14:textId="77777777" w:rsidR="00DF2584" w:rsidRPr="009D6ACA" w:rsidRDefault="00DF2584" w:rsidP="009D6ACA">
      <w:pPr>
        <w:ind w:left="851"/>
        <w:rPr>
          <w:rFonts w:ascii="Arial" w:hAnsi="Arial" w:cs="Arial"/>
          <w:color w:val="000000" w:themeColor="text1"/>
          <w:lang w:eastAsia="en-GB"/>
        </w:rPr>
      </w:pPr>
    </w:p>
    <w:p w14:paraId="63D1BC0F" w14:textId="77777777" w:rsidR="00C82D8A" w:rsidRPr="009D6ACA" w:rsidRDefault="00C82D8A" w:rsidP="009D6ACA">
      <w:pPr>
        <w:ind w:left="851"/>
        <w:rPr>
          <w:rFonts w:ascii="Arial" w:hAnsi="Arial" w:cs="Arial"/>
          <w:color w:val="000000" w:themeColor="text1"/>
          <w:lang w:eastAsia="en-GB"/>
        </w:rPr>
      </w:pPr>
    </w:p>
    <w:p w14:paraId="488E4B78"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CHAMP D'APPLICATION POUR VIVALIA</w:t>
      </w:r>
    </w:p>
    <w:p w14:paraId="15F2187B" w14:textId="77777777" w:rsidR="00440F42" w:rsidRP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Outils de gestion de la nutrition clinique par l’équipe d’experts de Vivalia en nutrition</w:t>
      </w:r>
    </w:p>
    <w:p w14:paraId="03A1F104" w14:textId="77777777" w:rsidR="00440F42" w:rsidRP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Facteur de différenciation pour Vivalia par la digitalisation utile pour les utilisateurs et les patients dans tout le parcours de soins</w:t>
      </w:r>
    </w:p>
    <w:p w14:paraId="302433CD" w14:textId="77777777" w:rsidR="00D80B7D"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Outils numériques efficaces et évolutifs pour  tout le groupe Vivalia</w:t>
      </w:r>
    </w:p>
    <w:p w14:paraId="217444B8" w14:textId="732D690E" w:rsidR="00440F42" w:rsidRDefault="00440F42" w:rsidP="00D80B7D">
      <w:pPr>
        <w:pStyle w:val="ListParagraph"/>
        <w:numPr>
          <w:ilvl w:val="1"/>
          <w:numId w:val="30"/>
        </w:numPr>
        <w:rPr>
          <w:rFonts w:ascii="Arial" w:hAnsi="Arial" w:cs="Arial"/>
          <w:color w:val="000000" w:themeColor="text1"/>
        </w:rPr>
      </w:pPr>
      <w:r w:rsidRPr="00D80B7D">
        <w:rPr>
          <w:rFonts w:ascii="Arial" w:hAnsi="Arial" w:cs="Arial"/>
          <w:color w:val="000000" w:themeColor="text1"/>
        </w:rPr>
        <w:t>Preuve </w:t>
      </w:r>
      <w:r w:rsidRPr="00D80B7D">
        <w:rPr>
          <w:rFonts w:ascii="Arial" w:hAnsi="Arial" w:cs="Arial"/>
          <w:color w:val="000000" w:themeColor="text1"/>
          <w:lang w:val="fr-FR"/>
        </w:rPr>
        <w:t>et</w:t>
      </w:r>
      <w:r w:rsidRPr="00D80B7D">
        <w:rPr>
          <w:rFonts w:ascii="Arial" w:hAnsi="Arial" w:cs="Arial"/>
          <w:color w:val="000000" w:themeColor="text1"/>
        </w:rPr>
        <w:t> atouts économiques </w:t>
      </w:r>
      <w:r w:rsidRPr="00D80B7D">
        <w:rPr>
          <w:rFonts w:ascii="Arial" w:hAnsi="Arial" w:cs="Arial"/>
          <w:color w:val="000000" w:themeColor="text1"/>
          <w:lang w:val="fr-FR"/>
        </w:rPr>
        <w:t>avec l’objectif d’augmenter le remboursement ou réduire les couts</w:t>
      </w:r>
      <w:r w:rsidRPr="00D80B7D">
        <w:rPr>
          <w:rFonts w:ascii="Arial" w:hAnsi="Arial" w:cs="Arial"/>
          <w:color w:val="000000" w:themeColor="text1"/>
        </w:rPr>
        <w:t>.</w:t>
      </w:r>
    </w:p>
    <w:p w14:paraId="78D8D247" w14:textId="5B49779B" w:rsidR="002E7830" w:rsidRPr="00D80B7D" w:rsidRDefault="002E7830" w:rsidP="00D80B7D">
      <w:pPr>
        <w:pStyle w:val="ListParagraph"/>
        <w:numPr>
          <w:ilvl w:val="1"/>
          <w:numId w:val="30"/>
        </w:numPr>
        <w:rPr>
          <w:rFonts w:ascii="Arial" w:hAnsi="Arial" w:cs="Arial"/>
          <w:color w:val="000000" w:themeColor="text1"/>
        </w:rPr>
      </w:pPr>
      <w:r>
        <w:rPr>
          <w:rFonts w:ascii="Arial" w:hAnsi="Arial" w:cs="Arial"/>
          <w:color w:val="000000" w:themeColor="text1"/>
          <w:lang w:val="fr-FR"/>
        </w:rPr>
        <w:t>Poursuite et continuité du suivi nutritionnel des patients en MRS et en HAD</w:t>
      </w:r>
    </w:p>
    <w:p w14:paraId="047D1466"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4D844074" w14:textId="00FD0E28"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ACTIFS POTENTIELS POUR VIV</w:t>
      </w:r>
      <w:r w:rsidR="00D80B7D" w:rsidRPr="00D80B7D">
        <w:rPr>
          <w:rFonts w:ascii="Arial" w:hAnsi="Arial" w:cs="Arial"/>
          <w:b/>
          <w:bCs/>
          <w:color w:val="000000" w:themeColor="text1"/>
          <w:lang w:val="fr-FR" w:eastAsia="en-GB"/>
        </w:rPr>
        <w:t>A</w:t>
      </w:r>
      <w:r w:rsidRPr="00D80B7D">
        <w:rPr>
          <w:rFonts w:ascii="Arial" w:hAnsi="Arial" w:cs="Arial"/>
          <w:b/>
          <w:bCs/>
          <w:color w:val="000000" w:themeColor="text1"/>
          <w:lang w:eastAsia="en-GB"/>
        </w:rPr>
        <w:t>LIA</w:t>
      </w:r>
    </w:p>
    <w:p w14:paraId="65A99335"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Aide à la décision en nutrition clinique améliorant le travail des équipes et du CLAN</w:t>
      </w:r>
    </w:p>
    <w:p w14:paraId="358135C4"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Personnalisation accrue pour l’utilisateur et le patient</w:t>
      </w:r>
    </w:p>
    <w:p w14:paraId="38F86E0E"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Suivi personnalisé du patient</w:t>
      </w:r>
    </w:p>
    <w:p w14:paraId="2DA2DE5D"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Remboursement documenté auprès SPF etc</w:t>
      </w:r>
    </w:p>
    <w:p w14:paraId="5C395001"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Image de marque en cas de succès</w:t>
      </w:r>
    </w:p>
    <w:p w14:paraId="1DBF1560"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Meilleur service perçu par les patients</w:t>
      </w:r>
    </w:p>
    <w:p w14:paraId="46A3C3A4" w14:textId="77777777" w:rsidR="00440F42" w:rsidRPr="00D80B7D" w:rsidRDefault="00440F42" w:rsidP="00D80B7D">
      <w:pPr>
        <w:pStyle w:val="ListParagraph"/>
        <w:numPr>
          <w:ilvl w:val="0"/>
          <w:numId w:val="31"/>
        </w:numPr>
        <w:rPr>
          <w:rFonts w:ascii="Arial" w:hAnsi="Arial" w:cs="Arial"/>
          <w:color w:val="000000" w:themeColor="text1"/>
        </w:rPr>
      </w:pPr>
      <w:r w:rsidRPr="00D80B7D">
        <w:rPr>
          <w:rFonts w:ascii="Arial" w:hAnsi="Arial" w:cs="Arial"/>
          <w:color w:val="000000" w:themeColor="text1"/>
        </w:rPr>
        <w:t>Exposition internationale avec les activités de Dim3 en tant que centre de référence</w:t>
      </w:r>
    </w:p>
    <w:p w14:paraId="13953429"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5DFECA9B" w14:textId="77777777" w:rsidR="00440F42" w:rsidRPr="00D80B7D" w:rsidRDefault="00440F42" w:rsidP="009D6ACA">
      <w:pPr>
        <w:ind w:left="851"/>
        <w:rPr>
          <w:rFonts w:ascii="Arial" w:hAnsi="Arial" w:cs="Arial"/>
          <w:b/>
          <w:bCs/>
          <w:color w:val="000000" w:themeColor="text1"/>
          <w:lang w:eastAsia="en-GB"/>
        </w:rPr>
      </w:pPr>
      <w:commentRangeStart w:id="65"/>
      <w:r w:rsidRPr="00D80B7D">
        <w:rPr>
          <w:rFonts w:ascii="Arial" w:hAnsi="Arial" w:cs="Arial"/>
          <w:b/>
          <w:bCs/>
          <w:color w:val="000000" w:themeColor="text1"/>
          <w:lang w:eastAsia="en-GB"/>
        </w:rPr>
        <w:t>PHASAGE DU PROJET</w:t>
      </w:r>
      <w:commentRangeEnd w:id="65"/>
      <w:r w:rsidR="002E7830">
        <w:rPr>
          <w:rStyle w:val="CommentReference"/>
        </w:rPr>
        <w:commentReference w:id="65"/>
      </w:r>
      <w:r w:rsidRPr="00D80B7D">
        <w:rPr>
          <w:rFonts w:ascii="Arial" w:hAnsi="Arial" w:cs="Arial"/>
          <w:b/>
          <w:bCs/>
          <w:color w:val="000000" w:themeColor="text1"/>
          <w:lang w:eastAsia="en-GB"/>
        </w:rPr>
        <w:t>:</w:t>
      </w:r>
    </w:p>
    <w:p w14:paraId="4F50B9E7" w14:textId="77777777" w:rsidR="00D80B7D" w:rsidRDefault="00D80B7D" w:rsidP="009D6ACA">
      <w:pPr>
        <w:ind w:left="851"/>
        <w:rPr>
          <w:rFonts w:ascii="Arial" w:hAnsi="Arial" w:cs="Arial"/>
          <w:color w:val="000000" w:themeColor="text1"/>
          <w:lang w:eastAsia="en-GB"/>
        </w:rPr>
      </w:pPr>
    </w:p>
    <w:p w14:paraId="2F5EDC3E" w14:textId="6C716586" w:rsidR="002E7830" w:rsidRDefault="002E7830" w:rsidP="002E7830">
      <w:pPr>
        <w:ind w:firstLine="720"/>
        <w:rPr>
          <w:rFonts w:ascii="Arial" w:hAnsi="Arial" w:cs="Arial"/>
          <w:color w:val="000000" w:themeColor="text1"/>
          <w:lang w:val="fr-FR"/>
        </w:rPr>
      </w:pPr>
      <w:r w:rsidRPr="002E7830">
        <w:rPr>
          <w:rFonts w:ascii="Arial" w:hAnsi="Arial" w:cs="Arial"/>
          <w:color w:val="000000" w:themeColor="text1"/>
          <w:lang w:val="fr-FR"/>
          <w:rPrChange w:id="66" w:author="Thierry Keutgen" w:date="2024-02-19T11:54:00Z">
            <w:rPr>
              <w:lang w:val="fr-FR"/>
            </w:rPr>
          </w:rPrChange>
        </w:rPr>
        <w:t>PHASE 1</w:t>
      </w:r>
      <w:r w:rsidR="004700C1">
        <w:rPr>
          <w:rFonts w:ascii="Arial" w:hAnsi="Arial" w:cs="Arial"/>
          <w:color w:val="000000" w:themeColor="text1"/>
          <w:lang w:val="fr-FR"/>
        </w:rPr>
        <w:t xml:space="preserve"> : Intégration Pilote et feedbacks utilisateurs </w:t>
      </w:r>
      <w:r w:rsidR="002B1F57">
        <w:rPr>
          <w:rFonts w:ascii="Arial" w:hAnsi="Arial" w:cs="Arial"/>
          <w:color w:val="000000" w:themeColor="text1"/>
          <w:lang w:val="fr-FR"/>
        </w:rPr>
        <w:t>(durée 15 mois)</w:t>
      </w:r>
    </w:p>
    <w:p w14:paraId="3326BD10" w14:textId="77777777" w:rsidR="002B1F57" w:rsidRDefault="002B1F57" w:rsidP="002E7830">
      <w:pPr>
        <w:ind w:firstLine="720"/>
        <w:rPr>
          <w:rFonts w:ascii="Arial" w:hAnsi="Arial" w:cs="Arial"/>
          <w:color w:val="000000" w:themeColor="text1"/>
          <w:lang w:val="fr-FR"/>
        </w:rPr>
      </w:pPr>
    </w:p>
    <w:p w14:paraId="1334B2A9" w14:textId="77777777" w:rsidR="002B1F57" w:rsidRPr="002B1F57" w:rsidRDefault="002B1F57">
      <w:pPr>
        <w:ind w:firstLine="720"/>
        <w:rPr>
          <w:rFonts w:ascii="Arial" w:hAnsi="Arial" w:cs="Arial"/>
          <w:color w:val="000000" w:themeColor="text1"/>
        </w:rPr>
        <w:pPrChange w:id="67" w:author="Thierry Keutgen" w:date="2024-02-19T12:04:00Z">
          <w:pPr/>
        </w:pPrChange>
      </w:pPr>
      <w:r w:rsidRPr="002B1F57">
        <w:rPr>
          <w:rFonts w:ascii="Arial" w:hAnsi="Arial" w:cs="Arial"/>
          <w:color w:val="000000" w:themeColor="text1"/>
        </w:rPr>
        <w:t>Préparation</w:t>
      </w:r>
    </w:p>
    <w:p w14:paraId="67B6AC4C" w14:textId="77777777" w:rsidR="002B1F57" w:rsidRPr="002B1F57" w:rsidRDefault="002B1F57">
      <w:pPr>
        <w:ind w:firstLine="720"/>
        <w:rPr>
          <w:rFonts w:ascii="Arial" w:hAnsi="Arial" w:cs="Arial"/>
          <w:color w:val="000000" w:themeColor="text1"/>
        </w:rPr>
        <w:pPrChange w:id="68" w:author="Thierry Keutgen" w:date="2024-02-19T12:04:00Z">
          <w:pPr/>
        </w:pPrChange>
      </w:pPr>
      <w:r w:rsidRPr="002B1F57">
        <w:rPr>
          <w:rFonts w:ascii="Arial" w:hAnsi="Arial" w:cs="Arial"/>
          <w:color w:val="000000" w:themeColor="text1"/>
        </w:rPr>
        <w:t>Définition mode d’organisation et organes de support et gestion</w:t>
      </w:r>
    </w:p>
    <w:p w14:paraId="65FCD492" w14:textId="77777777" w:rsidR="002B1F57" w:rsidRPr="002B1F57" w:rsidRDefault="002B1F57">
      <w:pPr>
        <w:ind w:firstLine="720"/>
        <w:rPr>
          <w:rFonts w:ascii="Arial" w:hAnsi="Arial" w:cs="Arial"/>
          <w:color w:val="000000" w:themeColor="text1"/>
        </w:rPr>
        <w:pPrChange w:id="69" w:author="Thierry Keutgen" w:date="2024-02-19T12:04:00Z">
          <w:pPr/>
        </w:pPrChange>
      </w:pPr>
      <w:r w:rsidRPr="002B1F57">
        <w:rPr>
          <w:rFonts w:ascii="Arial" w:hAnsi="Arial" w:cs="Arial"/>
          <w:color w:val="000000" w:themeColor="text1"/>
        </w:rPr>
        <w:t>Préparation technique et régulatoire</w:t>
      </w:r>
    </w:p>
    <w:p w14:paraId="2F73D3A2" w14:textId="77777777" w:rsidR="002B1F57" w:rsidRPr="002B1F57" w:rsidRDefault="002B1F57">
      <w:pPr>
        <w:ind w:firstLine="720"/>
        <w:rPr>
          <w:rFonts w:ascii="Arial" w:hAnsi="Arial" w:cs="Arial"/>
          <w:color w:val="000000" w:themeColor="text1"/>
        </w:rPr>
        <w:pPrChange w:id="70" w:author="Thierry Keutgen" w:date="2024-02-19T12:04:00Z">
          <w:pPr/>
        </w:pPrChange>
      </w:pPr>
    </w:p>
    <w:p w14:paraId="098ACB97" w14:textId="77777777" w:rsidR="002B1F57" w:rsidRPr="002B1F57" w:rsidRDefault="002B1F57">
      <w:pPr>
        <w:ind w:firstLine="720"/>
        <w:rPr>
          <w:rFonts w:ascii="Arial" w:hAnsi="Arial" w:cs="Arial"/>
          <w:color w:val="000000" w:themeColor="text1"/>
        </w:rPr>
        <w:pPrChange w:id="71" w:author="Thierry Keutgen" w:date="2024-02-19T12:04:00Z">
          <w:pPr/>
        </w:pPrChange>
      </w:pPr>
      <w:r w:rsidRPr="002B1F57">
        <w:rPr>
          <w:rFonts w:ascii="Arial" w:hAnsi="Arial" w:cs="Arial"/>
          <w:color w:val="000000" w:themeColor="text1"/>
        </w:rPr>
        <w:t>Actions</w:t>
      </w:r>
    </w:p>
    <w:p w14:paraId="2CB11C40" w14:textId="77777777" w:rsidR="002B1F57" w:rsidRPr="002B1F57" w:rsidRDefault="002B1F57">
      <w:pPr>
        <w:ind w:firstLine="720"/>
        <w:rPr>
          <w:rFonts w:ascii="Arial" w:hAnsi="Arial" w:cs="Arial"/>
          <w:color w:val="000000" w:themeColor="text1"/>
        </w:rPr>
        <w:pPrChange w:id="72" w:author="Thierry Keutgen" w:date="2024-02-19T12:04:00Z">
          <w:pPr/>
        </w:pPrChange>
      </w:pPr>
      <w:r w:rsidRPr="002B1F57">
        <w:rPr>
          <w:rFonts w:ascii="Arial" w:hAnsi="Arial" w:cs="Arial"/>
          <w:color w:val="000000" w:themeColor="text1"/>
        </w:rPr>
        <w:t>Analyse de l’impact économique sur les remboursements</w:t>
      </w:r>
    </w:p>
    <w:p w14:paraId="2195862A" w14:textId="77777777" w:rsidR="002B1F57" w:rsidRPr="002B1F57" w:rsidRDefault="002B1F57">
      <w:pPr>
        <w:ind w:firstLine="720"/>
        <w:rPr>
          <w:rFonts w:ascii="Arial" w:hAnsi="Arial" w:cs="Arial"/>
          <w:color w:val="000000" w:themeColor="text1"/>
        </w:rPr>
        <w:pPrChange w:id="73" w:author="Thierry Keutgen" w:date="2024-02-19T12:04:00Z">
          <w:pPr/>
        </w:pPrChange>
      </w:pPr>
      <w:r w:rsidRPr="002B1F57">
        <w:rPr>
          <w:rFonts w:ascii="Arial" w:hAnsi="Arial" w:cs="Arial"/>
          <w:color w:val="000000" w:themeColor="text1"/>
        </w:rPr>
        <w:t>Analyse du parcours des données RHM de nutrition</w:t>
      </w:r>
    </w:p>
    <w:p w14:paraId="0048B49B" w14:textId="77777777" w:rsidR="002B1F57" w:rsidRPr="002B1F57" w:rsidRDefault="002B1F57">
      <w:pPr>
        <w:ind w:firstLine="720"/>
        <w:rPr>
          <w:rFonts w:ascii="Arial" w:hAnsi="Arial" w:cs="Arial"/>
          <w:color w:val="000000" w:themeColor="text1"/>
          <w:rPrChange w:id="74" w:author="Thierry Keutgen" w:date="2024-02-19T12:04:00Z">
            <w:rPr>
              <w:rFonts w:ascii="Arial" w:hAnsi="Arial" w:cs="Arial"/>
              <w:color w:val="000000" w:themeColor="text1"/>
              <w:lang w:val="fr-FR"/>
            </w:rPr>
          </w:rPrChange>
        </w:rPr>
        <w:pPrChange w:id="75" w:author="Thierry Keutgen" w:date="2024-02-19T12:04:00Z">
          <w:pPr/>
        </w:pPrChange>
      </w:pPr>
      <w:r w:rsidRPr="002B1F57">
        <w:rPr>
          <w:rFonts w:ascii="Arial" w:hAnsi="Arial" w:cs="Arial"/>
          <w:color w:val="000000" w:themeColor="text1"/>
        </w:rPr>
        <w:t>Intégration produits Dim</w:t>
      </w:r>
      <w:r w:rsidRPr="002B1F57">
        <w:rPr>
          <w:rFonts w:ascii="Arial" w:hAnsi="Arial" w:cs="Arial"/>
          <w:color w:val="000000" w:themeColor="text1"/>
          <w:rPrChange w:id="76" w:author="Thierry Keutgen" w:date="2024-02-19T12:04:00Z">
            <w:rPr>
              <w:rFonts w:ascii="Arial" w:hAnsi="Arial" w:cs="Arial"/>
              <w:color w:val="000000" w:themeColor="text1"/>
              <w:lang w:val="fr-FR"/>
            </w:rPr>
          </w:rPrChange>
        </w:rPr>
        <w:t>3:</w:t>
      </w:r>
    </w:p>
    <w:p w14:paraId="00454C65" w14:textId="40C92354" w:rsidR="002B1F57" w:rsidRPr="002B1F57" w:rsidRDefault="002B1F57">
      <w:pPr>
        <w:pStyle w:val="ListParagraph"/>
        <w:numPr>
          <w:ilvl w:val="0"/>
          <w:numId w:val="36"/>
        </w:numPr>
        <w:rPr>
          <w:rFonts w:ascii="Arial" w:hAnsi="Arial" w:cs="Arial"/>
          <w:color w:val="000000" w:themeColor="text1"/>
          <w:rPrChange w:id="77" w:author="Thierry Keutgen" w:date="2024-02-19T12:05:00Z">
            <w:rPr>
              <w:rFonts w:ascii="Arial" w:hAnsi="Arial" w:cs="Arial"/>
              <w:color w:val="000000" w:themeColor="text1"/>
              <w:lang w:val="fr-FR"/>
            </w:rPr>
          </w:rPrChange>
        </w:rPr>
        <w:pPrChange w:id="78" w:author="Thierry Keutgen" w:date="2024-02-19T12:05:00Z">
          <w:pPr>
            <w:pStyle w:val="ListParagraph"/>
            <w:numPr>
              <w:numId w:val="35"/>
            </w:numPr>
            <w:ind w:left="720" w:hanging="360"/>
          </w:pPr>
        </w:pPrChange>
      </w:pPr>
      <w:r w:rsidRPr="002B1F57">
        <w:rPr>
          <w:rFonts w:ascii="Arial" w:hAnsi="Arial" w:cs="Arial"/>
          <w:color w:val="000000" w:themeColor="text1"/>
          <w:rPrChange w:id="79" w:author="Thierry Keutgen" w:date="2024-02-19T12:05:00Z">
            <w:rPr>
              <w:rFonts w:ascii="Arial" w:hAnsi="Arial" w:cs="Arial"/>
              <w:color w:val="000000" w:themeColor="text1"/>
              <w:lang w:val="fr-FR"/>
            </w:rPr>
          </w:rPrChange>
        </w:rPr>
        <w:t>Mise en Place de Scorso, application de détection de la malnutrition dans un service</w:t>
      </w:r>
      <w:r>
        <w:rPr>
          <w:rFonts w:ascii="Arial" w:hAnsi="Arial" w:cs="Arial"/>
          <w:color w:val="000000" w:themeColor="text1"/>
          <w:lang w:val="fr-FR"/>
        </w:rPr>
        <w:t xml:space="preserve"> (à définir avec Vivalia)</w:t>
      </w:r>
    </w:p>
    <w:p w14:paraId="7D906700" w14:textId="7E7F968E" w:rsidR="002B1F57" w:rsidRPr="002B1F57" w:rsidRDefault="002B1F57">
      <w:pPr>
        <w:pStyle w:val="ListParagraph"/>
        <w:numPr>
          <w:ilvl w:val="0"/>
          <w:numId w:val="36"/>
        </w:numPr>
        <w:rPr>
          <w:rFonts w:ascii="Arial" w:hAnsi="Arial" w:cs="Arial"/>
          <w:color w:val="000000" w:themeColor="text1"/>
          <w:rPrChange w:id="80" w:author="Thierry Keutgen" w:date="2024-02-19T12:05:00Z">
            <w:rPr>
              <w:rFonts w:ascii="Arial" w:hAnsi="Arial" w:cs="Arial"/>
              <w:color w:val="000000" w:themeColor="text1"/>
              <w:lang w:val="fr-FR"/>
            </w:rPr>
          </w:rPrChange>
        </w:rPr>
        <w:pPrChange w:id="81" w:author="Thierry Keutgen" w:date="2024-02-19T12:05:00Z">
          <w:pPr>
            <w:pStyle w:val="ListParagraph"/>
            <w:numPr>
              <w:numId w:val="35"/>
            </w:numPr>
            <w:ind w:left="720" w:hanging="360"/>
          </w:pPr>
        </w:pPrChange>
      </w:pPr>
      <w:r w:rsidRPr="002B1F57">
        <w:rPr>
          <w:rFonts w:ascii="Arial" w:hAnsi="Arial" w:cs="Arial"/>
          <w:color w:val="000000" w:themeColor="text1"/>
          <w:rPrChange w:id="82" w:author="Thierry Keutgen" w:date="2024-02-19T12:05:00Z">
            <w:rPr>
              <w:rFonts w:ascii="Arial" w:hAnsi="Arial" w:cs="Arial"/>
              <w:color w:val="000000" w:themeColor="text1"/>
              <w:lang w:val="fr-FR"/>
            </w:rPr>
          </w:rPrChange>
        </w:rPr>
        <w:t>Mise en place de Nutrow et Feedim, application de gestion clinique de la nutrition et électronique de capture des données des pompes d’alimentation dans un service de soins intensifs (</w:t>
      </w:r>
      <w:r w:rsidR="004700C1">
        <w:rPr>
          <w:rFonts w:ascii="Arial" w:hAnsi="Arial" w:cs="Arial"/>
          <w:color w:val="000000" w:themeColor="text1"/>
          <w:lang w:val="fr-FR"/>
        </w:rPr>
        <w:t>à définir avec Vivalia,</w:t>
      </w:r>
      <w:r w:rsidR="004700C1" w:rsidRPr="004700C1">
        <w:rPr>
          <w:rFonts w:ascii="Arial" w:hAnsi="Arial" w:cs="Arial"/>
          <w:color w:val="000000" w:themeColor="text1"/>
        </w:rPr>
        <w:t xml:space="preserve"> </w:t>
      </w:r>
      <w:r w:rsidRPr="002B1F57">
        <w:rPr>
          <w:rFonts w:ascii="Arial" w:hAnsi="Arial" w:cs="Arial"/>
          <w:color w:val="000000" w:themeColor="text1"/>
          <w:rPrChange w:id="83" w:author="Thierry Keutgen" w:date="2024-02-19T12:05:00Z">
            <w:rPr>
              <w:rFonts w:ascii="Arial" w:hAnsi="Arial" w:cs="Arial"/>
              <w:color w:val="000000" w:themeColor="text1"/>
              <w:lang w:val="fr-FR"/>
            </w:rPr>
          </w:rPrChange>
        </w:rPr>
        <w:t>Libramont pressenti)</w:t>
      </w:r>
    </w:p>
    <w:p w14:paraId="27CC6EF0" w14:textId="77777777" w:rsidR="002B1F57" w:rsidRPr="002B1F57" w:rsidRDefault="002B1F57">
      <w:pPr>
        <w:ind w:firstLine="720"/>
        <w:rPr>
          <w:rFonts w:ascii="Arial" w:hAnsi="Arial" w:cs="Arial"/>
          <w:color w:val="000000" w:themeColor="text1"/>
        </w:rPr>
        <w:pPrChange w:id="84" w:author="Thierry Keutgen" w:date="2024-02-19T12:04:00Z">
          <w:pPr/>
        </w:pPrChange>
      </w:pPr>
      <w:r w:rsidRPr="002B1F57">
        <w:rPr>
          <w:rFonts w:ascii="Arial" w:hAnsi="Arial" w:cs="Arial"/>
          <w:color w:val="000000" w:themeColor="text1"/>
        </w:rPr>
        <w:t xml:space="preserve">Connecteurs Vivalia (DPI, DII, LIMS...) des produits Dim3 </w:t>
      </w:r>
    </w:p>
    <w:p w14:paraId="68C8BC62" w14:textId="77777777" w:rsidR="002B1F57" w:rsidRPr="002B1F57" w:rsidRDefault="002B1F57">
      <w:pPr>
        <w:ind w:firstLine="720"/>
        <w:rPr>
          <w:rFonts w:ascii="Arial" w:hAnsi="Arial" w:cs="Arial"/>
          <w:color w:val="000000" w:themeColor="text1"/>
        </w:rPr>
        <w:pPrChange w:id="85" w:author="Thierry Keutgen" w:date="2024-02-19T12:04:00Z">
          <w:pPr/>
        </w:pPrChange>
      </w:pPr>
      <w:r w:rsidRPr="002B1F57">
        <w:rPr>
          <w:rFonts w:ascii="Arial" w:hAnsi="Arial" w:cs="Arial"/>
          <w:color w:val="000000" w:themeColor="text1"/>
        </w:rPr>
        <w:t>Analyse intégration procédure Nutriscope + Scorso + Nutrow</w:t>
      </w:r>
    </w:p>
    <w:p w14:paraId="77EFFB93" w14:textId="77777777" w:rsidR="002B1F57" w:rsidRPr="002B1F57" w:rsidRDefault="002B1F57">
      <w:pPr>
        <w:ind w:firstLine="720"/>
        <w:rPr>
          <w:rFonts w:ascii="Arial" w:hAnsi="Arial" w:cs="Arial"/>
          <w:color w:val="000000" w:themeColor="text1"/>
        </w:rPr>
        <w:pPrChange w:id="86" w:author="Thierry Keutgen" w:date="2024-02-19T12:04:00Z">
          <w:pPr/>
        </w:pPrChange>
      </w:pPr>
      <w:r w:rsidRPr="002B1F57">
        <w:rPr>
          <w:rFonts w:ascii="Arial" w:hAnsi="Arial" w:cs="Arial"/>
          <w:color w:val="000000" w:themeColor="text1"/>
        </w:rPr>
        <w:t>Intégration automatique avec RHM</w:t>
      </w:r>
    </w:p>
    <w:p w14:paraId="4C933FE5" w14:textId="77777777" w:rsidR="002B1F57" w:rsidRPr="002B1F57" w:rsidRDefault="002B1F57">
      <w:pPr>
        <w:ind w:firstLine="720"/>
        <w:rPr>
          <w:rFonts w:ascii="Arial" w:hAnsi="Arial" w:cs="Arial"/>
          <w:color w:val="000000" w:themeColor="text1"/>
        </w:rPr>
        <w:pPrChange w:id="87" w:author="Thierry Keutgen" w:date="2024-02-19T12:04:00Z">
          <w:pPr/>
        </w:pPrChange>
      </w:pPr>
      <w:r w:rsidRPr="002B1F57">
        <w:rPr>
          <w:rFonts w:ascii="Arial" w:hAnsi="Arial" w:cs="Arial"/>
          <w:color w:val="000000" w:themeColor="text1"/>
        </w:rPr>
        <w:lastRenderedPageBreak/>
        <w:t>Le faire dire, le faire savoir</w:t>
      </w:r>
    </w:p>
    <w:p w14:paraId="48071A05" w14:textId="77777777" w:rsidR="002B1F57" w:rsidRPr="002B1F57" w:rsidRDefault="002B1F57">
      <w:pPr>
        <w:ind w:firstLine="720"/>
        <w:rPr>
          <w:rFonts w:ascii="Arial" w:hAnsi="Arial" w:cs="Arial"/>
          <w:color w:val="000000" w:themeColor="text1"/>
        </w:rPr>
        <w:pPrChange w:id="88" w:author="Thierry Keutgen" w:date="2024-02-19T12:04:00Z">
          <w:pPr/>
        </w:pPrChange>
      </w:pPr>
    </w:p>
    <w:p w14:paraId="537E05E3" w14:textId="77777777" w:rsidR="002B1F57" w:rsidRPr="002B1F57" w:rsidRDefault="002B1F57">
      <w:pPr>
        <w:ind w:firstLine="720"/>
        <w:rPr>
          <w:rFonts w:ascii="Arial" w:hAnsi="Arial" w:cs="Arial"/>
          <w:color w:val="000000" w:themeColor="text1"/>
        </w:rPr>
        <w:pPrChange w:id="89" w:author="Thierry Keutgen" w:date="2024-02-19T12:04:00Z">
          <w:pPr/>
        </w:pPrChange>
      </w:pPr>
      <w:r w:rsidRPr="002B1F57">
        <w:rPr>
          <w:rFonts w:ascii="Arial" w:hAnsi="Arial" w:cs="Arial"/>
          <w:color w:val="000000" w:themeColor="text1"/>
        </w:rPr>
        <w:t xml:space="preserve">Rapports </w:t>
      </w:r>
    </w:p>
    <w:p w14:paraId="24B4A7AA" w14:textId="77777777" w:rsidR="002B1F57" w:rsidRPr="002B1F57" w:rsidRDefault="002B1F57">
      <w:pPr>
        <w:ind w:firstLine="720"/>
        <w:rPr>
          <w:rFonts w:ascii="Arial" w:hAnsi="Arial" w:cs="Arial"/>
          <w:color w:val="000000" w:themeColor="text1"/>
        </w:rPr>
        <w:pPrChange w:id="90" w:author="Thierry Keutgen" w:date="2024-02-19T12:04:00Z">
          <w:pPr/>
        </w:pPrChange>
      </w:pPr>
      <w:r w:rsidRPr="002B1F57">
        <w:rPr>
          <w:rFonts w:ascii="Arial" w:hAnsi="Arial" w:cs="Arial"/>
          <w:color w:val="000000" w:themeColor="text1"/>
        </w:rPr>
        <w:t xml:space="preserve">Utilisation du produit par les utilisateurs (Usability) </w:t>
      </w:r>
    </w:p>
    <w:p w14:paraId="4190E233" w14:textId="77777777" w:rsidR="002B1F57" w:rsidRPr="002B1F57" w:rsidRDefault="002B1F57">
      <w:pPr>
        <w:ind w:firstLine="720"/>
        <w:rPr>
          <w:rFonts w:ascii="Arial" w:hAnsi="Arial" w:cs="Arial"/>
          <w:color w:val="000000" w:themeColor="text1"/>
        </w:rPr>
        <w:pPrChange w:id="91" w:author="Thierry Keutgen" w:date="2024-02-19T12:04:00Z">
          <w:pPr/>
        </w:pPrChange>
      </w:pPr>
      <w:r w:rsidRPr="002B1F57">
        <w:rPr>
          <w:rFonts w:ascii="Arial" w:hAnsi="Arial" w:cs="Arial"/>
          <w:color w:val="000000" w:themeColor="text1"/>
        </w:rPr>
        <w:t>Rapport sur l'impact financier pour le groupe Vivalia</w:t>
      </w:r>
    </w:p>
    <w:p w14:paraId="6E429644" w14:textId="77777777" w:rsidR="002B1F57" w:rsidRDefault="002B1F57">
      <w:pPr>
        <w:ind w:firstLine="720"/>
        <w:rPr>
          <w:rFonts w:ascii="Arial" w:hAnsi="Arial" w:cs="Arial"/>
          <w:color w:val="000000" w:themeColor="text1"/>
        </w:rPr>
        <w:pPrChange w:id="92" w:author="Thierry Keutgen" w:date="2024-02-19T12:04:00Z">
          <w:pPr/>
        </w:pPrChange>
      </w:pPr>
      <w:r w:rsidRPr="002B1F57">
        <w:rPr>
          <w:rFonts w:ascii="Arial" w:hAnsi="Arial" w:cs="Arial"/>
          <w:color w:val="000000" w:themeColor="text1"/>
        </w:rPr>
        <w:t>Rapport sur les points à améliorer ou à innover</w:t>
      </w:r>
    </w:p>
    <w:p w14:paraId="4167FCC0" w14:textId="77777777" w:rsidR="002B1F57" w:rsidRDefault="002B1F57" w:rsidP="002E7830">
      <w:pPr>
        <w:ind w:firstLine="720"/>
        <w:rPr>
          <w:rFonts w:ascii="Arial" w:hAnsi="Arial" w:cs="Arial"/>
          <w:color w:val="000000" w:themeColor="text1"/>
        </w:rPr>
      </w:pPr>
    </w:p>
    <w:p w14:paraId="18BC26C0" w14:textId="77777777" w:rsidR="002B1F57" w:rsidRDefault="002B1F57" w:rsidP="002E7830">
      <w:pPr>
        <w:ind w:firstLine="720"/>
        <w:rPr>
          <w:rFonts w:ascii="Arial" w:hAnsi="Arial" w:cs="Arial"/>
          <w:color w:val="000000" w:themeColor="text1"/>
        </w:rPr>
      </w:pPr>
    </w:p>
    <w:p w14:paraId="5E339CA3" w14:textId="4E340C69" w:rsidR="002B1F57" w:rsidRPr="002B1F57" w:rsidRDefault="002B1F57" w:rsidP="002B1F57">
      <w:pPr>
        <w:ind w:firstLine="720"/>
        <w:rPr>
          <w:rFonts w:ascii="Arial" w:hAnsi="Arial" w:cs="Arial"/>
          <w:color w:val="000000" w:themeColor="text1"/>
          <w:lang w:val="fr-FR"/>
          <w:rPrChange w:id="93" w:author="Thierry Keutgen" w:date="2024-02-19T12:05:00Z">
            <w:rPr>
              <w:rFonts w:ascii="Arial" w:hAnsi="Arial" w:cs="Arial"/>
              <w:color w:val="000000" w:themeColor="text1"/>
            </w:rPr>
          </w:rPrChange>
        </w:rPr>
      </w:pPr>
      <w:r w:rsidRPr="002B1F57">
        <w:rPr>
          <w:rFonts w:ascii="Arial" w:hAnsi="Arial" w:cs="Arial"/>
          <w:color w:val="000000" w:themeColor="text1"/>
        </w:rPr>
        <w:t>PHASE 2</w:t>
      </w:r>
      <w:r w:rsidR="004700C1">
        <w:rPr>
          <w:rFonts w:ascii="Arial" w:hAnsi="Arial" w:cs="Arial"/>
          <w:color w:val="000000" w:themeColor="text1"/>
        </w:rPr>
        <w:t> </w:t>
      </w:r>
      <w:r w:rsidR="004700C1">
        <w:rPr>
          <w:rFonts w:ascii="Arial" w:hAnsi="Arial" w:cs="Arial"/>
          <w:color w:val="000000" w:themeColor="text1"/>
          <w:lang w:val="fr-FR"/>
        </w:rPr>
        <w:t>: Améliorations et extension dans l’hôpital et vers le suivi à la maison</w:t>
      </w:r>
      <w:r>
        <w:rPr>
          <w:rFonts w:ascii="Arial" w:hAnsi="Arial" w:cs="Arial"/>
          <w:color w:val="000000" w:themeColor="text1"/>
          <w:lang w:val="fr-FR"/>
        </w:rPr>
        <w:t xml:space="preserve"> (durée 15 mois, à financer)</w:t>
      </w:r>
    </w:p>
    <w:p w14:paraId="7D0D1358" w14:textId="77777777" w:rsidR="002B1F57" w:rsidRPr="002B1F57" w:rsidRDefault="002B1F57" w:rsidP="002B1F57">
      <w:pPr>
        <w:ind w:firstLine="720"/>
        <w:rPr>
          <w:rFonts w:ascii="Arial" w:hAnsi="Arial" w:cs="Arial"/>
          <w:color w:val="000000" w:themeColor="text1"/>
        </w:rPr>
      </w:pPr>
    </w:p>
    <w:p w14:paraId="79AC1A04" w14:textId="77777777" w:rsidR="002B1F57" w:rsidRPr="002B1F57" w:rsidRDefault="002B1F57" w:rsidP="002B1F57">
      <w:pPr>
        <w:ind w:firstLine="720"/>
        <w:rPr>
          <w:rFonts w:ascii="Arial" w:hAnsi="Arial" w:cs="Arial"/>
          <w:color w:val="000000" w:themeColor="text1"/>
        </w:rPr>
      </w:pPr>
      <w:r w:rsidRPr="002B1F57">
        <w:rPr>
          <w:rFonts w:ascii="Arial" w:hAnsi="Arial" w:cs="Arial"/>
          <w:color w:val="000000" w:themeColor="text1"/>
        </w:rPr>
        <w:t xml:space="preserve">Intégration Nutriscope + Nutrow </w:t>
      </w:r>
    </w:p>
    <w:p w14:paraId="5A6EFFD1" w14:textId="77777777" w:rsidR="002B1F57" w:rsidRPr="002B1F57" w:rsidRDefault="002B1F57" w:rsidP="002B1F57">
      <w:pPr>
        <w:ind w:firstLine="720"/>
        <w:rPr>
          <w:rFonts w:ascii="Arial" w:hAnsi="Arial" w:cs="Arial"/>
          <w:color w:val="000000" w:themeColor="text1"/>
        </w:rPr>
      </w:pPr>
      <w:r w:rsidRPr="002B1F57">
        <w:rPr>
          <w:rFonts w:ascii="Arial" w:hAnsi="Arial" w:cs="Arial"/>
          <w:color w:val="000000" w:themeColor="text1"/>
        </w:rPr>
        <w:t>Amélioration produits Dim3 suite aux recommandations phase 1</w:t>
      </w:r>
    </w:p>
    <w:p w14:paraId="6F58D235" w14:textId="77777777" w:rsidR="002B1F57" w:rsidRPr="002B1F57" w:rsidRDefault="002B1F57" w:rsidP="002B1F57">
      <w:pPr>
        <w:ind w:firstLine="720"/>
        <w:rPr>
          <w:rFonts w:ascii="Arial" w:hAnsi="Arial" w:cs="Arial"/>
          <w:color w:val="000000" w:themeColor="text1"/>
        </w:rPr>
      </w:pPr>
      <w:r w:rsidRPr="002B1F57">
        <w:rPr>
          <w:rFonts w:ascii="Arial" w:hAnsi="Arial" w:cs="Arial"/>
          <w:color w:val="000000" w:themeColor="text1"/>
        </w:rPr>
        <w:t>Préparation des architectures IT pour extension hors hôpital</w:t>
      </w:r>
    </w:p>
    <w:p w14:paraId="3D8540ED" w14:textId="77777777" w:rsidR="002B1F57" w:rsidRPr="002B1F57" w:rsidRDefault="002B1F57" w:rsidP="002B1F57">
      <w:pPr>
        <w:ind w:firstLine="720"/>
        <w:rPr>
          <w:rFonts w:ascii="Arial" w:hAnsi="Arial" w:cs="Arial"/>
          <w:color w:val="000000" w:themeColor="text1"/>
        </w:rPr>
      </w:pPr>
      <w:r w:rsidRPr="002B1F57">
        <w:rPr>
          <w:rFonts w:ascii="Arial" w:hAnsi="Arial" w:cs="Arial"/>
          <w:color w:val="000000" w:themeColor="text1"/>
        </w:rPr>
        <w:t>Intégration Dim3 Cuisine-Homecare-Maison de repos</w:t>
      </w:r>
    </w:p>
    <w:p w14:paraId="3EA77893" w14:textId="77777777" w:rsidR="002B1F57" w:rsidRPr="002B1F57" w:rsidRDefault="002B1F57">
      <w:pPr>
        <w:ind w:firstLine="720"/>
        <w:rPr>
          <w:rFonts w:ascii="Arial" w:hAnsi="Arial" w:cs="Arial"/>
          <w:color w:val="000000" w:themeColor="text1"/>
          <w:rPrChange w:id="94" w:author="Thierry Keutgen" w:date="2024-02-19T12:03:00Z">
            <w:rPr>
              <w:lang w:val="fr-FR"/>
            </w:rPr>
          </w:rPrChange>
        </w:rPr>
        <w:pPrChange w:id="95" w:author="Thierry Keutgen" w:date="2024-02-19T11:54:00Z">
          <w:pPr>
            <w:pStyle w:val="ListParagraph"/>
            <w:numPr>
              <w:numId w:val="32"/>
            </w:numPr>
            <w:ind w:left="1571" w:hanging="360"/>
          </w:pPr>
        </w:pPrChange>
      </w:pPr>
    </w:p>
    <w:p w14:paraId="3976DD63" w14:textId="287F1BEB" w:rsid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 xml:space="preserve">Mise en place de </w:t>
      </w:r>
      <w:proofErr w:type="spellStart"/>
      <w:r>
        <w:rPr>
          <w:rFonts w:ascii="Arial" w:hAnsi="Arial" w:cs="Arial"/>
          <w:color w:val="000000" w:themeColor="text1"/>
          <w:lang w:val="fr-FR"/>
        </w:rPr>
        <w:t>Scorso</w:t>
      </w:r>
      <w:proofErr w:type="spellEnd"/>
      <w:r>
        <w:rPr>
          <w:rFonts w:ascii="Arial" w:hAnsi="Arial" w:cs="Arial"/>
          <w:color w:val="000000" w:themeColor="text1"/>
          <w:lang w:val="fr-FR"/>
        </w:rPr>
        <w:t>, application de détection de malnutrition</w:t>
      </w:r>
    </w:p>
    <w:p w14:paraId="4DFEC952" w14:textId="1672BF49" w:rsidR="002B1F57" w:rsidRPr="002B1F57" w:rsidRDefault="00D80B7D" w:rsidP="002B1F57">
      <w:pPr>
        <w:pStyle w:val="ListParagraph"/>
        <w:numPr>
          <w:ilvl w:val="0"/>
          <w:numId w:val="32"/>
        </w:numPr>
        <w:rPr>
          <w:rFonts w:ascii="Arial" w:hAnsi="Arial" w:cs="Arial"/>
          <w:color w:val="000000" w:themeColor="text1"/>
          <w:rPrChange w:id="96" w:author="Thierry Keutgen" w:date="2024-02-19T12:07:00Z">
            <w:rPr/>
          </w:rPrChange>
        </w:rPr>
      </w:pPr>
      <w:r>
        <w:rPr>
          <w:rFonts w:ascii="Arial" w:hAnsi="Arial" w:cs="Arial"/>
          <w:color w:val="000000" w:themeColor="text1"/>
          <w:lang w:val="fr-FR"/>
        </w:rPr>
        <w:t xml:space="preserve">Installation NUTROW et FEEDIM en </w:t>
      </w:r>
      <w:proofErr w:type="gramStart"/>
      <w:r w:rsidR="00440F42" w:rsidRPr="00D80B7D">
        <w:rPr>
          <w:rFonts w:ascii="Arial" w:hAnsi="Arial" w:cs="Arial"/>
          <w:color w:val="000000" w:themeColor="text1"/>
        </w:rPr>
        <w:t>USI .</w:t>
      </w:r>
      <w:proofErr w:type="gramEnd"/>
      <w:r w:rsidR="00440F42" w:rsidRPr="00D80B7D">
        <w:rPr>
          <w:rFonts w:ascii="Arial" w:hAnsi="Arial" w:cs="Arial"/>
          <w:color w:val="000000" w:themeColor="text1"/>
        </w:rPr>
        <w:t xml:space="preserve"> Cette étape est utile car étant dans un espace « fermé » les installation sont plus faciles et mettent en évidence les </w:t>
      </w:r>
      <w:r w:rsidR="00DF2584" w:rsidRPr="00D80B7D">
        <w:rPr>
          <w:rFonts w:ascii="Arial" w:hAnsi="Arial" w:cs="Arial"/>
          <w:color w:val="000000" w:themeColor="text1"/>
        </w:rPr>
        <w:t>opérations</w:t>
      </w:r>
      <w:r w:rsidR="00440F42" w:rsidRPr="00D80B7D">
        <w:rPr>
          <w:rFonts w:ascii="Arial" w:hAnsi="Arial" w:cs="Arial"/>
          <w:color w:val="000000" w:themeColor="text1"/>
        </w:rPr>
        <w:t xml:space="preserve"> d’extension à l’ensemble du groupe</w:t>
      </w:r>
    </w:p>
    <w:p w14:paraId="720C2DB0" w14:textId="5D2B9F58"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 xml:space="preserve">Incorporation des </w:t>
      </w:r>
      <w:r w:rsidR="00440F42" w:rsidRPr="00D80B7D">
        <w:rPr>
          <w:rFonts w:ascii="Arial" w:hAnsi="Arial" w:cs="Arial"/>
          <w:color w:val="000000" w:themeColor="text1"/>
        </w:rPr>
        <w:t>départements avec nutrition artificielle</w:t>
      </w:r>
    </w:p>
    <w:p w14:paraId="5841A7FB" w14:textId="6BB5BE2B"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Incorporation</w:t>
      </w:r>
      <w:r w:rsidRPr="00D80B7D">
        <w:rPr>
          <w:rFonts w:ascii="Arial" w:hAnsi="Arial" w:cs="Arial"/>
          <w:color w:val="000000" w:themeColor="text1"/>
        </w:rPr>
        <w:t xml:space="preserve"> </w:t>
      </w:r>
      <w:r w:rsidR="00440F42" w:rsidRPr="00D80B7D">
        <w:rPr>
          <w:rFonts w:ascii="Arial" w:hAnsi="Arial" w:cs="Arial"/>
          <w:color w:val="000000" w:themeColor="text1"/>
        </w:rPr>
        <w:t>Tous les lits d'hôpitaux avec intégration per os / Cuisine etc</w:t>
      </w:r>
    </w:p>
    <w:p w14:paraId="580384EB" w14:textId="5545D72C" w:rsidR="00440F42" w:rsidRPr="00D80B7D" w:rsidRDefault="00D80B7D" w:rsidP="00D80B7D">
      <w:pPr>
        <w:pStyle w:val="ListParagraph"/>
        <w:numPr>
          <w:ilvl w:val="0"/>
          <w:numId w:val="32"/>
        </w:numPr>
        <w:rPr>
          <w:rFonts w:ascii="Arial" w:hAnsi="Arial" w:cs="Arial"/>
          <w:color w:val="000000" w:themeColor="text1"/>
        </w:rPr>
      </w:pPr>
      <w:r>
        <w:rPr>
          <w:rFonts w:ascii="Arial" w:hAnsi="Arial" w:cs="Arial"/>
          <w:color w:val="000000" w:themeColor="text1"/>
          <w:lang w:val="fr-FR"/>
        </w:rPr>
        <w:t>Incorporation</w:t>
      </w:r>
      <w:r w:rsidRPr="00D80B7D">
        <w:rPr>
          <w:rFonts w:ascii="Arial" w:hAnsi="Arial" w:cs="Arial"/>
          <w:color w:val="000000" w:themeColor="text1"/>
        </w:rPr>
        <w:t xml:space="preserve"> </w:t>
      </w:r>
      <w:r w:rsidR="00440F42" w:rsidRPr="00D80B7D">
        <w:rPr>
          <w:rFonts w:ascii="Arial" w:hAnsi="Arial" w:cs="Arial"/>
          <w:color w:val="000000" w:themeColor="text1"/>
        </w:rPr>
        <w:t>Soins à domicile/maison de retraite/hôpital à domicile</w:t>
      </w:r>
    </w:p>
    <w:p w14:paraId="1A0F0EA7"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ACCORD DE PARTENARIAT</w:t>
      </w:r>
    </w:p>
    <w:p w14:paraId="4EB1E9FE" w14:textId="0E223402"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xml:space="preserve">Vivilia et Dim3 </w:t>
      </w:r>
      <w:r w:rsidR="00DF2584" w:rsidRPr="009D6ACA">
        <w:rPr>
          <w:rFonts w:ascii="Arial" w:hAnsi="Arial" w:cs="Arial"/>
          <w:color w:val="000000" w:themeColor="text1"/>
          <w:lang w:eastAsia="en-GB"/>
        </w:rPr>
        <w:t xml:space="preserve">ont signé une lettre d’intention portant sur le </w:t>
      </w:r>
      <w:r w:rsidRPr="00440F42">
        <w:rPr>
          <w:rFonts w:ascii="Arial" w:hAnsi="Arial" w:cs="Arial"/>
          <w:color w:val="000000" w:themeColor="text1"/>
          <w:lang w:eastAsia="en-GB"/>
        </w:rPr>
        <w:t>partenariat pour </w:t>
      </w:r>
    </w:p>
    <w:p w14:paraId="1A6AA08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079BFF3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Installer le portefeuille DIM3 dans TOUT le groupe Vivialia, étape par étape, utilisé en routine par les utilisateurs.</w:t>
      </w:r>
    </w:p>
    <w:p w14:paraId="069A4A48"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68205E3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Après une période </w:t>
      </w:r>
      <w:r w:rsidRPr="009D6ACA">
        <w:rPr>
          <w:rFonts w:ascii="Arial" w:hAnsi="Arial" w:cs="Arial"/>
          <w:color w:val="000000" w:themeColor="text1"/>
          <w:lang w:eastAsia="en-GB"/>
        </w:rPr>
        <w:t>d’utilisation </w:t>
      </w:r>
      <w:r w:rsidRPr="00440F42">
        <w:rPr>
          <w:rFonts w:ascii="Arial" w:hAnsi="Arial" w:cs="Arial"/>
          <w:color w:val="000000" w:themeColor="text1"/>
          <w:lang w:eastAsia="en-GB"/>
        </w:rPr>
        <w:t>à définir :</w:t>
      </w:r>
    </w:p>
    <w:p w14:paraId="3CCAFDFB"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d'acceptation du produit par les utilisateurs (infirmières/diététiciennes/médecins/CFO/ DIrecteurs...).</w:t>
      </w:r>
    </w:p>
    <w:p w14:paraId="527E6125"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sur l'impact financier pour le groupe Vivialia.</w:t>
      </w:r>
    </w:p>
    <w:p w14:paraId="5561B5E9" w14:textId="77777777" w:rsidR="00440F42" w:rsidRPr="00D80B7D" w:rsidRDefault="00440F42" w:rsidP="00D80B7D">
      <w:pPr>
        <w:pStyle w:val="ListParagraph"/>
        <w:numPr>
          <w:ilvl w:val="0"/>
          <w:numId w:val="33"/>
        </w:numPr>
        <w:rPr>
          <w:rFonts w:ascii="Arial" w:hAnsi="Arial" w:cs="Arial"/>
          <w:color w:val="000000" w:themeColor="text1"/>
        </w:rPr>
      </w:pPr>
      <w:r w:rsidRPr="00D80B7D">
        <w:rPr>
          <w:rFonts w:ascii="Arial" w:hAnsi="Arial" w:cs="Arial"/>
          <w:color w:val="000000" w:themeColor="text1"/>
        </w:rPr>
        <w:t>Rapport sur les points à améliorer ou à innover</w:t>
      </w:r>
    </w:p>
    <w:p w14:paraId="208C93F2"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4C147EC2" w14:textId="77777777" w:rsidR="00440F42" w:rsidRPr="00D80B7D" w:rsidRDefault="00440F42" w:rsidP="009D6ACA">
      <w:pPr>
        <w:ind w:left="851"/>
        <w:rPr>
          <w:rFonts w:ascii="Arial" w:hAnsi="Arial" w:cs="Arial"/>
          <w:b/>
          <w:bCs/>
          <w:color w:val="000000" w:themeColor="text1"/>
          <w:lang w:eastAsia="en-GB"/>
        </w:rPr>
      </w:pPr>
      <w:r w:rsidRPr="00D80B7D">
        <w:rPr>
          <w:rFonts w:ascii="Arial" w:hAnsi="Arial" w:cs="Arial"/>
          <w:b/>
          <w:bCs/>
          <w:color w:val="000000" w:themeColor="text1"/>
          <w:lang w:eastAsia="en-GB"/>
        </w:rPr>
        <w:t>SI LES RÉSULTATS SONT POSITIFS</w:t>
      </w:r>
    </w:p>
    <w:p w14:paraId="12F12E29"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Vivalia centre de référence pour la commercialisation internationale de Dim3</w:t>
      </w:r>
    </w:p>
    <w:p w14:paraId="49848B26"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Communication internationale sur la collaboration</w:t>
      </w:r>
    </w:p>
    <w:p w14:paraId="7CDB09BE"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Publication scientifique avec notre comité scientifique</w:t>
      </w:r>
    </w:p>
    <w:p w14:paraId="7A11AF29" w14:textId="77777777" w:rsidR="00440F42" w:rsidRPr="00D80B7D" w:rsidRDefault="00440F42" w:rsidP="00D80B7D">
      <w:pPr>
        <w:pStyle w:val="ListParagraph"/>
        <w:numPr>
          <w:ilvl w:val="0"/>
          <w:numId w:val="34"/>
        </w:numPr>
        <w:rPr>
          <w:rFonts w:ascii="Arial" w:hAnsi="Arial" w:cs="Arial"/>
          <w:color w:val="000000" w:themeColor="text1"/>
        </w:rPr>
      </w:pPr>
      <w:r w:rsidRPr="00D80B7D">
        <w:rPr>
          <w:rFonts w:ascii="Arial" w:hAnsi="Arial" w:cs="Arial"/>
          <w:color w:val="000000" w:themeColor="text1"/>
        </w:rPr>
        <w:t>Utilisation de notre portefeuille produit à prix coûtant ou autre formule</w:t>
      </w:r>
    </w:p>
    <w:p w14:paraId="1379C2E4"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41365635" w14:textId="77777777" w:rsidR="00440F42" w:rsidRDefault="00440F42" w:rsidP="009D6ACA">
      <w:pPr>
        <w:ind w:left="851"/>
        <w:rPr>
          <w:ins w:id="97" w:author="Jean Claude havaux" w:date="2024-02-19T13:21:00Z"/>
          <w:rFonts w:ascii="Arial" w:hAnsi="Arial" w:cs="Arial"/>
          <w:b/>
          <w:bCs/>
          <w:color w:val="000000" w:themeColor="text1"/>
          <w:lang w:eastAsia="en-GB"/>
        </w:rPr>
      </w:pPr>
      <w:commentRangeStart w:id="98"/>
      <w:r w:rsidRPr="00D80B7D">
        <w:rPr>
          <w:rFonts w:ascii="Arial" w:hAnsi="Arial" w:cs="Arial"/>
          <w:b/>
          <w:bCs/>
          <w:color w:val="000000" w:themeColor="text1"/>
          <w:lang w:eastAsia="en-GB"/>
        </w:rPr>
        <w:t>FINANCEMENT DU PARTENARIAT</w:t>
      </w:r>
      <w:commentRangeEnd w:id="98"/>
      <w:r w:rsidR="004700C1">
        <w:rPr>
          <w:rStyle w:val="CommentReference"/>
        </w:rPr>
        <w:commentReference w:id="98"/>
      </w:r>
    </w:p>
    <w:p w14:paraId="38FA85A1" w14:textId="77777777" w:rsidR="001579BB" w:rsidRDefault="001579BB" w:rsidP="009D6ACA">
      <w:pPr>
        <w:ind w:left="851"/>
        <w:rPr>
          <w:ins w:id="99" w:author="Jean Claude havaux" w:date="2024-02-19T13:21:00Z"/>
          <w:rFonts w:ascii="Arial" w:hAnsi="Arial" w:cs="Arial"/>
          <w:b/>
          <w:bCs/>
          <w:color w:val="000000" w:themeColor="text1"/>
          <w:lang w:eastAsia="en-GB"/>
        </w:rPr>
      </w:pPr>
    </w:p>
    <w:p w14:paraId="54E881E2" w14:textId="637352AD" w:rsidR="001579BB" w:rsidRPr="001579BB" w:rsidRDefault="001579BB" w:rsidP="009D6ACA">
      <w:pPr>
        <w:ind w:left="851"/>
        <w:rPr>
          <w:rFonts w:ascii="Arial" w:hAnsi="Arial" w:cs="Arial"/>
          <w:b/>
          <w:bCs/>
          <w:color w:val="000000" w:themeColor="text1"/>
          <w:lang w:val="fr-FR" w:eastAsia="en-GB"/>
        </w:rPr>
      </w:pPr>
      <w:r>
        <w:rPr>
          <w:rFonts w:ascii="Arial" w:hAnsi="Arial" w:cs="Arial"/>
          <w:b/>
          <w:bCs/>
          <w:color w:val="000000" w:themeColor="text1"/>
          <w:lang w:val="fr-FR" w:eastAsia="en-GB"/>
        </w:rPr>
        <w:t>Principe Majeur : financement du projet par source externe</w:t>
      </w:r>
    </w:p>
    <w:p w14:paraId="5C95FDA1"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 </w:t>
      </w:r>
    </w:p>
    <w:p w14:paraId="012FE32E" w14:textId="77777777" w:rsidR="00440F42" w:rsidRPr="00440F42"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lastRenderedPageBreak/>
        <w:t>PHASE 1 : DEFINITION/INSTALLATION :</w:t>
      </w:r>
    </w:p>
    <w:p w14:paraId="252B1F73"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Chaque partenaire supporte ses propres coûts</w:t>
      </w:r>
    </w:p>
    <w:p w14:paraId="02623A0D"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Dim3 fournit les produits, l'installation, la formation et la maintenance/débogage.</w:t>
      </w:r>
    </w:p>
    <w:p w14:paraId="0D59B757" w14:textId="77777777" w:rsid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Vivalia intègre étape par étape l'utilisation du portefeuille Dim3.</w:t>
      </w:r>
    </w:p>
    <w:p w14:paraId="0C88B3F3" w14:textId="0590F1BC" w:rsidR="00D80B7D" w:rsidRPr="00D80B7D" w:rsidRDefault="00D80B7D" w:rsidP="009D6ACA">
      <w:pPr>
        <w:ind w:left="851"/>
        <w:rPr>
          <w:rFonts w:ascii="Arial" w:hAnsi="Arial" w:cs="Arial"/>
          <w:color w:val="000000" w:themeColor="text1"/>
          <w:lang w:val="fr-FR" w:eastAsia="en-GB"/>
        </w:rPr>
      </w:pPr>
      <w:r>
        <w:rPr>
          <w:rFonts w:ascii="Arial" w:hAnsi="Arial" w:cs="Arial"/>
          <w:color w:val="000000" w:themeColor="text1"/>
          <w:lang w:val="fr-FR" w:eastAsia="en-GB"/>
        </w:rPr>
        <w:t>Le budget est établi sur une base de couts globaux</w:t>
      </w:r>
    </w:p>
    <w:p w14:paraId="45DB3FB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 </w:t>
      </w:r>
    </w:p>
    <w:p w14:paraId="0727292E" w14:textId="0C8497BC" w:rsidR="00440F42" w:rsidRPr="009D6ACA" w:rsidRDefault="00440F42" w:rsidP="009D6ACA">
      <w:pPr>
        <w:ind w:left="851"/>
        <w:rPr>
          <w:rFonts w:ascii="Arial" w:hAnsi="Arial" w:cs="Arial"/>
          <w:color w:val="000000" w:themeColor="text1"/>
          <w:lang w:eastAsia="en-GB"/>
        </w:rPr>
      </w:pPr>
      <w:r w:rsidRPr="009D6ACA">
        <w:rPr>
          <w:rFonts w:ascii="Arial" w:hAnsi="Arial" w:cs="Arial"/>
          <w:color w:val="000000" w:themeColor="text1"/>
          <w:lang w:eastAsia="en-GB"/>
        </w:rPr>
        <w:t>UTILISATION EN ROUTINE</w:t>
      </w:r>
    </w:p>
    <w:p w14:paraId="79C8F4F5" w14:textId="400D5E75" w:rsidR="00440F42" w:rsidRPr="00440F42" w:rsidRDefault="00B260FB" w:rsidP="009D6ACA">
      <w:pPr>
        <w:ind w:left="851"/>
        <w:rPr>
          <w:rFonts w:ascii="Arial" w:hAnsi="Arial" w:cs="Arial"/>
          <w:color w:val="000000" w:themeColor="text1"/>
          <w:lang w:eastAsia="en-GB"/>
        </w:rPr>
      </w:pPr>
      <w:r w:rsidRPr="009D6ACA">
        <w:rPr>
          <w:rFonts w:ascii="Arial" w:hAnsi="Arial" w:cs="Arial"/>
          <w:color w:val="000000" w:themeColor="text1"/>
          <w:lang w:eastAsia="en-GB"/>
        </w:rPr>
        <w:t xml:space="preserve">Dim3 s’engage a maintenir l’outil en place dans le groupe vivalia pour une somme forfaitaire représentant les dépenses de Dim3 pour le maintien de l’outil. La somme non supérieure à </w:t>
      </w:r>
      <w:commentRangeStart w:id="100"/>
      <w:r w:rsidRPr="009D6ACA">
        <w:rPr>
          <w:rFonts w:ascii="Arial" w:hAnsi="Arial" w:cs="Arial"/>
          <w:color w:val="000000" w:themeColor="text1"/>
          <w:lang w:eastAsia="en-GB"/>
        </w:rPr>
        <w:t xml:space="preserve">50.000 euros </w:t>
      </w:r>
      <w:commentRangeEnd w:id="100"/>
      <w:r w:rsidR="004700C1">
        <w:rPr>
          <w:rStyle w:val="CommentReference"/>
        </w:rPr>
        <w:commentReference w:id="100"/>
      </w:r>
      <w:r w:rsidRPr="009D6ACA">
        <w:rPr>
          <w:rFonts w:ascii="Arial" w:hAnsi="Arial" w:cs="Arial"/>
          <w:color w:val="000000" w:themeColor="text1"/>
          <w:lang w:eastAsia="en-GB"/>
        </w:rPr>
        <w:t>sera définie lorsque des éléments de calculs seront disponibles. Dans ce cadre, les données anonymisées seront disponibles pour les projets de recherche en AI de Dim3 en partenariat avec Vivalia.</w:t>
      </w:r>
      <w:r w:rsidR="00440F42" w:rsidRPr="00440F42">
        <w:rPr>
          <w:rFonts w:ascii="Arial" w:hAnsi="Arial" w:cs="Arial"/>
          <w:color w:val="000000" w:themeColor="text1"/>
          <w:lang w:eastAsia="en-GB"/>
        </w:rPr>
        <w:t> </w:t>
      </w:r>
    </w:p>
    <w:p w14:paraId="2EC10B12" w14:textId="77777777" w:rsidR="00E726F3" w:rsidRPr="009D6ACA" w:rsidRDefault="00E726F3" w:rsidP="009D6ACA">
      <w:pPr>
        <w:ind w:left="851"/>
        <w:rPr>
          <w:rFonts w:ascii="Arial" w:hAnsi="Arial" w:cs="Arial"/>
          <w:color w:val="000000" w:themeColor="text1"/>
          <w:lang w:eastAsia="en-GB"/>
        </w:rPr>
      </w:pPr>
    </w:p>
    <w:p w14:paraId="2D6A51FE" w14:textId="2E167631" w:rsidR="00440F42" w:rsidRPr="009D6ACA" w:rsidRDefault="0031403B" w:rsidP="009D6ACA">
      <w:pPr>
        <w:ind w:left="851"/>
        <w:rPr>
          <w:rFonts w:ascii="Arial" w:hAnsi="Arial" w:cs="Arial"/>
          <w:color w:val="000000" w:themeColor="text1"/>
          <w:lang w:eastAsia="en-GB"/>
        </w:rPr>
      </w:pPr>
      <w:r w:rsidRPr="009D6ACA">
        <w:rPr>
          <w:rFonts w:ascii="Arial" w:hAnsi="Arial" w:cs="Arial"/>
          <w:color w:val="000000" w:themeColor="text1"/>
          <w:lang w:eastAsia="en-GB"/>
        </w:rPr>
        <w:t>FONDS</w:t>
      </w:r>
      <w:r w:rsidR="00440F42" w:rsidRPr="009D6ACA">
        <w:rPr>
          <w:rFonts w:ascii="Arial" w:hAnsi="Arial" w:cs="Arial"/>
          <w:color w:val="000000" w:themeColor="text1"/>
          <w:lang w:eastAsia="en-GB"/>
        </w:rPr>
        <w:t xml:space="preserve"> DE RECHERCHE</w:t>
      </w:r>
    </w:p>
    <w:p w14:paraId="62D841D5"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eastAsia="en-GB"/>
        </w:rPr>
        <w:t>S'agissant d'un projet d'innovation, le financement potentiel par les autorités impliquées dans la santé peut être déclenché </w:t>
      </w:r>
      <w:r w:rsidRPr="009D6ACA">
        <w:rPr>
          <w:rFonts w:ascii="Arial" w:hAnsi="Arial" w:cs="Arial"/>
          <w:color w:val="000000" w:themeColor="text1"/>
          <w:lang w:eastAsia="en-GB"/>
        </w:rPr>
        <w:t>avec </w:t>
      </w:r>
      <w:r w:rsidRPr="00440F42">
        <w:rPr>
          <w:rFonts w:ascii="Arial" w:hAnsi="Arial" w:cs="Arial"/>
          <w:color w:val="000000" w:themeColor="text1"/>
          <w:lang w:eastAsia="en-GB"/>
        </w:rPr>
        <w:t>par ordre de priorité :</w:t>
      </w:r>
    </w:p>
    <w:p w14:paraId="1D6269F0" w14:textId="77777777" w:rsidR="00440F42" w:rsidRPr="001579BB" w:rsidRDefault="00440F42" w:rsidP="001579BB">
      <w:pPr>
        <w:pStyle w:val="ListParagraph"/>
        <w:numPr>
          <w:ilvl w:val="0"/>
          <w:numId w:val="37"/>
        </w:numPr>
        <w:rPr>
          <w:rFonts w:ascii="Arial" w:hAnsi="Arial" w:cs="Arial"/>
          <w:color w:val="000000" w:themeColor="text1"/>
        </w:rPr>
      </w:pPr>
      <w:r w:rsidRPr="001579BB">
        <w:rPr>
          <w:rFonts w:ascii="Arial" w:hAnsi="Arial" w:cs="Arial"/>
          <w:color w:val="000000" w:themeColor="text1"/>
        </w:rPr>
        <w:t>Région Wallonne</w:t>
      </w:r>
    </w:p>
    <w:p w14:paraId="6F5F54F4" w14:textId="6CE8A61B" w:rsidR="0031403B" w:rsidRPr="001579BB" w:rsidRDefault="0031403B" w:rsidP="001579BB">
      <w:pPr>
        <w:pStyle w:val="ListParagraph"/>
        <w:numPr>
          <w:ilvl w:val="0"/>
          <w:numId w:val="37"/>
        </w:numPr>
        <w:rPr>
          <w:rFonts w:ascii="Arial" w:hAnsi="Arial" w:cs="Arial"/>
          <w:color w:val="000000" w:themeColor="text1"/>
        </w:rPr>
      </w:pPr>
      <w:r w:rsidRPr="001579BB">
        <w:rPr>
          <w:rFonts w:ascii="Arial" w:hAnsi="Arial" w:cs="Arial"/>
          <w:color w:val="000000" w:themeColor="text1"/>
        </w:rPr>
        <w:t>Sogepa Wallonie Santé</w:t>
      </w:r>
    </w:p>
    <w:p w14:paraId="6386E2B1" w14:textId="6355D87E" w:rsidR="00440F42" w:rsidRPr="001579BB" w:rsidRDefault="00440F42" w:rsidP="001579BB">
      <w:pPr>
        <w:pStyle w:val="ListParagraph"/>
        <w:numPr>
          <w:ilvl w:val="0"/>
          <w:numId w:val="37"/>
        </w:numPr>
        <w:rPr>
          <w:rFonts w:ascii="Arial" w:hAnsi="Arial" w:cs="Arial"/>
          <w:color w:val="000000" w:themeColor="text1"/>
        </w:rPr>
      </w:pPr>
      <w:r w:rsidRPr="001579BB">
        <w:rPr>
          <w:rFonts w:ascii="Arial" w:hAnsi="Arial" w:cs="Arial"/>
          <w:color w:val="000000" w:themeColor="text1"/>
        </w:rPr>
        <w:t>Partenariat ABDH</w:t>
      </w:r>
    </w:p>
    <w:p w14:paraId="48B39D95" w14:textId="77777777" w:rsidR="00440F42" w:rsidRPr="001579BB" w:rsidRDefault="00440F42" w:rsidP="001579BB">
      <w:pPr>
        <w:pStyle w:val="ListParagraph"/>
        <w:numPr>
          <w:ilvl w:val="0"/>
          <w:numId w:val="37"/>
        </w:numPr>
        <w:rPr>
          <w:rFonts w:ascii="Arial" w:hAnsi="Arial" w:cs="Arial"/>
          <w:color w:val="000000" w:themeColor="text1"/>
        </w:rPr>
      </w:pPr>
      <w:r w:rsidRPr="001579BB">
        <w:rPr>
          <w:rFonts w:ascii="Arial" w:hAnsi="Arial" w:cs="Arial"/>
          <w:color w:val="000000" w:themeColor="text1"/>
        </w:rPr>
        <w:t>Fondations</w:t>
      </w:r>
    </w:p>
    <w:p w14:paraId="2DB12B95" w14:textId="77777777" w:rsidR="00440F42" w:rsidRPr="001579BB" w:rsidRDefault="00440F42" w:rsidP="001579BB">
      <w:pPr>
        <w:pStyle w:val="ListParagraph"/>
        <w:numPr>
          <w:ilvl w:val="0"/>
          <w:numId w:val="37"/>
        </w:numPr>
        <w:rPr>
          <w:rFonts w:ascii="Arial" w:hAnsi="Arial" w:cs="Arial"/>
          <w:color w:val="000000" w:themeColor="text1"/>
        </w:rPr>
      </w:pPr>
      <w:r w:rsidRPr="001579BB">
        <w:rPr>
          <w:rFonts w:ascii="Arial" w:hAnsi="Arial" w:cs="Arial"/>
          <w:color w:val="000000" w:themeColor="text1"/>
        </w:rPr>
        <w:t>Autres</w:t>
      </w:r>
    </w:p>
    <w:p w14:paraId="00E1AD6D" w14:textId="77777777" w:rsidR="00440F42" w:rsidRPr="00440F42" w:rsidRDefault="00440F42" w:rsidP="00440F42">
      <w:pPr>
        <w:rPr>
          <w:rFonts w:ascii="Arial" w:hAnsi="Arial" w:cs="Arial"/>
          <w:color w:val="000000" w:themeColor="text1"/>
          <w:lang w:eastAsia="en-GB"/>
        </w:rPr>
      </w:pPr>
      <w:r w:rsidRPr="00440F42">
        <w:rPr>
          <w:rFonts w:ascii="Arial" w:hAnsi="Arial" w:cs="Arial"/>
          <w:color w:val="000000" w:themeColor="text1"/>
          <w:lang w:eastAsia="en-GB"/>
        </w:rPr>
        <w:t> </w:t>
      </w:r>
    </w:p>
    <w:p w14:paraId="6CC6EE36" w14:textId="3E1B0ECF" w:rsidR="00440F42" w:rsidRPr="00440F42" w:rsidRDefault="00440F42" w:rsidP="00440F42">
      <w:pPr>
        <w:rPr>
          <w:rFonts w:ascii="Arial" w:hAnsi="Arial" w:cs="Arial"/>
          <w:color w:val="000000" w:themeColor="text1"/>
          <w:lang w:eastAsia="en-GB"/>
        </w:rPr>
      </w:pPr>
    </w:p>
    <w:p w14:paraId="26AD6FA0" w14:textId="77777777" w:rsidR="00440F42" w:rsidRPr="00440F42" w:rsidRDefault="00440F42" w:rsidP="009D6ACA">
      <w:pPr>
        <w:ind w:left="851"/>
        <w:rPr>
          <w:rFonts w:ascii="Arial" w:hAnsi="Arial" w:cs="Arial"/>
          <w:color w:val="000000" w:themeColor="text1"/>
          <w:lang w:eastAsia="en-GB"/>
        </w:rPr>
      </w:pPr>
      <w:r w:rsidRPr="00440F42">
        <w:rPr>
          <w:rFonts w:ascii="Arial" w:hAnsi="Arial" w:cs="Arial"/>
          <w:color w:val="000000" w:themeColor="text1"/>
          <w:lang w:val="fr-FR" w:eastAsia="en-GB"/>
        </w:rPr>
        <w:t> </w:t>
      </w:r>
    </w:p>
    <w:p w14:paraId="3E0FD61C" w14:textId="14A3057B" w:rsidR="00D80B7D" w:rsidRDefault="00D80B7D">
      <w:pPr>
        <w:rPr>
          <w:rFonts w:ascii="Arial" w:hAnsi="Arial" w:cs="Arial"/>
          <w:color w:val="000000" w:themeColor="text1"/>
        </w:rPr>
      </w:pPr>
      <w:r>
        <w:rPr>
          <w:rFonts w:ascii="Arial" w:hAnsi="Arial" w:cs="Arial"/>
          <w:color w:val="000000" w:themeColor="text1"/>
        </w:rPr>
        <w:br w:type="page"/>
      </w:r>
    </w:p>
    <w:p w14:paraId="4D16090A" w14:textId="77777777" w:rsidR="00B260FB" w:rsidRDefault="00B260FB" w:rsidP="009D6ACA">
      <w:pPr>
        <w:ind w:left="851"/>
        <w:rPr>
          <w:rFonts w:ascii="Arial" w:hAnsi="Arial" w:cs="Arial"/>
          <w:color w:val="000000" w:themeColor="text1"/>
        </w:rPr>
      </w:pPr>
    </w:p>
    <w:p w14:paraId="744F5B23" w14:textId="0FBBBC19" w:rsidR="00B260FB" w:rsidRPr="00B260FB" w:rsidRDefault="00B260FB" w:rsidP="00D80B7D">
      <w:pPr>
        <w:pStyle w:val="ListParagraph"/>
        <w:numPr>
          <w:ilvl w:val="0"/>
          <w:numId w:val="14"/>
        </w:numPr>
        <w:spacing w:after="0" w:afterAutospacing="0"/>
        <w:jc w:val="center"/>
        <w:rPr>
          <w:rFonts w:ascii="Arial" w:hAnsi="Arial" w:cs="Arial"/>
          <w:b/>
          <w:bCs/>
          <w:color w:val="000000" w:themeColor="text1"/>
          <w:sz w:val="28"/>
          <w:szCs w:val="28"/>
          <w:lang w:val="fr-FR"/>
        </w:rPr>
      </w:pPr>
      <w:r w:rsidRPr="00B260FB">
        <w:rPr>
          <w:rFonts w:ascii="Arial" w:hAnsi="Arial" w:cs="Arial"/>
          <w:b/>
          <w:bCs/>
          <w:color w:val="000000" w:themeColor="text1"/>
          <w:sz w:val="28"/>
          <w:szCs w:val="28"/>
          <w:lang w:val="fr-FR"/>
        </w:rPr>
        <w:t>IMPACT FINANCIER PRESSENTI</w:t>
      </w:r>
    </w:p>
    <w:p w14:paraId="707FDD07" w14:textId="77777777" w:rsidR="00C945A6" w:rsidRPr="00314A1D" w:rsidRDefault="00C945A6" w:rsidP="009D6ACA">
      <w:pPr>
        <w:ind w:left="851"/>
        <w:rPr>
          <w:rFonts w:ascii="Arial" w:hAnsi="Arial" w:cs="Arial"/>
          <w:b/>
          <w:bCs/>
          <w:color w:val="000000" w:themeColor="text1"/>
        </w:rPr>
      </w:pPr>
    </w:p>
    <w:p w14:paraId="4FDA1876" w14:textId="787E6FB7" w:rsidR="00314A1D" w:rsidRPr="00314A1D" w:rsidRDefault="00B260FB" w:rsidP="009D6ACA">
      <w:pPr>
        <w:ind w:left="851"/>
        <w:rPr>
          <w:rFonts w:ascii="Arial" w:hAnsi="Arial" w:cs="Arial"/>
          <w:b/>
          <w:bCs/>
          <w:color w:val="000000" w:themeColor="text1"/>
          <w:lang w:val="fr-FR"/>
        </w:rPr>
      </w:pPr>
      <w:r w:rsidRPr="00314A1D">
        <w:rPr>
          <w:rFonts w:ascii="Arial" w:hAnsi="Arial" w:cs="Arial"/>
          <w:b/>
          <w:bCs/>
          <w:color w:val="000000" w:themeColor="text1"/>
          <w:lang w:val="fr-FR"/>
        </w:rPr>
        <w:t xml:space="preserve">REMARQUE : l’impact financier pressenti ne se </w:t>
      </w:r>
      <w:r w:rsidR="00314A1D" w:rsidRPr="00314A1D">
        <w:rPr>
          <w:rFonts w:ascii="Arial" w:hAnsi="Arial" w:cs="Arial"/>
          <w:b/>
          <w:bCs/>
          <w:color w:val="000000" w:themeColor="text1"/>
          <w:lang w:val="fr-FR"/>
        </w:rPr>
        <w:t>réfère</w:t>
      </w:r>
      <w:r w:rsidRPr="00314A1D">
        <w:rPr>
          <w:rFonts w:ascii="Arial" w:hAnsi="Arial" w:cs="Arial"/>
          <w:b/>
          <w:bCs/>
          <w:color w:val="000000" w:themeColor="text1"/>
          <w:lang w:val="fr-FR"/>
        </w:rPr>
        <w:t xml:space="preserve"> pas</w:t>
      </w:r>
      <w:r w:rsidR="00314A1D" w:rsidRPr="00314A1D">
        <w:rPr>
          <w:rFonts w:ascii="Arial" w:hAnsi="Arial" w:cs="Arial"/>
          <w:b/>
          <w:bCs/>
          <w:color w:val="000000" w:themeColor="text1"/>
          <w:lang w:val="fr-FR"/>
        </w:rPr>
        <w:t xml:space="preserve"> à la qualité du travail des équipes en aval et amont des soins patients et RHM. </w:t>
      </w:r>
    </w:p>
    <w:p w14:paraId="654E0B5E" w14:textId="77777777" w:rsidR="00314A1D" w:rsidRPr="00314A1D" w:rsidRDefault="00314A1D" w:rsidP="009D6ACA">
      <w:pPr>
        <w:ind w:left="851"/>
        <w:rPr>
          <w:rFonts w:ascii="Arial" w:hAnsi="Arial" w:cs="Arial"/>
          <w:b/>
          <w:bCs/>
          <w:color w:val="000000" w:themeColor="text1"/>
          <w:lang w:val="fr-FR"/>
        </w:rPr>
      </w:pPr>
    </w:p>
    <w:p w14:paraId="67795006" w14:textId="27560D42" w:rsidR="00314A1D" w:rsidRDefault="00314A1D" w:rsidP="009D6ACA">
      <w:pPr>
        <w:ind w:left="851"/>
        <w:jc w:val="both"/>
        <w:rPr>
          <w:rFonts w:ascii="Arial" w:hAnsi="Arial" w:cs="Arial"/>
          <w:b/>
          <w:bCs/>
          <w:color w:val="000000" w:themeColor="text1"/>
          <w:lang w:val="fr-FR"/>
        </w:rPr>
      </w:pPr>
      <w:r w:rsidRPr="00314A1D">
        <w:rPr>
          <w:rFonts w:ascii="Arial" w:hAnsi="Arial" w:cs="Arial"/>
          <w:b/>
          <w:bCs/>
          <w:color w:val="000000" w:themeColor="text1"/>
          <w:lang w:val="fr-FR"/>
        </w:rPr>
        <w:t>L’impact financier est analysé sur l’apport que les produits informatiques de Dim3 peuvent apporter comme automatisation des transferts de données concernant l’état de malnutrition dans le DPI</w:t>
      </w:r>
      <w:r w:rsidR="004700C1">
        <w:rPr>
          <w:rFonts w:ascii="Arial" w:hAnsi="Arial" w:cs="Arial"/>
          <w:b/>
          <w:bCs/>
          <w:color w:val="000000" w:themeColor="text1"/>
          <w:lang w:val="fr-FR"/>
        </w:rPr>
        <w:t xml:space="preserve"> et vers le RHM</w:t>
      </w:r>
      <w:r w:rsidRPr="00314A1D">
        <w:rPr>
          <w:rFonts w:ascii="Arial" w:hAnsi="Arial" w:cs="Arial"/>
          <w:b/>
          <w:bCs/>
          <w:color w:val="000000" w:themeColor="text1"/>
          <w:lang w:val="fr-FR"/>
        </w:rPr>
        <w:t xml:space="preserve">. </w:t>
      </w:r>
    </w:p>
    <w:p w14:paraId="7A74239C" w14:textId="77777777" w:rsidR="00314A1D" w:rsidRDefault="00314A1D" w:rsidP="009D6ACA">
      <w:pPr>
        <w:ind w:left="851"/>
        <w:jc w:val="both"/>
        <w:rPr>
          <w:rFonts w:ascii="Arial" w:hAnsi="Arial" w:cs="Arial"/>
          <w:b/>
          <w:bCs/>
          <w:color w:val="000000" w:themeColor="text1"/>
          <w:lang w:val="fr-FR"/>
        </w:rPr>
      </w:pPr>
    </w:p>
    <w:p w14:paraId="550B6158" w14:textId="33D82190" w:rsidR="00314A1D" w:rsidRDefault="00314A1D" w:rsidP="009D6ACA">
      <w:pPr>
        <w:ind w:left="851"/>
        <w:jc w:val="both"/>
        <w:rPr>
          <w:rFonts w:ascii="Arial" w:hAnsi="Arial" w:cs="Arial"/>
          <w:b/>
          <w:bCs/>
          <w:color w:val="000000" w:themeColor="text1"/>
          <w:lang w:val="fr-FR"/>
        </w:rPr>
      </w:pPr>
      <w:r w:rsidRPr="001579BB">
        <w:rPr>
          <w:rFonts w:ascii="Arial" w:hAnsi="Arial" w:cs="Arial"/>
          <w:b/>
          <w:bCs/>
          <w:color w:val="000000" w:themeColor="text1"/>
          <w:lang w:val="fr-FR"/>
        </w:rPr>
        <w:t xml:space="preserve">Les autres impacts financiers et patients </w:t>
      </w:r>
      <w:r w:rsidR="001579BB">
        <w:rPr>
          <w:rFonts w:ascii="Arial" w:hAnsi="Arial" w:cs="Arial"/>
          <w:b/>
          <w:bCs/>
          <w:color w:val="000000" w:themeColor="text1"/>
          <w:lang w:val="fr-FR"/>
        </w:rPr>
        <w:t xml:space="preserve">(taux de réadmission, réduction séjour) difficiles à </w:t>
      </w:r>
      <w:proofErr w:type="spellStart"/>
      <w:r w:rsidR="001579BB">
        <w:rPr>
          <w:rFonts w:ascii="Arial" w:hAnsi="Arial" w:cs="Arial"/>
          <w:b/>
          <w:bCs/>
          <w:color w:val="000000" w:themeColor="text1"/>
          <w:lang w:val="fr-FR"/>
        </w:rPr>
        <w:t>evaluer</w:t>
      </w:r>
      <w:proofErr w:type="spellEnd"/>
      <w:r w:rsidR="001579BB">
        <w:rPr>
          <w:rFonts w:ascii="Arial" w:hAnsi="Arial" w:cs="Arial"/>
          <w:b/>
          <w:bCs/>
          <w:color w:val="000000" w:themeColor="text1"/>
          <w:lang w:val="fr-FR"/>
        </w:rPr>
        <w:t xml:space="preserve"> </w:t>
      </w:r>
      <w:del w:id="101" w:author="Jean Claude havaux" w:date="2024-02-19T13:25:00Z">
        <w:r w:rsidRPr="001579BB" w:rsidDel="001579BB">
          <w:rPr>
            <w:rFonts w:ascii="Arial" w:hAnsi="Arial" w:cs="Arial"/>
            <w:b/>
            <w:bCs/>
            <w:color w:val="000000" w:themeColor="text1"/>
            <w:lang w:val="fr-FR"/>
          </w:rPr>
          <w:delText xml:space="preserve"> difficulté de preuve </w:delText>
        </w:r>
      </w:del>
      <w:r w:rsidRPr="001579BB">
        <w:rPr>
          <w:rFonts w:ascii="Arial" w:hAnsi="Arial" w:cs="Arial"/>
          <w:b/>
          <w:bCs/>
          <w:color w:val="000000" w:themeColor="text1"/>
          <w:lang w:val="fr-FR"/>
        </w:rPr>
        <w:t xml:space="preserve">pour le moment sont calculés globalement dans un fichier Excel ROI </w:t>
      </w:r>
      <w:proofErr w:type="spellStart"/>
      <w:r w:rsidRPr="001579BB">
        <w:rPr>
          <w:rFonts w:ascii="Arial" w:hAnsi="Arial" w:cs="Arial"/>
          <w:b/>
          <w:bCs/>
          <w:color w:val="000000" w:themeColor="text1"/>
          <w:lang w:val="fr-FR"/>
        </w:rPr>
        <w:t>Nutrow</w:t>
      </w:r>
      <w:proofErr w:type="spellEnd"/>
      <w:r w:rsidRPr="001579BB">
        <w:rPr>
          <w:rFonts w:ascii="Arial" w:hAnsi="Arial" w:cs="Arial"/>
          <w:b/>
          <w:bCs/>
          <w:color w:val="000000" w:themeColor="text1"/>
          <w:lang w:val="fr-FR"/>
        </w:rPr>
        <w:t xml:space="preserve"> disponible et annexé au mail envoyé à Vivalia en </w:t>
      </w:r>
      <w:r w:rsidR="001579BB" w:rsidRPr="001579BB">
        <w:rPr>
          <w:rFonts w:ascii="Arial" w:hAnsi="Arial" w:cs="Arial"/>
          <w:b/>
          <w:bCs/>
          <w:color w:val="000000" w:themeColor="text1"/>
          <w:lang w:val="fr-FR"/>
        </w:rPr>
        <w:t>même</w:t>
      </w:r>
      <w:r w:rsidRPr="001579BB">
        <w:rPr>
          <w:rFonts w:ascii="Arial" w:hAnsi="Arial" w:cs="Arial"/>
          <w:b/>
          <w:bCs/>
          <w:color w:val="000000" w:themeColor="text1"/>
          <w:lang w:val="fr-FR"/>
        </w:rPr>
        <w:t xml:space="preserve"> temps que ce document</w:t>
      </w:r>
    </w:p>
    <w:p w14:paraId="3316E0FF" w14:textId="77777777" w:rsidR="00314A1D" w:rsidRPr="001579BB" w:rsidRDefault="00314A1D" w:rsidP="009D6ACA">
      <w:pPr>
        <w:ind w:left="851"/>
        <w:jc w:val="both"/>
        <w:rPr>
          <w:rFonts w:ascii="Arial" w:hAnsi="Arial" w:cs="Arial"/>
          <w:color w:val="000000" w:themeColor="text1"/>
        </w:rPr>
      </w:pPr>
    </w:p>
    <w:p w14:paraId="4D90A4AB" w14:textId="1233EEC8" w:rsidR="00314A1D" w:rsidRDefault="00314A1D" w:rsidP="009D6ACA">
      <w:pPr>
        <w:ind w:left="851"/>
        <w:jc w:val="both"/>
        <w:rPr>
          <w:rFonts w:ascii="Arial" w:hAnsi="Arial" w:cs="Arial"/>
          <w:color w:val="000000" w:themeColor="text1"/>
          <w:lang w:val="fr-FR"/>
        </w:rPr>
      </w:pPr>
      <w:r w:rsidRPr="00314A1D">
        <w:rPr>
          <w:rFonts w:ascii="Arial" w:hAnsi="Arial" w:cs="Arial"/>
          <w:color w:val="000000" w:themeColor="text1"/>
          <w:lang w:val="fr-FR"/>
        </w:rPr>
        <w:t>A la suite d’observation</w:t>
      </w:r>
      <w:r>
        <w:rPr>
          <w:rFonts w:ascii="Arial" w:hAnsi="Arial" w:cs="Arial"/>
          <w:color w:val="000000" w:themeColor="text1"/>
          <w:lang w:val="fr-FR"/>
        </w:rPr>
        <w:t>s</w:t>
      </w:r>
      <w:r w:rsidRPr="00314A1D">
        <w:rPr>
          <w:rFonts w:ascii="Arial" w:hAnsi="Arial" w:cs="Arial"/>
          <w:color w:val="000000" w:themeColor="text1"/>
          <w:lang w:val="fr-FR"/>
        </w:rPr>
        <w:t xml:space="preserve"> chiffrée</w:t>
      </w:r>
      <w:r>
        <w:rPr>
          <w:rFonts w:ascii="Arial" w:hAnsi="Arial" w:cs="Arial"/>
          <w:color w:val="000000" w:themeColor="text1"/>
          <w:lang w:val="fr-FR"/>
        </w:rPr>
        <w:t>s</w:t>
      </w:r>
      <w:r w:rsidRPr="00314A1D">
        <w:rPr>
          <w:rFonts w:ascii="Arial" w:hAnsi="Arial" w:cs="Arial"/>
          <w:color w:val="000000" w:themeColor="text1"/>
          <w:lang w:val="fr-FR"/>
        </w:rPr>
        <w:t xml:space="preserve"> dans différents hôpitaux notamment l’hôpital d’Erasme sous la coordination de Mme Farine, il est apparu que les </w:t>
      </w:r>
      <w:del w:id="102" w:author="Jean Claude havaux" w:date="2024-02-19T13:25:00Z">
        <w:r w:rsidRPr="00314A1D" w:rsidDel="001579BB">
          <w:rPr>
            <w:rFonts w:ascii="Arial" w:hAnsi="Arial" w:cs="Arial"/>
            <w:color w:val="000000" w:themeColor="text1"/>
            <w:lang w:val="fr-FR"/>
          </w:rPr>
          <w:delText>hopitaux</w:delText>
        </w:r>
      </w:del>
      <w:ins w:id="103" w:author="Jean Claude havaux" w:date="2024-02-19T13:25:00Z">
        <w:r w:rsidR="001579BB" w:rsidRPr="00314A1D">
          <w:rPr>
            <w:rFonts w:ascii="Arial" w:hAnsi="Arial" w:cs="Arial"/>
            <w:color w:val="000000" w:themeColor="text1"/>
            <w:lang w:val="fr-FR"/>
          </w:rPr>
          <w:t>hôpitaux</w:t>
        </w:r>
      </w:ins>
      <w:r w:rsidRPr="00314A1D">
        <w:rPr>
          <w:rFonts w:ascii="Arial" w:hAnsi="Arial" w:cs="Arial"/>
          <w:color w:val="000000" w:themeColor="text1"/>
          <w:lang w:val="fr-FR"/>
        </w:rPr>
        <w:t xml:space="preserve"> omettent d’inclure systématiquement l’état de malnutrition du patient dans le DPI. </w:t>
      </w:r>
    </w:p>
    <w:p w14:paraId="3C196D45" w14:textId="77777777" w:rsidR="00314A1D" w:rsidRDefault="00314A1D" w:rsidP="009D6ACA">
      <w:pPr>
        <w:ind w:left="851"/>
        <w:jc w:val="both"/>
        <w:rPr>
          <w:rFonts w:ascii="Arial" w:hAnsi="Arial" w:cs="Arial"/>
          <w:color w:val="000000" w:themeColor="text1"/>
          <w:lang w:val="fr-FR"/>
        </w:rPr>
      </w:pPr>
    </w:p>
    <w:p w14:paraId="308FF36F" w14:textId="117D8524" w:rsidR="00314A1D" w:rsidRDefault="00314A1D" w:rsidP="009D6ACA">
      <w:pPr>
        <w:ind w:left="851"/>
        <w:jc w:val="both"/>
        <w:rPr>
          <w:rFonts w:ascii="Arial" w:hAnsi="Arial" w:cs="Arial"/>
          <w:color w:val="000000" w:themeColor="text1"/>
          <w:lang w:val="fr-FR"/>
        </w:rPr>
      </w:pPr>
      <w:r w:rsidRPr="00314A1D">
        <w:rPr>
          <w:rFonts w:ascii="Arial" w:hAnsi="Arial" w:cs="Arial"/>
          <w:color w:val="000000" w:themeColor="text1"/>
          <w:lang w:val="fr-FR"/>
        </w:rPr>
        <w:t xml:space="preserve">Cet oubli </w:t>
      </w:r>
      <w:r w:rsidR="00D80B7D" w:rsidRPr="00314A1D">
        <w:rPr>
          <w:rFonts w:ascii="Arial" w:hAnsi="Arial" w:cs="Arial"/>
          <w:color w:val="000000" w:themeColor="text1"/>
          <w:lang w:val="fr-FR"/>
        </w:rPr>
        <w:t>dû</w:t>
      </w:r>
      <w:r w:rsidRPr="00314A1D">
        <w:rPr>
          <w:rFonts w:ascii="Arial" w:hAnsi="Arial" w:cs="Arial"/>
          <w:color w:val="000000" w:themeColor="text1"/>
          <w:lang w:val="fr-FR"/>
        </w:rPr>
        <w:t xml:space="preserve"> notamment aux difficultés de transmission de données multi logicielle s’avère être une perte financière non négligeable.</w:t>
      </w:r>
    </w:p>
    <w:p w14:paraId="2ABE8B61" w14:textId="77777777" w:rsidR="00314A1D" w:rsidRDefault="00314A1D" w:rsidP="009D6ACA">
      <w:pPr>
        <w:ind w:left="851"/>
        <w:jc w:val="both"/>
        <w:rPr>
          <w:rFonts w:ascii="Arial" w:hAnsi="Arial" w:cs="Arial"/>
          <w:color w:val="000000" w:themeColor="text1"/>
          <w:lang w:val="fr-FR"/>
        </w:rPr>
      </w:pPr>
    </w:p>
    <w:p w14:paraId="73CFA361" w14:textId="3CFAD4FA" w:rsidR="00314A1D" w:rsidRDefault="00314A1D" w:rsidP="009D6ACA">
      <w:pPr>
        <w:ind w:left="851"/>
        <w:jc w:val="both"/>
        <w:rPr>
          <w:rFonts w:ascii="Arial" w:hAnsi="Arial" w:cs="Arial"/>
          <w:color w:val="000000" w:themeColor="text1"/>
          <w:lang w:val="fr-FR"/>
        </w:rPr>
      </w:pPr>
      <w:r>
        <w:rPr>
          <w:rFonts w:ascii="Arial" w:hAnsi="Arial" w:cs="Arial"/>
          <w:color w:val="000000" w:themeColor="text1"/>
          <w:lang w:val="fr-FR"/>
        </w:rPr>
        <w:t xml:space="preserve">Il ne s’agit pas ici de l’enveloppe lutte contre la malnutrition attribuée aux </w:t>
      </w:r>
      <w:proofErr w:type="spellStart"/>
      <w:r>
        <w:rPr>
          <w:rFonts w:ascii="Arial" w:hAnsi="Arial" w:cs="Arial"/>
          <w:color w:val="000000" w:themeColor="text1"/>
          <w:lang w:val="fr-FR"/>
        </w:rPr>
        <w:t>hopitaux</w:t>
      </w:r>
      <w:proofErr w:type="spellEnd"/>
      <w:r>
        <w:rPr>
          <w:rFonts w:ascii="Arial" w:hAnsi="Arial" w:cs="Arial"/>
          <w:color w:val="000000" w:themeColor="text1"/>
          <w:lang w:val="fr-FR"/>
        </w:rPr>
        <w:t xml:space="preserve"> démontrant une politique de lutte contre la malnutrition mais bien d’un impact direct sur le remboursement via la procédure RHM. </w:t>
      </w:r>
    </w:p>
    <w:p w14:paraId="6C814459" w14:textId="77777777" w:rsidR="00D80B7D" w:rsidRDefault="00D80B7D" w:rsidP="009D6ACA">
      <w:pPr>
        <w:ind w:left="851"/>
        <w:jc w:val="both"/>
        <w:rPr>
          <w:rFonts w:ascii="Arial" w:hAnsi="Arial" w:cs="Arial"/>
          <w:color w:val="000000" w:themeColor="text1"/>
          <w:lang w:val="fr-FR"/>
        </w:rPr>
      </w:pPr>
    </w:p>
    <w:p w14:paraId="383A662D" w14:textId="754861F6" w:rsidR="00D80B7D" w:rsidRDefault="00D80B7D" w:rsidP="009D6ACA">
      <w:pPr>
        <w:ind w:left="851"/>
        <w:jc w:val="both"/>
        <w:rPr>
          <w:rFonts w:ascii="Arial" w:hAnsi="Arial" w:cs="Arial"/>
          <w:color w:val="000000" w:themeColor="text1"/>
          <w:lang w:val="fr-FR"/>
        </w:rPr>
      </w:pPr>
      <w:r>
        <w:rPr>
          <w:rFonts w:ascii="Arial" w:hAnsi="Arial" w:cs="Arial"/>
          <w:color w:val="000000" w:themeColor="text1"/>
          <w:lang w:val="fr-FR"/>
        </w:rPr>
        <w:t>Le document qui suit reprend les diapositives présentées le 11/2/21</w:t>
      </w:r>
    </w:p>
    <w:p w14:paraId="4F4EC3F8" w14:textId="77777777" w:rsidR="00314A1D" w:rsidRDefault="00314A1D" w:rsidP="009D6ACA">
      <w:pPr>
        <w:ind w:left="851"/>
        <w:jc w:val="both"/>
        <w:rPr>
          <w:rFonts w:ascii="Arial" w:hAnsi="Arial" w:cs="Arial"/>
          <w:color w:val="000000" w:themeColor="text1"/>
          <w:lang w:val="fr-FR"/>
        </w:rPr>
      </w:pPr>
    </w:p>
    <w:p w14:paraId="09569CED" w14:textId="733F452F" w:rsidR="00314A1D" w:rsidRPr="00314A1D" w:rsidRDefault="00314A1D" w:rsidP="009D6ACA">
      <w:pPr>
        <w:ind w:left="851"/>
        <w:rPr>
          <w:rFonts w:ascii="Arial" w:hAnsi="Arial" w:cs="Arial"/>
          <w:color w:val="000000" w:themeColor="text1"/>
          <w:lang w:val="fr-FR"/>
        </w:rPr>
      </w:pPr>
    </w:p>
    <w:p w14:paraId="5ACEEA77" w14:textId="77777777" w:rsidR="00314A1D" w:rsidRPr="00D80B7D" w:rsidRDefault="00182BFB" w:rsidP="00314A1D">
      <w:pPr>
        <w:pStyle w:val="BodyText"/>
        <w:spacing w:before="96"/>
        <w:rPr>
          <w:rFonts w:ascii="Times New Roman"/>
          <w:sz w:val="72"/>
          <w:lang w:val="fr-FR"/>
        </w:rPr>
      </w:pPr>
      <w:commentRangeStart w:id="104"/>
      <w:commentRangeEnd w:id="104"/>
      <w:r>
        <w:rPr>
          <w:rStyle w:val="CommentReference"/>
          <w:rFonts w:ascii="Times New Roman" w:eastAsia="Times New Roman" w:hAnsi="Times New Roman" w:cs="Times New Roman"/>
        </w:rPr>
        <w:commentReference w:id="104"/>
      </w:r>
    </w:p>
    <w:p w14:paraId="2B43D03C" w14:textId="74E2FF4B" w:rsidR="00314A1D" w:rsidRPr="00D80B7D" w:rsidRDefault="00314A1D" w:rsidP="00314A1D">
      <w:pPr>
        <w:pStyle w:val="Heading1"/>
        <w:spacing w:line="187" w:lineRule="auto"/>
        <w:ind w:left="483" w:right="12306"/>
        <w:jc w:val="center"/>
        <w:rPr>
          <w:rFonts w:ascii="Montserrat"/>
          <w:lang w:val="fr-FR"/>
        </w:rPr>
        <w:sectPr w:rsidR="00314A1D" w:rsidRPr="00D80B7D" w:rsidSect="00ED6BC5">
          <w:pgSz w:w="11900" w:h="16840"/>
          <w:pgMar w:top="1098" w:right="1220" w:bottom="1403" w:left="280" w:header="720" w:footer="720" w:gutter="0"/>
          <w:cols w:space="720"/>
          <w:docGrid w:linePitch="326"/>
        </w:sectPr>
      </w:pPr>
      <w:r w:rsidRPr="00D80B7D">
        <w:rPr>
          <w:rFonts w:ascii="Montserrat"/>
          <w:color w:val="FFFFFF"/>
          <w:spacing w:val="17"/>
          <w:lang w:val="fr-FR"/>
        </w:rPr>
        <w:t>Optim</w:t>
      </w:r>
      <w:r w:rsidRPr="00D80B7D">
        <w:rPr>
          <w:rFonts w:ascii="Montserrat"/>
          <w:color w:val="FFFFFF"/>
          <w:spacing w:val="14"/>
          <w:lang w:val="fr-FR"/>
        </w:rPr>
        <w:t xml:space="preserve">e </w:t>
      </w:r>
      <w:r w:rsidRPr="00D80B7D">
        <w:rPr>
          <w:rFonts w:ascii="Montserrat"/>
          <w:color w:val="FFFFFF"/>
          <w:spacing w:val="17"/>
          <w:lang w:val="fr-FR"/>
        </w:rPr>
        <w:t>P</w:t>
      </w:r>
    </w:p>
    <w:p w14:paraId="63985820" w14:textId="10D5A756" w:rsidR="00314A1D" w:rsidRPr="00840D55" w:rsidRDefault="00840D55" w:rsidP="00314A1D">
      <w:pPr>
        <w:pStyle w:val="BodyText"/>
        <w:spacing w:line="870" w:lineRule="exact"/>
        <w:ind w:left="417"/>
        <w:rPr>
          <w:rFonts w:ascii="Montserrat"/>
          <w:lang w:val="fr-FR"/>
        </w:rPr>
      </w:pPr>
      <w:r w:rsidRPr="00840D55">
        <w:rPr>
          <w:rFonts w:ascii="Montserrat"/>
          <w:color w:val="072C62"/>
          <w:lang w:val="fr-FR"/>
        </w:rPr>
        <w:lastRenderedPageBreak/>
        <w:t>Support individualis</w:t>
      </w:r>
      <w:r w:rsidRPr="00840D55">
        <w:rPr>
          <w:rFonts w:ascii="Montserrat"/>
          <w:color w:val="072C62"/>
          <w:lang w:val="fr-FR"/>
        </w:rPr>
        <w:t>é</w:t>
      </w:r>
      <w:r w:rsidRPr="00840D55">
        <w:rPr>
          <w:rFonts w:ascii="Montserrat"/>
          <w:color w:val="072C62"/>
          <w:lang w:val="fr-FR"/>
        </w:rPr>
        <w:t xml:space="preserve"> </w:t>
      </w:r>
      <w:r>
        <w:rPr>
          <w:rFonts w:ascii="Montserrat"/>
          <w:color w:val="072C62"/>
          <w:lang w:val="fr-FR"/>
        </w:rPr>
        <w:t xml:space="preserve">en nutrition clinique </w:t>
      </w:r>
      <w:r w:rsidRPr="00840D55">
        <w:rPr>
          <w:rFonts w:ascii="Montserrat"/>
          <w:color w:val="072C62"/>
          <w:lang w:val="fr-FR"/>
        </w:rPr>
        <w:t>dans tous le parcour</w:t>
      </w:r>
      <w:r>
        <w:rPr>
          <w:rFonts w:ascii="Montserrat"/>
          <w:color w:val="072C62"/>
          <w:lang w:val="fr-FR"/>
        </w:rPr>
        <w:t>s de soins</w:t>
      </w:r>
    </w:p>
    <w:p w14:paraId="6679A4A8" w14:textId="77777777" w:rsidR="00314A1D" w:rsidRPr="00840D55" w:rsidRDefault="00314A1D" w:rsidP="00314A1D">
      <w:pPr>
        <w:pStyle w:val="BodyText"/>
        <w:spacing w:before="200"/>
        <w:rPr>
          <w:rFonts w:ascii="Montserrat"/>
          <w:sz w:val="35"/>
          <w:lang w:val="fr-FR"/>
        </w:rPr>
      </w:pPr>
    </w:p>
    <w:p w14:paraId="3DC2BFD0" w14:textId="77777777" w:rsidR="00314A1D" w:rsidRPr="00D80B7D" w:rsidRDefault="00314A1D" w:rsidP="00314A1D">
      <w:pPr>
        <w:pStyle w:val="BodyText"/>
        <w:spacing w:before="213"/>
        <w:rPr>
          <w:rFonts w:ascii="Calibri Light"/>
          <w:sz w:val="20"/>
          <w:lang w:val="fr-FR"/>
        </w:rPr>
      </w:pPr>
      <w:r>
        <w:rPr>
          <w:noProof/>
        </w:rPr>
        <mc:AlternateContent>
          <mc:Choice Requires="wpg">
            <w:drawing>
              <wp:anchor distT="0" distB="0" distL="0" distR="0" simplePos="0" relativeHeight="251671552" behindDoc="1" locked="0" layoutInCell="1" allowOverlap="1" wp14:anchorId="3842C85B" wp14:editId="750D2C76">
                <wp:simplePos x="0" y="0"/>
                <wp:positionH relativeFrom="page">
                  <wp:posOffset>1843214</wp:posOffset>
                </wp:positionH>
                <wp:positionV relativeFrom="paragraph">
                  <wp:posOffset>305555</wp:posOffset>
                </wp:positionV>
                <wp:extent cx="8113395" cy="392684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13395" cy="3926840"/>
                          <a:chOff x="0" y="0"/>
                          <a:chExt cx="8113395" cy="3926840"/>
                        </a:xfrm>
                      </wpg:grpSpPr>
                      <wps:wsp>
                        <wps:cNvPr id="11" name="Graphic 11"/>
                        <wps:cNvSpPr/>
                        <wps:spPr>
                          <a:xfrm>
                            <a:off x="0" y="681254"/>
                            <a:ext cx="8113395" cy="3049270"/>
                          </a:xfrm>
                          <a:custGeom>
                            <a:avLst/>
                            <a:gdLst/>
                            <a:ahLst/>
                            <a:cxnLst/>
                            <a:rect l="l" t="t" r="r" b="b"/>
                            <a:pathLst>
                              <a:path w="8113395" h="3049270">
                                <a:moveTo>
                                  <a:pt x="74371" y="2688793"/>
                                </a:moveTo>
                                <a:lnTo>
                                  <a:pt x="37185" y="2688793"/>
                                </a:lnTo>
                                <a:lnTo>
                                  <a:pt x="37185" y="2716504"/>
                                </a:lnTo>
                                <a:lnTo>
                                  <a:pt x="37757" y="2720835"/>
                                </a:lnTo>
                                <a:lnTo>
                                  <a:pt x="41833" y="2730373"/>
                                </a:lnTo>
                                <a:lnTo>
                                  <a:pt x="52870" y="2739898"/>
                                </a:lnTo>
                                <a:lnTo>
                                  <a:pt x="74371" y="2744228"/>
                                </a:lnTo>
                                <a:lnTo>
                                  <a:pt x="74371" y="2688793"/>
                                </a:lnTo>
                                <a:close/>
                              </a:path>
                              <a:path w="8113395" h="3049270">
                                <a:moveTo>
                                  <a:pt x="74371" y="2605633"/>
                                </a:moveTo>
                                <a:lnTo>
                                  <a:pt x="73787" y="2589606"/>
                                </a:lnTo>
                                <a:lnTo>
                                  <a:pt x="69723" y="2581376"/>
                                </a:lnTo>
                                <a:lnTo>
                                  <a:pt x="58674" y="2578341"/>
                                </a:lnTo>
                                <a:lnTo>
                                  <a:pt x="37185" y="2577909"/>
                                </a:lnTo>
                                <a:lnTo>
                                  <a:pt x="31369" y="2578341"/>
                                </a:lnTo>
                                <a:lnTo>
                                  <a:pt x="18592" y="2581376"/>
                                </a:lnTo>
                                <a:lnTo>
                                  <a:pt x="5803" y="2589606"/>
                                </a:lnTo>
                                <a:lnTo>
                                  <a:pt x="0" y="2605633"/>
                                </a:lnTo>
                                <a:lnTo>
                                  <a:pt x="74371" y="2605633"/>
                                </a:lnTo>
                                <a:close/>
                              </a:path>
                              <a:path w="8113395" h="3049270">
                                <a:moveTo>
                                  <a:pt x="74371" y="2467025"/>
                                </a:moveTo>
                                <a:lnTo>
                                  <a:pt x="0" y="2467025"/>
                                </a:lnTo>
                                <a:lnTo>
                                  <a:pt x="0" y="2494750"/>
                                </a:lnTo>
                                <a:lnTo>
                                  <a:pt x="74371" y="2494750"/>
                                </a:lnTo>
                                <a:lnTo>
                                  <a:pt x="74371" y="2467025"/>
                                </a:lnTo>
                                <a:close/>
                              </a:path>
                              <a:path w="8113395" h="3049270">
                                <a:moveTo>
                                  <a:pt x="74371" y="2356154"/>
                                </a:moveTo>
                                <a:lnTo>
                                  <a:pt x="0" y="2356154"/>
                                </a:lnTo>
                                <a:lnTo>
                                  <a:pt x="5803" y="2372182"/>
                                </a:lnTo>
                                <a:lnTo>
                                  <a:pt x="18592" y="2380411"/>
                                </a:lnTo>
                                <a:lnTo>
                                  <a:pt x="31369" y="2383434"/>
                                </a:lnTo>
                                <a:lnTo>
                                  <a:pt x="37185" y="2383879"/>
                                </a:lnTo>
                                <a:lnTo>
                                  <a:pt x="58674" y="2383434"/>
                                </a:lnTo>
                                <a:lnTo>
                                  <a:pt x="69723" y="2380411"/>
                                </a:lnTo>
                                <a:lnTo>
                                  <a:pt x="73787" y="2372182"/>
                                </a:lnTo>
                                <a:lnTo>
                                  <a:pt x="74371" y="2356154"/>
                                </a:lnTo>
                                <a:close/>
                              </a:path>
                              <a:path w="8113395" h="3049270">
                                <a:moveTo>
                                  <a:pt x="74371" y="2245271"/>
                                </a:moveTo>
                                <a:lnTo>
                                  <a:pt x="73787" y="2240940"/>
                                </a:lnTo>
                                <a:lnTo>
                                  <a:pt x="69723" y="2231415"/>
                                </a:lnTo>
                                <a:lnTo>
                                  <a:pt x="58674" y="2221890"/>
                                </a:lnTo>
                                <a:lnTo>
                                  <a:pt x="37185" y="2217559"/>
                                </a:lnTo>
                                <a:lnTo>
                                  <a:pt x="0" y="2245271"/>
                                </a:lnTo>
                                <a:lnTo>
                                  <a:pt x="5803" y="2261298"/>
                                </a:lnTo>
                                <a:lnTo>
                                  <a:pt x="18592" y="2269528"/>
                                </a:lnTo>
                                <a:lnTo>
                                  <a:pt x="31369" y="2272563"/>
                                </a:lnTo>
                                <a:lnTo>
                                  <a:pt x="37185" y="2272995"/>
                                </a:lnTo>
                                <a:lnTo>
                                  <a:pt x="58674" y="2272563"/>
                                </a:lnTo>
                                <a:lnTo>
                                  <a:pt x="69723" y="2269528"/>
                                </a:lnTo>
                                <a:lnTo>
                                  <a:pt x="73787" y="2261298"/>
                                </a:lnTo>
                                <a:lnTo>
                                  <a:pt x="74371" y="2245271"/>
                                </a:lnTo>
                                <a:close/>
                              </a:path>
                              <a:path w="8113395" h="3049270">
                                <a:moveTo>
                                  <a:pt x="74371" y="2134400"/>
                                </a:moveTo>
                                <a:lnTo>
                                  <a:pt x="73787" y="2130069"/>
                                </a:lnTo>
                                <a:lnTo>
                                  <a:pt x="69723" y="2120544"/>
                                </a:lnTo>
                                <a:lnTo>
                                  <a:pt x="58674" y="2111006"/>
                                </a:lnTo>
                                <a:lnTo>
                                  <a:pt x="37185" y="2106676"/>
                                </a:lnTo>
                                <a:lnTo>
                                  <a:pt x="0" y="2134400"/>
                                </a:lnTo>
                                <a:lnTo>
                                  <a:pt x="5803" y="2150427"/>
                                </a:lnTo>
                                <a:lnTo>
                                  <a:pt x="18592" y="2158657"/>
                                </a:lnTo>
                                <a:lnTo>
                                  <a:pt x="31369" y="2161679"/>
                                </a:lnTo>
                                <a:lnTo>
                                  <a:pt x="37185" y="2162124"/>
                                </a:lnTo>
                                <a:lnTo>
                                  <a:pt x="58674" y="2161679"/>
                                </a:lnTo>
                                <a:lnTo>
                                  <a:pt x="69723" y="2158657"/>
                                </a:lnTo>
                                <a:lnTo>
                                  <a:pt x="73787" y="2150427"/>
                                </a:lnTo>
                                <a:lnTo>
                                  <a:pt x="74371" y="2134400"/>
                                </a:lnTo>
                                <a:close/>
                              </a:path>
                              <a:path w="8113395" h="3049270">
                                <a:moveTo>
                                  <a:pt x="74371" y="2023516"/>
                                </a:moveTo>
                                <a:lnTo>
                                  <a:pt x="73787" y="2019185"/>
                                </a:lnTo>
                                <a:lnTo>
                                  <a:pt x="69723" y="2009660"/>
                                </a:lnTo>
                                <a:lnTo>
                                  <a:pt x="58674" y="2000135"/>
                                </a:lnTo>
                                <a:lnTo>
                                  <a:pt x="37185" y="1995805"/>
                                </a:lnTo>
                                <a:lnTo>
                                  <a:pt x="0" y="2023516"/>
                                </a:lnTo>
                                <a:lnTo>
                                  <a:pt x="5803" y="2039543"/>
                                </a:lnTo>
                                <a:lnTo>
                                  <a:pt x="18592" y="2047773"/>
                                </a:lnTo>
                                <a:lnTo>
                                  <a:pt x="31369" y="2050808"/>
                                </a:lnTo>
                                <a:lnTo>
                                  <a:pt x="37185" y="2051240"/>
                                </a:lnTo>
                                <a:lnTo>
                                  <a:pt x="58674" y="2050808"/>
                                </a:lnTo>
                                <a:lnTo>
                                  <a:pt x="69723" y="2047773"/>
                                </a:lnTo>
                                <a:lnTo>
                                  <a:pt x="73787" y="2039543"/>
                                </a:lnTo>
                                <a:lnTo>
                                  <a:pt x="74371" y="2023516"/>
                                </a:lnTo>
                                <a:close/>
                              </a:path>
                              <a:path w="8113395" h="3049270">
                                <a:moveTo>
                                  <a:pt x="74371" y="1912645"/>
                                </a:moveTo>
                                <a:lnTo>
                                  <a:pt x="73787" y="1908314"/>
                                </a:lnTo>
                                <a:lnTo>
                                  <a:pt x="69723" y="1898789"/>
                                </a:lnTo>
                                <a:lnTo>
                                  <a:pt x="58674" y="1889252"/>
                                </a:lnTo>
                                <a:lnTo>
                                  <a:pt x="37185" y="1884921"/>
                                </a:lnTo>
                                <a:lnTo>
                                  <a:pt x="0" y="1912645"/>
                                </a:lnTo>
                                <a:lnTo>
                                  <a:pt x="5803" y="1928672"/>
                                </a:lnTo>
                                <a:lnTo>
                                  <a:pt x="18592" y="1936902"/>
                                </a:lnTo>
                                <a:lnTo>
                                  <a:pt x="31369" y="1939925"/>
                                </a:lnTo>
                                <a:lnTo>
                                  <a:pt x="37185" y="1940369"/>
                                </a:lnTo>
                                <a:lnTo>
                                  <a:pt x="58674" y="1939925"/>
                                </a:lnTo>
                                <a:lnTo>
                                  <a:pt x="69723" y="1936902"/>
                                </a:lnTo>
                                <a:lnTo>
                                  <a:pt x="73787" y="1928672"/>
                                </a:lnTo>
                                <a:lnTo>
                                  <a:pt x="74371" y="1912645"/>
                                </a:lnTo>
                                <a:close/>
                              </a:path>
                              <a:path w="8113395" h="3049270">
                                <a:moveTo>
                                  <a:pt x="74371" y="1801761"/>
                                </a:moveTo>
                                <a:lnTo>
                                  <a:pt x="73787" y="1785747"/>
                                </a:lnTo>
                                <a:lnTo>
                                  <a:pt x="69723" y="1777517"/>
                                </a:lnTo>
                                <a:lnTo>
                                  <a:pt x="58674" y="1774482"/>
                                </a:lnTo>
                                <a:lnTo>
                                  <a:pt x="37185" y="1774050"/>
                                </a:lnTo>
                                <a:lnTo>
                                  <a:pt x="31369" y="1774482"/>
                                </a:lnTo>
                                <a:lnTo>
                                  <a:pt x="18592" y="1777517"/>
                                </a:lnTo>
                                <a:lnTo>
                                  <a:pt x="5803" y="1785747"/>
                                </a:lnTo>
                                <a:lnTo>
                                  <a:pt x="0" y="1801761"/>
                                </a:lnTo>
                                <a:lnTo>
                                  <a:pt x="37185" y="1829485"/>
                                </a:lnTo>
                                <a:lnTo>
                                  <a:pt x="58674" y="1825155"/>
                                </a:lnTo>
                                <a:lnTo>
                                  <a:pt x="69723" y="1815630"/>
                                </a:lnTo>
                                <a:lnTo>
                                  <a:pt x="73787" y="1806092"/>
                                </a:lnTo>
                                <a:lnTo>
                                  <a:pt x="74371" y="1801761"/>
                                </a:lnTo>
                                <a:close/>
                              </a:path>
                              <a:path w="8113395" h="3049270">
                                <a:moveTo>
                                  <a:pt x="74371" y="1690890"/>
                                </a:moveTo>
                                <a:lnTo>
                                  <a:pt x="73787" y="1674863"/>
                                </a:lnTo>
                                <a:lnTo>
                                  <a:pt x="69723" y="1666633"/>
                                </a:lnTo>
                                <a:lnTo>
                                  <a:pt x="58674" y="1663598"/>
                                </a:lnTo>
                                <a:lnTo>
                                  <a:pt x="37185" y="1663166"/>
                                </a:lnTo>
                                <a:lnTo>
                                  <a:pt x="31369" y="1663598"/>
                                </a:lnTo>
                                <a:lnTo>
                                  <a:pt x="18592" y="1666633"/>
                                </a:lnTo>
                                <a:lnTo>
                                  <a:pt x="5803" y="1674863"/>
                                </a:lnTo>
                                <a:lnTo>
                                  <a:pt x="0" y="1690890"/>
                                </a:lnTo>
                                <a:lnTo>
                                  <a:pt x="37185" y="1718614"/>
                                </a:lnTo>
                                <a:lnTo>
                                  <a:pt x="58674" y="1714284"/>
                                </a:lnTo>
                                <a:lnTo>
                                  <a:pt x="69723" y="1704746"/>
                                </a:lnTo>
                                <a:lnTo>
                                  <a:pt x="73787" y="1695221"/>
                                </a:lnTo>
                                <a:lnTo>
                                  <a:pt x="74371" y="1690890"/>
                                </a:lnTo>
                                <a:close/>
                              </a:path>
                              <a:path w="8113395" h="3049270">
                                <a:moveTo>
                                  <a:pt x="74371" y="1580007"/>
                                </a:moveTo>
                                <a:lnTo>
                                  <a:pt x="73787" y="1563992"/>
                                </a:lnTo>
                                <a:lnTo>
                                  <a:pt x="69723" y="1555762"/>
                                </a:lnTo>
                                <a:lnTo>
                                  <a:pt x="58674" y="1552727"/>
                                </a:lnTo>
                                <a:lnTo>
                                  <a:pt x="37185" y="1552295"/>
                                </a:lnTo>
                                <a:lnTo>
                                  <a:pt x="31369" y="1552727"/>
                                </a:lnTo>
                                <a:lnTo>
                                  <a:pt x="18592" y="1555762"/>
                                </a:lnTo>
                                <a:lnTo>
                                  <a:pt x="5803" y="1563992"/>
                                </a:lnTo>
                                <a:lnTo>
                                  <a:pt x="0" y="1580007"/>
                                </a:lnTo>
                                <a:lnTo>
                                  <a:pt x="37185" y="1607731"/>
                                </a:lnTo>
                                <a:lnTo>
                                  <a:pt x="58674" y="1603400"/>
                                </a:lnTo>
                                <a:lnTo>
                                  <a:pt x="69723" y="1593875"/>
                                </a:lnTo>
                                <a:lnTo>
                                  <a:pt x="73787" y="1584337"/>
                                </a:lnTo>
                                <a:lnTo>
                                  <a:pt x="74371" y="1580007"/>
                                </a:lnTo>
                                <a:close/>
                              </a:path>
                              <a:path w="8113395" h="3049270">
                                <a:moveTo>
                                  <a:pt x="74371" y="1469136"/>
                                </a:moveTo>
                                <a:lnTo>
                                  <a:pt x="73787" y="1453108"/>
                                </a:lnTo>
                                <a:lnTo>
                                  <a:pt x="69723" y="1444879"/>
                                </a:lnTo>
                                <a:lnTo>
                                  <a:pt x="58674" y="1441843"/>
                                </a:lnTo>
                                <a:lnTo>
                                  <a:pt x="37185" y="1441411"/>
                                </a:lnTo>
                                <a:lnTo>
                                  <a:pt x="31369" y="1441843"/>
                                </a:lnTo>
                                <a:lnTo>
                                  <a:pt x="18592" y="1444879"/>
                                </a:lnTo>
                                <a:lnTo>
                                  <a:pt x="5803" y="1453108"/>
                                </a:lnTo>
                                <a:lnTo>
                                  <a:pt x="0" y="1469136"/>
                                </a:lnTo>
                                <a:lnTo>
                                  <a:pt x="37185" y="1496847"/>
                                </a:lnTo>
                                <a:lnTo>
                                  <a:pt x="58674" y="1492516"/>
                                </a:lnTo>
                                <a:lnTo>
                                  <a:pt x="69723" y="1482991"/>
                                </a:lnTo>
                                <a:lnTo>
                                  <a:pt x="73787" y="1473466"/>
                                </a:lnTo>
                                <a:lnTo>
                                  <a:pt x="74371" y="1469136"/>
                                </a:lnTo>
                                <a:close/>
                              </a:path>
                              <a:path w="8113395" h="3049270">
                                <a:moveTo>
                                  <a:pt x="74371" y="1358252"/>
                                </a:moveTo>
                                <a:lnTo>
                                  <a:pt x="62750" y="1327073"/>
                                </a:lnTo>
                                <a:lnTo>
                                  <a:pt x="37185" y="1316672"/>
                                </a:lnTo>
                                <a:lnTo>
                                  <a:pt x="11620" y="1327073"/>
                                </a:lnTo>
                                <a:lnTo>
                                  <a:pt x="0" y="1358252"/>
                                </a:lnTo>
                                <a:lnTo>
                                  <a:pt x="74371" y="1358252"/>
                                </a:lnTo>
                                <a:close/>
                              </a:path>
                              <a:path w="8113395" h="3049270">
                                <a:moveTo>
                                  <a:pt x="74371" y="1247381"/>
                                </a:moveTo>
                                <a:lnTo>
                                  <a:pt x="73787" y="1231353"/>
                                </a:lnTo>
                                <a:lnTo>
                                  <a:pt x="69723" y="1223124"/>
                                </a:lnTo>
                                <a:lnTo>
                                  <a:pt x="58674" y="1220089"/>
                                </a:lnTo>
                                <a:lnTo>
                                  <a:pt x="37185" y="1219657"/>
                                </a:lnTo>
                                <a:lnTo>
                                  <a:pt x="31369" y="1220089"/>
                                </a:lnTo>
                                <a:lnTo>
                                  <a:pt x="18592" y="1223124"/>
                                </a:lnTo>
                                <a:lnTo>
                                  <a:pt x="5803" y="1231353"/>
                                </a:lnTo>
                                <a:lnTo>
                                  <a:pt x="0" y="1247381"/>
                                </a:lnTo>
                                <a:lnTo>
                                  <a:pt x="74371" y="1247381"/>
                                </a:lnTo>
                                <a:close/>
                              </a:path>
                              <a:path w="8113395" h="3049270">
                                <a:moveTo>
                                  <a:pt x="74371" y="1108786"/>
                                </a:moveTo>
                                <a:lnTo>
                                  <a:pt x="0" y="1108786"/>
                                </a:lnTo>
                                <a:lnTo>
                                  <a:pt x="5803" y="1124813"/>
                                </a:lnTo>
                                <a:lnTo>
                                  <a:pt x="18592" y="1133030"/>
                                </a:lnTo>
                                <a:lnTo>
                                  <a:pt x="31369" y="1136065"/>
                                </a:lnTo>
                                <a:lnTo>
                                  <a:pt x="37185" y="1136497"/>
                                </a:lnTo>
                                <a:lnTo>
                                  <a:pt x="58674" y="1136065"/>
                                </a:lnTo>
                                <a:lnTo>
                                  <a:pt x="69723" y="1133030"/>
                                </a:lnTo>
                                <a:lnTo>
                                  <a:pt x="73787" y="1124813"/>
                                </a:lnTo>
                                <a:lnTo>
                                  <a:pt x="74371" y="1108786"/>
                                </a:lnTo>
                                <a:close/>
                              </a:path>
                              <a:path w="8113395" h="3049270">
                                <a:moveTo>
                                  <a:pt x="74371" y="997902"/>
                                </a:moveTo>
                                <a:lnTo>
                                  <a:pt x="73787" y="993571"/>
                                </a:lnTo>
                                <a:lnTo>
                                  <a:pt x="69723" y="984046"/>
                                </a:lnTo>
                                <a:lnTo>
                                  <a:pt x="58674" y="974521"/>
                                </a:lnTo>
                                <a:lnTo>
                                  <a:pt x="37185" y="970191"/>
                                </a:lnTo>
                                <a:lnTo>
                                  <a:pt x="0" y="997902"/>
                                </a:lnTo>
                                <a:lnTo>
                                  <a:pt x="5803" y="1013929"/>
                                </a:lnTo>
                                <a:lnTo>
                                  <a:pt x="18592" y="1022159"/>
                                </a:lnTo>
                                <a:lnTo>
                                  <a:pt x="31369" y="1025194"/>
                                </a:lnTo>
                                <a:lnTo>
                                  <a:pt x="37185" y="1025626"/>
                                </a:lnTo>
                                <a:lnTo>
                                  <a:pt x="58674" y="1025194"/>
                                </a:lnTo>
                                <a:lnTo>
                                  <a:pt x="69723" y="1022159"/>
                                </a:lnTo>
                                <a:lnTo>
                                  <a:pt x="73787" y="1013929"/>
                                </a:lnTo>
                                <a:lnTo>
                                  <a:pt x="74371" y="997902"/>
                                </a:lnTo>
                                <a:close/>
                              </a:path>
                              <a:path w="8113395" h="3049270">
                                <a:moveTo>
                                  <a:pt x="74371" y="887031"/>
                                </a:moveTo>
                                <a:lnTo>
                                  <a:pt x="73787" y="882700"/>
                                </a:lnTo>
                                <a:lnTo>
                                  <a:pt x="69723" y="873163"/>
                                </a:lnTo>
                                <a:lnTo>
                                  <a:pt x="58674" y="863638"/>
                                </a:lnTo>
                                <a:lnTo>
                                  <a:pt x="37185" y="859307"/>
                                </a:lnTo>
                                <a:lnTo>
                                  <a:pt x="0" y="887031"/>
                                </a:lnTo>
                                <a:lnTo>
                                  <a:pt x="5803" y="903058"/>
                                </a:lnTo>
                                <a:lnTo>
                                  <a:pt x="18592" y="911275"/>
                                </a:lnTo>
                                <a:lnTo>
                                  <a:pt x="31369" y="914311"/>
                                </a:lnTo>
                                <a:lnTo>
                                  <a:pt x="37185" y="914742"/>
                                </a:lnTo>
                                <a:lnTo>
                                  <a:pt x="58674" y="914311"/>
                                </a:lnTo>
                                <a:lnTo>
                                  <a:pt x="69723" y="911275"/>
                                </a:lnTo>
                                <a:lnTo>
                                  <a:pt x="73787" y="903058"/>
                                </a:lnTo>
                                <a:lnTo>
                                  <a:pt x="74371" y="887031"/>
                                </a:lnTo>
                                <a:close/>
                              </a:path>
                              <a:path w="8113395" h="3049270">
                                <a:moveTo>
                                  <a:pt x="74371" y="776147"/>
                                </a:moveTo>
                                <a:lnTo>
                                  <a:pt x="73787" y="771817"/>
                                </a:lnTo>
                                <a:lnTo>
                                  <a:pt x="69723" y="762292"/>
                                </a:lnTo>
                                <a:lnTo>
                                  <a:pt x="58674" y="752767"/>
                                </a:lnTo>
                                <a:lnTo>
                                  <a:pt x="37185" y="748423"/>
                                </a:lnTo>
                                <a:lnTo>
                                  <a:pt x="0" y="776147"/>
                                </a:lnTo>
                                <a:lnTo>
                                  <a:pt x="5803" y="792175"/>
                                </a:lnTo>
                                <a:lnTo>
                                  <a:pt x="18592" y="800404"/>
                                </a:lnTo>
                                <a:lnTo>
                                  <a:pt x="31369" y="803440"/>
                                </a:lnTo>
                                <a:lnTo>
                                  <a:pt x="37185" y="803871"/>
                                </a:lnTo>
                                <a:lnTo>
                                  <a:pt x="58674" y="803440"/>
                                </a:lnTo>
                                <a:lnTo>
                                  <a:pt x="69723" y="800404"/>
                                </a:lnTo>
                                <a:lnTo>
                                  <a:pt x="73787" y="792175"/>
                                </a:lnTo>
                                <a:lnTo>
                                  <a:pt x="74371" y="776147"/>
                                </a:lnTo>
                                <a:close/>
                              </a:path>
                              <a:path w="8113395" h="3049270">
                                <a:moveTo>
                                  <a:pt x="74371" y="665276"/>
                                </a:moveTo>
                                <a:lnTo>
                                  <a:pt x="73787" y="660946"/>
                                </a:lnTo>
                                <a:lnTo>
                                  <a:pt x="69723" y="651408"/>
                                </a:lnTo>
                                <a:lnTo>
                                  <a:pt x="58674" y="641883"/>
                                </a:lnTo>
                                <a:lnTo>
                                  <a:pt x="37185" y="637552"/>
                                </a:lnTo>
                                <a:lnTo>
                                  <a:pt x="0" y="665276"/>
                                </a:lnTo>
                                <a:lnTo>
                                  <a:pt x="5803" y="681291"/>
                                </a:lnTo>
                                <a:lnTo>
                                  <a:pt x="18592" y="689521"/>
                                </a:lnTo>
                                <a:lnTo>
                                  <a:pt x="31369" y="692556"/>
                                </a:lnTo>
                                <a:lnTo>
                                  <a:pt x="37185" y="692988"/>
                                </a:lnTo>
                                <a:lnTo>
                                  <a:pt x="58674" y="692556"/>
                                </a:lnTo>
                                <a:lnTo>
                                  <a:pt x="69723" y="689521"/>
                                </a:lnTo>
                                <a:lnTo>
                                  <a:pt x="73787" y="681291"/>
                                </a:lnTo>
                                <a:lnTo>
                                  <a:pt x="74371" y="665276"/>
                                </a:lnTo>
                                <a:close/>
                              </a:path>
                              <a:path w="8113395" h="3049270">
                                <a:moveTo>
                                  <a:pt x="74371" y="554393"/>
                                </a:moveTo>
                                <a:lnTo>
                                  <a:pt x="73787" y="538365"/>
                                </a:lnTo>
                                <a:lnTo>
                                  <a:pt x="69723" y="530136"/>
                                </a:lnTo>
                                <a:lnTo>
                                  <a:pt x="58674" y="527113"/>
                                </a:lnTo>
                                <a:lnTo>
                                  <a:pt x="37185" y="526669"/>
                                </a:lnTo>
                                <a:lnTo>
                                  <a:pt x="31369" y="527113"/>
                                </a:lnTo>
                                <a:lnTo>
                                  <a:pt x="18592" y="530136"/>
                                </a:lnTo>
                                <a:lnTo>
                                  <a:pt x="5803" y="538365"/>
                                </a:lnTo>
                                <a:lnTo>
                                  <a:pt x="0" y="554393"/>
                                </a:lnTo>
                                <a:lnTo>
                                  <a:pt x="5803" y="570420"/>
                                </a:lnTo>
                                <a:lnTo>
                                  <a:pt x="18592" y="578650"/>
                                </a:lnTo>
                                <a:lnTo>
                                  <a:pt x="31369" y="581685"/>
                                </a:lnTo>
                                <a:lnTo>
                                  <a:pt x="37185" y="582117"/>
                                </a:lnTo>
                                <a:lnTo>
                                  <a:pt x="58674" y="581685"/>
                                </a:lnTo>
                                <a:lnTo>
                                  <a:pt x="69723" y="578650"/>
                                </a:lnTo>
                                <a:lnTo>
                                  <a:pt x="73787" y="570420"/>
                                </a:lnTo>
                                <a:lnTo>
                                  <a:pt x="74371" y="554393"/>
                                </a:lnTo>
                                <a:close/>
                              </a:path>
                              <a:path w="8113395" h="3049270">
                                <a:moveTo>
                                  <a:pt x="74371" y="443522"/>
                                </a:moveTo>
                                <a:lnTo>
                                  <a:pt x="73787" y="427494"/>
                                </a:lnTo>
                                <a:lnTo>
                                  <a:pt x="69723" y="419265"/>
                                </a:lnTo>
                                <a:lnTo>
                                  <a:pt x="58674" y="416229"/>
                                </a:lnTo>
                                <a:lnTo>
                                  <a:pt x="37185" y="415798"/>
                                </a:lnTo>
                                <a:lnTo>
                                  <a:pt x="31369" y="416229"/>
                                </a:lnTo>
                                <a:lnTo>
                                  <a:pt x="18592" y="419265"/>
                                </a:lnTo>
                                <a:lnTo>
                                  <a:pt x="5803" y="427494"/>
                                </a:lnTo>
                                <a:lnTo>
                                  <a:pt x="0" y="443522"/>
                                </a:lnTo>
                                <a:lnTo>
                                  <a:pt x="37185" y="471233"/>
                                </a:lnTo>
                                <a:lnTo>
                                  <a:pt x="58674" y="466902"/>
                                </a:lnTo>
                                <a:lnTo>
                                  <a:pt x="69723" y="457377"/>
                                </a:lnTo>
                                <a:lnTo>
                                  <a:pt x="73787" y="447852"/>
                                </a:lnTo>
                                <a:lnTo>
                                  <a:pt x="74371" y="443522"/>
                                </a:lnTo>
                                <a:close/>
                              </a:path>
                              <a:path w="8113395" h="3049270">
                                <a:moveTo>
                                  <a:pt x="74371" y="304914"/>
                                </a:moveTo>
                                <a:lnTo>
                                  <a:pt x="52870" y="305358"/>
                                </a:lnTo>
                                <a:lnTo>
                                  <a:pt x="41833" y="308381"/>
                                </a:lnTo>
                                <a:lnTo>
                                  <a:pt x="37757" y="316611"/>
                                </a:lnTo>
                                <a:lnTo>
                                  <a:pt x="37185" y="332638"/>
                                </a:lnTo>
                                <a:lnTo>
                                  <a:pt x="37185" y="360362"/>
                                </a:lnTo>
                                <a:lnTo>
                                  <a:pt x="58674" y="359930"/>
                                </a:lnTo>
                                <a:lnTo>
                                  <a:pt x="69723" y="356895"/>
                                </a:lnTo>
                                <a:lnTo>
                                  <a:pt x="73787" y="348665"/>
                                </a:lnTo>
                                <a:lnTo>
                                  <a:pt x="74371" y="332638"/>
                                </a:lnTo>
                                <a:lnTo>
                                  <a:pt x="74371" y="304914"/>
                                </a:lnTo>
                                <a:close/>
                              </a:path>
                              <a:path w="8113395" h="3049270">
                                <a:moveTo>
                                  <a:pt x="148742" y="2799664"/>
                                </a:moveTo>
                                <a:lnTo>
                                  <a:pt x="111556" y="2799664"/>
                                </a:lnTo>
                                <a:lnTo>
                                  <a:pt x="90055" y="2800096"/>
                                </a:lnTo>
                                <a:lnTo>
                                  <a:pt x="79019" y="2803131"/>
                                </a:lnTo>
                                <a:lnTo>
                                  <a:pt x="74955" y="2811361"/>
                                </a:lnTo>
                                <a:lnTo>
                                  <a:pt x="74371" y="2827388"/>
                                </a:lnTo>
                                <a:lnTo>
                                  <a:pt x="111556" y="2827388"/>
                                </a:lnTo>
                                <a:lnTo>
                                  <a:pt x="133057" y="2823057"/>
                                </a:lnTo>
                                <a:lnTo>
                                  <a:pt x="144094" y="2813520"/>
                                </a:lnTo>
                                <a:lnTo>
                                  <a:pt x="148158" y="2803995"/>
                                </a:lnTo>
                                <a:lnTo>
                                  <a:pt x="148742" y="2799664"/>
                                </a:lnTo>
                                <a:close/>
                              </a:path>
                              <a:path w="8113395" h="3049270">
                                <a:moveTo>
                                  <a:pt x="148742" y="221767"/>
                                </a:moveTo>
                                <a:lnTo>
                                  <a:pt x="111556" y="194043"/>
                                </a:lnTo>
                                <a:lnTo>
                                  <a:pt x="105740" y="194475"/>
                                </a:lnTo>
                                <a:lnTo>
                                  <a:pt x="92964" y="197510"/>
                                </a:lnTo>
                                <a:lnTo>
                                  <a:pt x="80175" y="205740"/>
                                </a:lnTo>
                                <a:lnTo>
                                  <a:pt x="74371" y="221767"/>
                                </a:lnTo>
                                <a:lnTo>
                                  <a:pt x="74955" y="226098"/>
                                </a:lnTo>
                                <a:lnTo>
                                  <a:pt x="79019" y="235623"/>
                                </a:lnTo>
                                <a:lnTo>
                                  <a:pt x="90055" y="245148"/>
                                </a:lnTo>
                                <a:lnTo>
                                  <a:pt x="111556" y="249478"/>
                                </a:lnTo>
                                <a:lnTo>
                                  <a:pt x="148742" y="249478"/>
                                </a:lnTo>
                                <a:lnTo>
                                  <a:pt x="148742" y="221767"/>
                                </a:lnTo>
                                <a:close/>
                              </a:path>
                              <a:path w="8113395" h="3049270">
                                <a:moveTo>
                                  <a:pt x="223126" y="2882823"/>
                                </a:moveTo>
                                <a:lnTo>
                                  <a:pt x="185928" y="2882823"/>
                                </a:lnTo>
                                <a:lnTo>
                                  <a:pt x="185928" y="2910548"/>
                                </a:lnTo>
                                <a:lnTo>
                                  <a:pt x="191744" y="2926130"/>
                                </a:lnTo>
                                <a:lnTo>
                                  <a:pt x="204520" y="2931337"/>
                                </a:lnTo>
                                <a:lnTo>
                                  <a:pt x="217309" y="2926130"/>
                                </a:lnTo>
                                <a:lnTo>
                                  <a:pt x="223126" y="2910548"/>
                                </a:lnTo>
                                <a:lnTo>
                                  <a:pt x="223126" y="2882823"/>
                                </a:lnTo>
                                <a:close/>
                              </a:path>
                              <a:path w="8113395" h="3049270">
                                <a:moveTo>
                                  <a:pt x="223126" y="110883"/>
                                </a:moveTo>
                                <a:lnTo>
                                  <a:pt x="185928" y="110883"/>
                                </a:lnTo>
                                <a:lnTo>
                                  <a:pt x="185928" y="166319"/>
                                </a:lnTo>
                                <a:lnTo>
                                  <a:pt x="223126" y="166319"/>
                                </a:lnTo>
                                <a:lnTo>
                                  <a:pt x="223126" y="110883"/>
                                </a:lnTo>
                                <a:close/>
                              </a:path>
                              <a:path w="8113395" h="3049270">
                                <a:moveTo>
                                  <a:pt x="371868" y="2965983"/>
                                </a:moveTo>
                                <a:lnTo>
                                  <a:pt x="334683" y="2938259"/>
                                </a:lnTo>
                                <a:lnTo>
                                  <a:pt x="313182" y="2938691"/>
                                </a:lnTo>
                                <a:lnTo>
                                  <a:pt x="302145" y="2941726"/>
                                </a:lnTo>
                                <a:lnTo>
                                  <a:pt x="298081" y="2949956"/>
                                </a:lnTo>
                                <a:lnTo>
                                  <a:pt x="297497" y="2965983"/>
                                </a:lnTo>
                                <a:lnTo>
                                  <a:pt x="297497" y="2993694"/>
                                </a:lnTo>
                                <a:lnTo>
                                  <a:pt x="319570" y="2993263"/>
                                </a:lnTo>
                                <a:lnTo>
                                  <a:pt x="334683" y="2990240"/>
                                </a:lnTo>
                                <a:lnTo>
                                  <a:pt x="349796" y="2982010"/>
                                </a:lnTo>
                                <a:lnTo>
                                  <a:pt x="371868" y="2965983"/>
                                </a:lnTo>
                                <a:close/>
                              </a:path>
                              <a:path w="8113395" h="3049270">
                                <a:moveTo>
                                  <a:pt x="371868" y="55448"/>
                                </a:moveTo>
                                <a:lnTo>
                                  <a:pt x="349796" y="51549"/>
                                </a:lnTo>
                                <a:lnTo>
                                  <a:pt x="334683" y="45046"/>
                                </a:lnTo>
                                <a:lnTo>
                                  <a:pt x="319570" y="43751"/>
                                </a:lnTo>
                                <a:lnTo>
                                  <a:pt x="297497" y="55448"/>
                                </a:lnTo>
                                <a:lnTo>
                                  <a:pt x="297497" y="83159"/>
                                </a:lnTo>
                                <a:lnTo>
                                  <a:pt x="334683" y="83159"/>
                                </a:lnTo>
                                <a:lnTo>
                                  <a:pt x="356184" y="78828"/>
                                </a:lnTo>
                                <a:lnTo>
                                  <a:pt x="367220" y="69303"/>
                                </a:lnTo>
                                <a:lnTo>
                                  <a:pt x="371284" y="59778"/>
                                </a:lnTo>
                                <a:lnTo>
                                  <a:pt x="371868" y="55448"/>
                                </a:lnTo>
                                <a:close/>
                              </a:path>
                              <a:path w="8113395" h="3049270">
                                <a:moveTo>
                                  <a:pt x="499122" y="3005391"/>
                                </a:moveTo>
                                <a:lnTo>
                                  <a:pt x="497382" y="2997162"/>
                                </a:lnTo>
                                <a:lnTo>
                                  <a:pt x="488657" y="2994139"/>
                                </a:lnTo>
                                <a:lnTo>
                                  <a:pt x="483438" y="2993694"/>
                                </a:lnTo>
                                <a:lnTo>
                                  <a:pt x="446252" y="2993694"/>
                                </a:lnTo>
                                <a:lnTo>
                                  <a:pt x="446252" y="3021419"/>
                                </a:lnTo>
                                <a:lnTo>
                                  <a:pt x="483438" y="3021419"/>
                                </a:lnTo>
                                <a:lnTo>
                                  <a:pt x="499122" y="3005391"/>
                                </a:lnTo>
                                <a:close/>
                              </a:path>
                              <a:path w="8113395" h="3049270">
                                <a:moveTo>
                                  <a:pt x="499122" y="32054"/>
                                </a:moveTo>
                                <a:lnTo>
                                  <a:pt x="483438" y="27724"/>
                                </a:lnTo>
                                <a:lnTo>
                                  <a:pt x="482854" y="11696"/>
                                </a:lnTo>
                                <a:lnTo>
                                  <a:pt x="478790" y="3467"/>
                                </a:lnTo>
                                <a:lnTo>
                                  <a:pt x="467741" y="444"/>
                                </a:lnTo>
                                <a:lnTo>
                                  <a:pt x="446252" y="0"/>
                                </a:lnTo>
                                <a:lnTo>
                                  <a:pt x="446252" y="27724"/>
                                </a:lnTo>
                                <a:lnTo>
                                  <a:pt x="446824" y="43751"/>
                                </a:lnTo>
                                <a:lnTo>
                                  <a:pt x="450900" y="51981"/>
                                </a:lnTo>
                                <a:lnTo>
                                  <a:pt x="461937" y="55016"/>
                                </a:lnTo>
                                <a:lnTo>
                                  <a:pt x="483438" y="55448"/>
                                </a:lnTo>
                                <a:lnTo>
                                  <a:pt x="488657" y="51117"/>
                                </a:lnTo>
                                <a:lnTo>
                                  <a:pt x="497382" y="41579"/>
                                </a:lnTo>
                                <a:lnTo>
                                  <a:pt x="499122" y="32054"/>
                                </a:lnTo>
                                <a:close/>
                              </a:path>
                              <a:path w="8113395" h="3049270">
                                <a:moveTo>
                                  <a:pt x="669378" y="3021419"/>
                                </a:moveTo>
                                <a:lnTo>
                                  <a:pt x="663562" y="3005391"/>
                                </a:lnTo>
                                <a:lnTo>
                                  <a:pt x="650773" y="2997162"/>
                                </a:lnTo>
                                <a:lnTo>
                                  <a:pt x="637997" y="2994139"/>
                                </a:lnTo>
                                <a:lnTo>
                                  <a:pt x="632180" y="2993694"/>
                                </a:lnTo>
                                <a:lnTo>
                                  <a:pt x="610692" y="2994139"/>
                                </a:lnTo>
                                <a:lnTo>
                                  <a:pt x="599643" y="2997162"/>
                                </a:lnTo>
                                <a:lnTo>
                                  <a:pt x="595579" y="3005391"/>
                                </a:lnTo>
                                <a:lnTo>
                                  <a:pt x="594995" y="3021419"/>
                                </a:lnTo>
                                <a:lnTo>
                                  <a:pt x="595579" y="3025749"/>
                                </a:lnTo>
                                <a:lnTo>
                                  <a:pt x="599643" y="3035274"/>
                                </a:lnTo>
                                <a:lnTo>
                                  <a:pt x="610692" y="3044812"/>
                                </a:lnTo>
                                <a:lnTo>
                                  <a:pt x="632180" y="3049143"/>
                                </a:lnTo>
                                <a:lnTo>
                                  <a:pt x="669378" y="3021419"/>
                                </a:lnTo>
                                <a:close/>
                              </a:path>
                              <a:path w="8113395" h="3049270">
                                <a:moveTo>
                                  <a:pt x="669378" y="27724"/>
                                </a:moveTo>
                                <a:lnTo>
                                  <a:pt x="663562" y="11696"/>
                                </a:lnTo>
                                <a:lnTo>
                                  <a:pt x="650773" y="3467"/>
                                </a:lnTo>
                                <a:lnTo>
                                  <a:pt x="637997" y="444"/>
                                </a:lnTo>
                                <a:lnTo>
                                  <a:pt x="632180" y="0"/>
                                </a:lnTo>
                                <a:lnTo>
                                  <a:pt x="610692" y="444"/>
                                </a:lnTo>
                                <a:lnTo>
                                  <a:pt x="599643" y="3467"/>
                                </a:lnTo>
                                <a:lnTo>
                                  <a:pt x="595579" y="11696"/>
                                </a:lnTo>
                                <a:lnTo>
                                  <a:pt x="594995" y="27724"/>
                                </a:lnTo>
                                <a:lnTo>
                                  <a:pt x="595579" y="32054"/>
                                </a:lnTo>
                                <a:lnTo>
                                  <a:pt x="599643" y="41579"/>
                                </a:lnTo>
                                <a:lnTo>
                                  <a:pt x="610692" y="51117"/>
                                </a:lnTo>
                                <a:lnTo>
                                  <a:pt x="632180" y="55448"/>
                                </a:lnTo>
                                <a:lnTo>
                                  <a:pt x="669378" y="27724"/>
                                </a:lnTo>
                                <a:close/>
                              </a:path>
                              <a:path w="8113395" h="3049270">
                                <a:moveTo>
                                  <a:pt x="818121" y="3021419"/>
                                </a:moveTo>
                                <a:lnTo>
                                  <a:pt x="812317" y="3005391"/>
                                </a:lnTo>
                                <a:lnTo>
                                  <a:pt x="799528" y="2997162"/>
                                </a:lnTo>
                                <a:lnTo>
                                  <a:pt x="786752" y="2994139"/>
                                </a:lnTo>
                                <a:lnTo>
                                  <a:pt x="780935" y="2993694"/>
                                </a:lnTo>
                                <a:lnTo>
                                  <a:pt x="759434" y="2994139"/>
                                </a:lnTo>
                                <a:lnTo>
                                  <a:pt x="748398" y="2997162"/>
                                </a:lnTo>
                                <a:lnTo>
                                  <a:pt x="744334" y="3005391"/>
                                </a:lnTo>
                                <a:lnTo>
                                  <a:pt x="743750" y="3021419"/>
                                </a:lnTo>
                                <a:lnTo>
                                  <a:pt x="744334" y="3025749"/>
                                </a:lnTo>
                                <a:lnTo>
                                  <a:pt x="748398" y="3035274"/>
                                </a:lnTo>
                                <a:lnTo>
                                  <a:pt x="759434" y="3044812"/>
                                </a:lnTo>
                                <a:lnTo>
                                  <a:pt x="780935" y="3049143"/>
                                </a:lnTo>
                                <a:lnTo>
                                  <a:pt x="818121" y="3021419"/>
                                </a:lnTo>
                                <a:close/>
                              </a:path>
                              <a:path w="8113395" h="3049270">
                                <a:moveTo>
                                  <a:pt x="966876" y="3021419"/>
                                </a:moveTo>
                                <a:lnTo>
                                  <a:pt x="961059" y="3005391"/>
                                </a:lnTo>
                                <a:lnTo>
                                  <a:pt x="948283" y="2997162"/>
                                </a:lnTo>
                                <a:lnTo>
                                  <a:pt x="935494" y="2994139"/>
                                </a:lnTo>
                                <a:lnTo>
                                  <a:pt x="929690" y="2993694"/>
                                </a:lnTo>
                                <a:lnTo>
                                  <a:pt x="908189" y="2994139"/>
                                </a:lnTo>
                                <a:lnTo>
                                  <a:pt x="897153" y="2997162"/>
                                </a:lnTo>
                                <a:lnTo>
                                  <a:pt x="893076" y="3005391"/>
                                </a:lnTo>
                                <a:lnTo>
                                  <a:pt x="892505" y="3021419"/>
                                </a:lnTo>
                                <a:lnTo>
                                  <a:pt x="893076" y="3025749"/>
                                </a:lnTo>
                                <a:lnTo>
                                  <a:pt x="897153" y="3035274"/>
                                </a:lnTo>
                                <a:lnTo>
                                  <a:pt x="908189" y="3044812"/>
                                </a:lnTo>
                                <a:lnTo>
                                  <a:pt x="929690" y="3049143"/>
                                </a:lnTo>
                                <a:lnTo>
                                  <a:pt x="966876" y="3021419"/>
                                </a:lnTo>
                                <a:close/>
                              </a:path>
                              <a:path w="8113395" h="3049270">
                                <a:moveTo>
                                  <a:pt x="1115631" y="3021419"/>
                                </a:moveTo>
                                <a:lnTo>
                                  <a:pt x="1115047" y="3005391"/>
                                </a:lnTo>
                                <a:lnTo>
                                  <a:pt x="1110983" y="2997162"/>
                                </a:lnTo>
                                <a:lnTo>
                                  <a:pt x="1099934" y="2994139"/>
                                </a:lnTo>
                                <a:lnTo>
                                  <a:pt x="1078433" y="2993694"/>
                                </a:lnTo>
                                <a:lnTo>
                                  <a:pt x="1056944" y="2994139"/>
                                </a:lnTo>
                                <a:lnTo>
                                  <a:pt x="1045895" y="2997162"/>
                                </a:lnTo>
                                <a:lnTo>
                                  <a:pt x="1041831" y="3005391"/>
                                </a:lnTo>
                                <a:lnTo>
                                  <a:pt x="1041247" y="3021419"/>
                                </a:lnTo>
                                <a:lnTo>
                                  <a:pt x="1078433" y="3049143"/>
                                </a:lnTo>
                                <a:lnTo>
                                  <a:pt x="1099934" y="3044812"/>
                                </a:lnTo>
                                <a:lnTo>
                                  <a:pt x="1110983" y="3035274"/>
                                </a:lnTo>
                                <a:lnTo>
                                  <a:pt x="1115047" y="3025749"/>
                                </a:lnTo>
                                <a:lnTo>
                                  <a:pt x="1115631" y="3021419"/>
                                </a:lnTo>
                                <a:close/>
                              </a:path>
                              <a:path w="8113395" h="3049270">
                                <a:moveTo>
                                  <a:pt x="1264373" y="3021419"/>
                                </a:moveTo>
                                <a:lnTo>
                                  <a:pt x="1263802" y="3005391"/>
                                </a:lnTo>
                                <a:lnTo>
                                  <a:pt x="1259725" y="2997162"/>
                                </a:lnTo>
                                <a:lnTo>
                                  <a:pt x="1248689" y="2994139"/>
                                </a:lnTo>
                                <a:lnTo>
                                  <a:pt x="1227188" y="2993694"/>
                                </a:lnTo>
                                <a:lnTo>
                                  <a:pt x="1221384" y="2994139"/>
                                </a:lnTo>
                                <a:lnTo>
                                  <a:pt x="1208595" y="2997162"/>
                                </a:lnTo>
                                <a:lnTo>
                                  <a:pt x="1195819" y="3005391"/>
                                </a:lnTo>
                                <a:lnTo>
                                  <a:pt x="1190002" y="3021419"/>
                                </a:lnTo>
                                <a:lnTo>
                                  <a:pt x="1227188" y="3049143"/>
                                </a:lnTo>
                                <a:lnTo>
                                  <a:pt x="1248689" y="3044812"/>
                                </a:lnTo>
                                <a:lnTo>
                                  <a:pt x="1259725" y="3035274"/>
                                </a:lnTo>
                                <a:lnTo>
                                  <a:pt x="1263802" y="3025749"/>
                                </a:lnTo>
                                <a:lnTo>
                                  <a:pt x="1264373" y="3021419"/>
                                </a:lnTo>
                                <a:close/>
                              </a:path>
                              <a:path w="8113395" h="3049270">
                                <a:moveTo>
                                  <a:pt x="1413129" y="3021419"/>
                                </a:moveTo>
                                <a:lnTo>
                                  <a:pt x="1412544" y="3005391"/>
                                </a:lnTo>
                                <a:lnTo>
                                  <a:pt x="1408480" y="2997162"/>
                                </a:lnTo>
                                <a:lnTo>
                                  <a:pt x="1397444" y="2994139"/>
                                </a:lnTo>
                                <a:lnTo>
                                  <a:pt x="1375943" y="2993694"/>
                                </a:lnTo>
                                <a:lnTo>
                                  <a:pt x="1370126" y="2994139"/>
                                </a:lnTo>
                                <a:lnTo>
                                  <a:pt x="1357350" y="2997162"/>
                                </a:lnTo>
                                <a:lnTo>
                                  <a:pt x="1344561" y="3005391"/>
                                </a:lnTo>
                                <a:lnTo>
                                  <a:pt x="1338757" y="3021419"/>
                                </a:lnTo>
                                <a:lnTo>
                                  <a:pt x="1375943" y="3049143"/>
                                </a:lnTo>
                                <a:lnTo>
                                  <a:pt x="1397444" y="3044812"/>
                                </a:lnTo>
                                <a:lnTo>
                                  <a:pt x="1408480" y="3035274"/>
                                </a:lnTo>
                                <a:lnTo>
                                  <a:pt x="1412544" y="3025749"/>
                                </a:lnTo>
                                <a:lnTo>
                                  <a:pt x="1413129" y="3021419"/>
                                </a:lnTo>
                                <a:close/>
                              </a:path>
                              <a:path w="8113395" h="3049270">
                                <a:moveTo>
                                  <a:pt x="1561884" y="3021419"/>
                                </a:moveTo>
                                <a:lnTo>
                                  <a:pt x="1561299" y="3005391"/>
                                </a:lnTo>
                                <a:lnTo>
                                  <a:pt x="1557235" y="2997162"/>
                                </a:lnTo>
                                <a:lnTo>
                                  <a:pt x="1546186" y="2994139"/>
                                </a:lnTo>
                                <a:lnTo>
                                  <a:pt x="1524698" y="2993694"/>
                                </a:lnTo>
                                <a:lnTo>
                                  <a:pt x="1518881" y="2994139"/>
                                </a:lnTo>
                                <a:lnTo>
                                  <a:pt x="1506093" y="2997162"/>
                                </a:lnTo>
                                <a:lnTo>
                                  <a:pt x="1493316" y="3005391"/>
                                </a:lnTo>
                                <a:lnTo>
                                  <a:pt x="1487500" y="3021419"/>
                                </a:lnTo>
                                <a:lnTo>
                                  <a:pt x="1524698" y="3049143"/>
                                </a:lnTo>
                                <a:lnTo>
                                  <a:pt x="1546186" y="3044812"/>
                                </a:lnTo>
                                <a:lnTo>
                                  <a:pt x="1557235" y="3035274"/>
                                </a:lnTo>
                                <a:lnTo>
                                  <a:pt x="1561299" y="3025749"/>
                                </a:lnTo>
                                <a:lnTo>
                                  <a:pt x="1561884" y="3021419"/>
                                </a:lnTo>
                                <a:close/>
                              </a:path>
                              <a:path w="8113395" h="3049270">
                                <a:moveTo>
                                  <a:pt x="1710626" y="3021419"/>
                                </a:moveTo>
                                <a:lnTo>
                                  <a:pt x="1710055" y="3005391"/>
                                </a:lnTo>
                                <a:lnTo>
                                  <a:pt x="1705978" y="2997162"/>
                                </a:lnTo>
                                <a:lnTo>
                                  <a:pt x="1694942" y="2994139"/>
                                </a:lnTo>
                                <a:lnTo>
                                  <a:pt x="1673440" y="2993694"/>
                                </a:lnTo>
                                <a:lnTo>
                                  <a:pt x="1667637" y="2994139"/>
                                </a:lnTo>
                                <a:lnTo>
                                  <a:pt x="1654848" y="2997162"/>
                                </a:lnTo>
                                <a:lnTo>
                                  <a:pt x="1642071" y="3005391"/>
                                </a:lnTo>
                                <a:lnTo>
                                  <a:pt x="1636255" y="3021419"/>
                                </a:lnTo>
                                <a:lnTo>
                                  <a:pt x="1673440" y="3049143"/>
                                </a:lnTo>
                                <a:lnTo>
                                  <a:pt x="1694942" y="3044812"/>
                                </a:lnTo>
                                <a:lnTo>
                                  <a:pt x="1705978" y="3035274"/>
                                </a:lnTo>
                                <a:lnTo>
                                  <a:pt x="1710055" y="3025749"/>
                                </a:lnTo>
                                <a:lnTo>
                                  <a:pt x="1710626" y="3021419"/>
                                </a:lnTo>
                                <a:close/>
                              </a:path>
                              <a:path w="8113395" h="3049270">
                                <a:moveTo>
                                  <a:pt x="1859381" y="3021419"/>
                                </a:moveTo>
                                <a:lnTo>
                                  <a:pt x="1858797" y="3005391"/>
                                </a:lnTo>
                                <a:lnTo>
                                  <a:pt x="1854733" y="2997162"/>
                                </a:lnTo>
                                <a:lnTo>
                                  <a:pt x="1843697" y="2994139"/>
                                </a:lnTo>
                                <a:lnTo>
                                  <a:pt x="1822196" y="2993694"/>
                                </a:lnTo>
                                <a:lnTo>
                                  <a:pt x="1822196" y="3049143"/>
                                </a:lnTo>
                                <a:lnTo>
                                  <a:pt x="1843697" y="3044812"/>
                                </a:lnTo>
                                <a:lnTo>
                                  <a:pt x="1854733" y="3035274"/>
                                </a:lnTo>
                                <a:lnTo>
                                  <a:pt x="1858797" y="3025749"/>
                                </a:lnTo>
                                <a:lnTo>
                                  <a:pt x="1859381" y="3021419"/>
                                </a:lnTo>
                                <a:close/>
                              </a:path>
                              <a:path w="8113395" h="3049270">
                                <a:moveTo>
                                  <a:pt x="2008136" y="2993694"/>
                                </a:moveTo>
                                <a:lnTo>
                                  <a:pt x="1970951" y="2993694"/>
                                </a:lnTo>
                                <a:lnTo>
                                  <a:pt x="1970951" y="3049143"/>
                                </a:lnTo>
                                <a:lnTo>
                                  <a:pt x="2008136" y="3049143"/>
                                </a:lnTo>
                                <a:lnTo>
                                  <a:pt x="2008136" y="2993694"/>
                                </a:lnTo>
                                <a:close/>
                              </a:path>
                              <a:path w="8113395" h="3049270">
                                <a:moveTo>
                                  <a:pt x="2156879" y="2993694"/>
                                </a:moveTo>
                                <a:lnTo>
                                  <a:pt x="2135390" y="2994139"/>
                                </a:lnTo>
                                <a:lnTo>
                                  <a:pt x="2124341" y="2997162"/>
                                </a:lnTo>
                                <a:lnTo>
                                  <a:pt x="2120277" y="3005391"/>
                                </a:lnTo>
                                <a:lnTo>
                                  <a:pt x="2119693" y="3021419"/>
                                </a:lnTo>
                                <a:lnTo>
                                  <a:pt x="2120277" y="3025749"/>
                                </a:lnTo>
                                <a:lnTo>
                                  <a:pt x="2124341" y="3035274"/>
                                </a:lnTo>
                                <a:lnTo>
                                  <a:pt x="2135390" y="3044812"/>
                                </a:lnTo>
                                <a:lnTo>
                                  <a:pt x="2156879" y="3049143"/>
                                </a:lnTo>
                                <a:lnTo>
                                  <a:pt x="2156879" y="2993694"/>
                                </a:lnTo>
                                <a:close/>
                              </a:path>
                              <a:path w="8113395" h="3049270">
                                <a:moveTo>
                                  <a:pt x="2342819" y="3021419"/>
                                </a:moveTo>
                                <a:lnTo>
                                  <a:pt x="2337016" y="3005391"/>
                                </a:lnTo>
                                <a:lnTo>
                                  <a:pt x="2324227" y="2997162"/>
                                </a:lnTo>
                                <a:lnTo>
                                  <a:pt x="2311450" y="2994139"/>
                                </a:lnTo>
                                <a:lnTo>
                                  <a:pt x="2305634" y="2993694"/>
                                </a:lnTo>
                                <a:lnTo>
                                  <a:pt x="2284133" y="2994139"/>
                                </a:lnTo>
                                <a:lnTo>
                                  <a:pt x="2273096" y="2997162"/>
                                </a:lnTo>
                                <a:lnTo>
                                  <a:pt x="2269032" y="3005391"/>
                                </a:lnTo>
                                <a:lnTo>
                                  <a:pt x="2268448" y="3021419"/>
                                </a:lnTo>
                                <a:lnTo>
                                  <a:pt x="2269032" y="3025749"/>
                                </a:lnTo>
                                <a:lnTo>
                                  <a:pt x="2273096" y="3035274"/>
                                </a:lnTo>
                                <a:lnTo>
                                  <a:pt x="2284133" y="3044812"/>
                                </a:lnTo>
                                <a:lnTo>
                                  <a:pt x="2305634" y="3049143"/>
                                </a:lnTo>
                                <a:lnTo>
                                  <a:pt x="2342819" y="3021419"/>
                                </a:lnTo>
                                <a:close/>
                              </a:path>
                              <a:path w="8113395" h="3049270">
                                <a:moveTo>
                                  <a:pt x="2491575" y="3021419"/>
                                </a:moveTo>
                                <a:lnTo>
                                  <a:pt x="2485758" y="3005391"/>
                                </a:lnTo>
                                <a:lnTo>
                                  <a:pt x="2472982" y="2997162"/>
                                </a:lnTo>
                                <a:lnTo>
                                  <a:pt x="2460193" y="2994139"/>
                                </a:lnTo>
                                <a:lnTo>
                                  <a:pt x="2454389" y="2993694"/>
                                </a:lnTo>
                                <a:lnTo>
                                  <a:pt x="2432888" y="2994139"/>
                                </a:lnTo>
                                <a:lnTo>
                                  <a:pt x="2421852" y="2997162"/>
                                </a:lnTo>
                                <a:lnTo>
                                  <a:pt x="2417775" y="3005391"/>
                                </a:lnTo>
                                <a:lnTo>
                                  <a:pt x="2417203" y="3021419"/>
                                </a:lnTo>
                                <a:lnTo>
                                  <a:pt x="2417775" y="3025749"/>
                                </a:lnTo>
                                <a:lnTo>
                                  <a:pt x="2421852" y="3035274"/>
                                </a:lnTo>
                                <a:lnTo>
                                  <a:pt x="2432888" y="3044812"/>
                                </a:lnTo>
                                <a:lnTo>
                                  <a:pt x="2454389" y="3049143"/>
                                </a:lnTo>
                                <a:lnTo>
                                  <a:pt x="2491575" y="3021419"/>
                                </a:lnTo>
                                <a:close/>
                              </a:path>
                              <a:path w="8113395" h="3049270">
                                <a:moveTo>
                                  <a:pt x="2640330" y="3021419"/>
                                </a:moveTo>
                                <a:lnTo>
                                  <a:pt x="2634513" y="3005391"/>
                                </a:lnTo>
                                <a:lnTo>
                                  <a:pt x="2621737" y="2997162"/>
                                </a:lnTo>
                                <a:lnTo>
                                  <a:pt x="2608948" y="2994139"/>
                                </a:lnTo>
                                <a:lnTo>
                                  <a:pt x="2603144" y="2993694"/>
                                </a:lnTo>
                                <a:lnTo>
                                  <a:pt x="2581643" y="2994139"/>
                                </a:lnTo>
                                <a:lnTo>
                                  <a:pt x="2570594" y="2997162"/>
                                </a:lnTo>
                                <a:lnTo>
                                  <a:pt x="2566530" y="3005391"/>
                                </a:lnTo>
                                <a:lnTo>
                                  <a:pt x="2565946" y="3021419"/>
                                </a:lnTo>
                                <a:lnTo>
                                  <a:pt x="2566530" y="3025749"/>
                                </a:lnTo>
                                <a:lnTo>
                                  <a:pt x="2570594" y="3035274"/>
                                </a:lnTo>
                                <a:lnTo>
                                  <a:pt x="2581643" y="3044812"/>
                                </a:lnTo>
                                <a:lnTo>
                                  <a:pt x="2603144" y="3049143"/>
                                </a:lnTo>
                                <a:lnTo>
                                  <a:pt x="2640330" y="3021419"/>
                                </a:lnTo>
                                <a:close/>
                              </a:path>
                              <a:path w="8113395" h="3049270">
                                <a:moveTo>
                                  <a:pt x="2789072" y="3021419"/>
                                </a:moveTo>
                                <a:lnTo>
                                  <a:pt x="2783268" y="3005391"/>
                                </a:lnTo>
                                <a:lnTo>
                                  <a:pt x="2770479" y="2997162"/>
                                </a:lnTo>
                                <a:lnTo>
                                  <a:pt x="2757703" y="2994139"/>
                                </a:lnTo>
                                <a:lnTo>
                                  <a:pt x="2751886" y="2993694"/>
                                </a:lnTo>
                                <a:lnTo>
                                  <a:pt x="2730385" y="2994139"/>
                                </a:lnTo>
                                <a:lnTo>
                                  <a:pt x="2719349" y="2997162"/>
                                </a:lnTo>
                                <a:lnTo>
                                  <a:pt x="2715285" y="3005391"/>
                                </a:lnTo>
                                <a:lnTo>
                                  <a:pt x="2714701" y="3021419"/>
                                </a:lnTo>
                                <a:lnTo>
                                  <a:pt x="2715285" y="3025749"/>
                                </a:lnTo>
                                <a:lnTo>
                                  <a:pt x="2719349" y="3035274"/>
                                </a:lnTo>
                                <a:lnTo>
                                  <a:pt x="2730385" y="3044812"/>
                                </a:lnTo>
                                <a:lnTo>
                                  <a:pt x="2751886" y="3049143"/>
                                </a:lnTo>
                                <a:lnTo>
                                  <a:pt x="2789072" y="3021419"/>
                                </a:lnTo>
                                <a:close/>
                              </a:path>
                              <a:path w="8113395" h="3049270">
                                <a:moveTo>
                                  <a:pt x="2937827" y="3021419"/>
                                </a:moveTo>
                                <a:lnTo>
                                  <a:pt x="2937243" y="3005391"/>
                                </a:lnTo>
                                <a:lnTo>
                                  <a:pt x="2933179" y="2997162"/>
                                </a:lnTo>
                                <a:lnTo>
                                  <a:pt x="2922143" y="2994139"/>
                                </a:lnTo>
                                <a:lnTo>
                                  <a:pt x="2900642" y="2993694"/>
                                </a:lnTo>
                                <a:lnTo>
                                  <a:pt x="2894825" y="2994139"/>
                                </a:lnTo>
                                <a:lnTo>
                                  <a:pt x="2882049" y="2997162"/>
                                </a:lnTo>
                                <a:lnTo>
                                  <a:pt x="2869260" y="3005391"/>
                                </a:lnTo>
                                <a:lnTo>
                                  <a:pt x="2863456" y="3021419"/>
                                </a:lnTo>
                                <a:lnTo>
                                  <a:pt x="2900642" y="3049143"/>
                                </a:lnTo>
                                <a:lnTo>
                                  <a:pt x="2922143" y="3044812"/>
                                </a:lnTo>
                                <a:lnTo>
                                  <a:pt x="2933179" y="3035274"/>
                                </a:lnTo>
                                <a:lnTo>
                                  <a:pt x="2937243" y="3025749"/>
                                </a:lnTo>
                                <a:lnTo>
                                  <a:pt x="2937827" y="3021419"/>
                                </a:lnTo>
                                <a:close/>
                              </a:path>
                              <a:path w="8113395" h="3049270">
                                <a:moveTo>
                                  <a:pt x="3086582" y="3021419"/>
                                </a:moveTo>
                                <a:lnTo>
                                  <a:pt x="3085998" y="3005391"/>
                                </a:lnTo>
                                <a:lnTo>
                                  <a:pt x="3081934" y="2997162"/>
                                </a:lnTo>
                                <a:lnTo>
                                  <a:pt x="3070885" y="2994139"/>
                                </a:lnTo>
                                <a:lnTo>
                                  <a:pt x="3049397" y="2993694"/>
                                </a:lnTo>
                                <a:lnTo>
                                  <a:pt x="3043580" y="2994139"/>
                                </a:lnTo>
                                <a:lnTo>
                                  <a:pt x="3030791" y="2997162"/>
                                </a:lnTo>
                                <a:lnTo>
                                  <a:pt x="3018015" y="3005391"/>
                                </a:lnTo>
                                <a:lnTo>
                                  <a:pt x="3012198" y="3021419"/>
                                </a:lnTo>
                                <a:lnTo>
                                  <a:pt x="3049397" y="3049143"/>
                                </a:lnTo>
                                <a:lnTo>
                                  <a:pt x="3070885" y="3044812"/>
                                </a:lnTo>
                                <a:lnTo>
                                  <a:pt x="3081934" y="3035274"/>
                                </a:lnTo>
                                <a:lnTo>
                                  <a:pt x="3085998" y="3025749"/>
                                </a:lnTo>
                                <a:lnTo>
                                  <a:pt x="3086582" y="3021419"/>
                                </a:lnTo>
                                <a:close/>
                              </a:path>
                              <a:path w="8113395" h="3049270">
                                <a:moveTo>
                                  <a:pt x="3235325" y="3021419"/>
                                </a:moveTo>
                                <a:lnTo>
                                  <a:pt x="3234753" y="3005391"/>
                                </a:lnTo>
                                <a:lnTo>
                                  <a:pt x="3230676" y="2997162"/>
                                </a:lnTo>
                                <a:lnTo>
                                  <a:pt x="3219640" y="2994139"/>
                                </a:lnTo>
                                <a:lnTo>
                                  <a:pt x="3198139" y="2993694"/>
                                </a:lnTo>
                                <a:lnTo>
                                  <a:pt x="3192335" y="2994139"/>
                                </a:lnTo>
                                <a:lnTo>
                                  <a:pt x="3179546" y="2997162"/>
                                </a:lnTo>
                                <a:lnTo>
                                  <a:pt x="3166770" y="3005391"/>
                                </a:lnTo>
                                <a:lnTo>
                                  <a:pt x="3160953" y="3021419"/>
                                </a:lnTo>
                                <a:lnTo>
                                  <a:pt x="3198139" y="3049143"/>
                                </a:lnTo>
                                <a:lnTo>
                                  <a:pt x="3219640" y="3044812"/>
                                </a:lnTo>
                                <a:lnTo>
                                  <a:pt x="3230676" y="3035274"/>
                                </a:lnTo>
                                <a:lnTo>
                                  <a:pt x="3234753" y="3025749"/>
                                </a:lnTo>
                                <a:lnTo>
                                  <a:pt x="3235325" y="3021419"/>
                                </a:lnTo>
                                <a:close/>
                              </a:path>
                              <a:path w="8113395" h="3049270">
                                <a:moveTo>
                                  <a:pt x="3384080" y="3021419"/>
                                </a:moveTo>
                                <a:lnTo>
                                  <a:pt x="3383496" y="3005391"/>
                                </a:lnTo>
                                <a:lnTo>
                                  <a:pt x="3379432" y="2997162"/>
                                </a:lnTo>
                                <a:lnTo>
                                  <a:pt x="3368395" y="2994139"/>
                                </a:lnTo>
                                <a:lnTo>
                                  <a:pt x="3346894" y="2993694"/>
                                </a:lnTo>
                                <a:lnTo>
                                  <a:pt x="3341078" y="2994139"/>
                                </a:lnTo>
                                <a:lnTo>
                                  <a:pt x="3328301" y="2997162"/>
                                </a:lnTo>
                                <a:lnTo>
                                  <a:pt x="3315512" y="3005391"/>
                                </a:lnTo>
                                <a:lnTo>
                                  <a:pt x="3309709" y="3021419"/>
                                </a:lnTo>
                                <a:lnTo>
                                  <a:pt x="3346894" y="3049143"/>
                                </a:lnTo>
                                <a:lnTo>
                                  <a:pt x="3368395" y="3044812"/>
                                </a:lnTo>
                                <a:lnTo>
                                  <a:pt x="3379432" y="3035274"/>
                                </a:lnTo>
                                <a:lnTo>
                                  <a:pt x="3383496" y="3025749"/>
                                </a:lnTo>
                                <a:lnTo>
                                  <a:pt x="3384080" y="3021419"/>
                                </a:lnTo>
                                <a:close/>
                              </a:path>
                              <a:path w="8113395" h="3049270">
                                <a:moveTo>
                                  <a:pt x="3532835" y="3021419"/>
                                </a:moveTo>
                                <a:lnTo>
                                  <a:pt x="3532251" y="3005391"/>
                                </a:lnTo>
                                <a:lnTo>
                                  <a:pt x="3528187" y="2997162"/>
                                </a:lnTo>
                                <a:lnTo>
                                  <a:pt x="3517138" y="2994139"/>
                                </a:lnTo>
                                <a:lnTo>
                                  <a:pt x="3495649" y="2993694"/>
                                </a:lnTo>
                                <a:lnTo>
                                  <a:pt x="3489833" y="2994139"/>
                                </a:lnTo>
                                <a:lnTo>
                                  <a:pt x="3477056" y="2997162"/>
                                </a:lnTo>
                                <a:lnTo>
                                  <a:pt x="3464268" y="3005391"/>
                                </a:lnTo>
                                <a:lnTo>
                                  <a:pt x="3458451" y="3021419"/>
                                </a:lnTo>
                                <a:lnTo>
                                  <a:pt x="3495649" y="3049143"/>
                                </a:lnTo>
                                <a:lnTo>
                                  <a:pt x="3517138" y="3044812"/>
                                </a:lnTo>
                                <a:lnTo>
                                  <a:pt x="3528187" y="3035274"/>
                                </a:lnTo>
                                <a:lnTo>
                                  <a:pt x="3532251" y="3025749"/>
                                </a:lnTo>
                                <a:lnTo>
                                  <a:pt x="3532835" y="3021419"/>
                                </a:lnTo>
                                <a:close/>
                              </a:path>
                              <a:path w="8113395" h="3049270">
                                <a:moveTo>
                                  <a:pt x="3681577" y="3021419"/>
                                </a:moveTo>
                                <a:lnTo>
                                  <a:pt x="3681006" y="3005391"/>
                                </a:lnTo>
                                <a:lnTo>
                                  <a:pt x="3676929" y="2997162"/>
                                </a:lnTo>
                                <a:lnTo>
                                  <a:pt x="3665893" y="2994139"/>
                                </a:lnTo>
                                <a:lnTo>
                                  <a:pt x="3644392" y="2993694"/>
                                </a:lnTo>
                                <a:lnTo>
                                  <a:pt x="3644392" y="3049143"/>
                                </a:lnTo>
                                <a:lnTo>
                                  <a:pt x="3665893" y="3044812"/>
                                </a:lnTo>
                                <a:lnTo>
                                  <a:pt x="3676929" y="3035274"/>
                                </a:lnTo>
                                <a:lnTo>
                                  <a:pt x="3681006" y="3025749"/>
                                </a:lnTo>
                                <a:lnTo>
                                  <a:pt x="3681577" y="3021419"/>
                                </a:lnTo>
                                <a:close/>
                              </a:path>
                              <a:path w="8113395" h="3049270">
                                <a:moveTo>
                                  <a:pt x="3830332" y="2993694"/>
                                </a:moveTo>
                                <a:lnTo>
                                  <a:pt x="3808831" y="2994139"/>
                                </a:lnTo>
                                <a:lnTo>
                                  <a:pt x="3797795" y="2997162"/>
                                </a:lnTo>
                                <a:lnTo>
                                  <a:pt x="3793731" y="3005391"/>
                                </a:lnTo>
                                <a:lnTo>
                                  <a:pt x="3793147" y="3021419"/>
                                </a:lnTo>
                                <a:lnTo>
                                  <a:pt x="3793731" y="3025749"/>
                                </a:lnTo>
                                <a:lnTo>
                                  <a:pt x="3797795" y="3035274"/>
                                </a:lnTo>
                                <a:lnTo>
                                  <a:pt x="3808831" y="3044812"/>
                                </a:lnTo>
                                <a:lnTo>
                                  <a:pt x="3830332" y="3049143"/>
                                </a:lnTo>
                                <a:lnTo>
                                  <a:pt x="3830332" y="2993694"/>
                                </a:lnTo>
                                <a:close/>
                              </a:path>
                              <a:path w="8113395" h="3049270">
                                <a:moveTo>
                                  <a:pt x="3941584" y="3021419"/>
                                </a:moveTo>
                                <a:lnTo>
                                  <a:pt x="3941038" y="3005391"/>
                                </a:lnTo>
                                <a:lnTo>
                                  <a:pt x="3937177" y="2997162"/>
                                </a:lnTo>
                                <a:lnTo>
                                  <a:pt x="3926675" y="2994139"/>
                                </a:lnTo>
                                <a:lnTo>
                                  <a:pt x="3906240" y="2993694"/>
                                </a:lnTo>
                                <a:lnTo>
                                  <a:pt x="3886352" y="3002369"/>
                                </a:lnTo>
                                <a:lnTo>
                                  <a:pt x="3879723" y="3021419"/>
                                </a:lnTo>
                                <a:lnTo>
                                  <a:pt x="3886352" y="3040481"/>
                                </a:lnTo>
                                <a:lnTo>
                                  <a:pt x="3906240" y="3049143"/>
                                </a:lnTo>
                                <a:lnTo>
                                  <a:pt x="3926675" y="3044812"/>
                                </a:lnTo>
                                <a:lnTo>
                                  <a:pt x="3937177" y="3035274"/>
                                </a:lnTo>
                                <a:lnTo>
                                  <a:pt x="3941038" y="3025749"/>
                                </a:lnTo>
                                <a:lnTo>
                                  <a:pt x="3941584" y="3021419"/>
                                </a:lnTo>
                                <a:close/>
                              </a:path>
                              <a:path w="8113395" h="3049270">
                                <a:moveTo>
                                  <a:pt x="4016273" y="3021419"/>
                                </a:moveTo>
                                <a:lnTo>
                                  <a:pt x="4010456" y="3005391"/>
                                </a:lnTo>
                                <a:lnTo>
                                  <a:pt x="3997680" y="2997162"/>
                                </a:lnTo>
                                <a:lnTo>
                                  <a:pt x="3984891" y="2994139"/>
                                </a:lnTo>
                                <a:lnTo>
                                  <a:pt x="3979087" y="2993694"/>
                                </a:lnTo>
                                <a:lnTo>
                                  <a:pt x="3957586" y="2994139"/>
                                </a:lnTo>
                                <a:lnTo>
                                  <a:pt x="3946550" y="2997162"/>
                                </a:lnTo>
                                <a:lnTo>
                                  <a:pt x="3942473" y="3005391"/>
                                </a:lnTo>
                                <a:lnTo>
                                  <a:pt x="3941902" y="3021419"/>
                                </a:lnTo>
                                <a:lnTo>
                                  <a:pt x="3942473" y="3025749"/>
                                </a:lnTo>
                                <a:lnTo>
                                  <a:pt x="3946550" y="3035274"/>
                                </a:lnTo>
                                <a:lnTo>
                                  <a:pt x="3957586" y="3044812"/>
                                </a:lnTo>
                                <a:lnTo>
                                  <a:pt x="3979087" y="3049143"/>
                                </a:lnTo>
                                <a:lnTo>
                                  <a:pt x="4016273" y="3021419"/>
                                </a:lnTo>
                                <a:close/>
                              </a:path>
                              <a:path w="8113395" h="3049270">
                                <a:moveTo>
                                  <a:pt x="4082999" y="3021419"/>
                                </a:moveTo>
                                <a:lnTo>
                                  <a:pt x="4082440" y="3005391"/>
                                </a:lnTo>
                                <a:lnTo>
                                  <a:pt x="4078579" y="2997162"/>
                                </a:lnTo>
                                <a:lnTo>
                                  <a:pt x="4068089" y="2994139"/>
                                </a:lnTo>
                                <a:lnTo>
                                  <a:pt x="4047642" y="2993694"/>
                                </a:lnTo>
                                <a:lnTo>
                                  <a:pt x="4047642" y="3049143"/>
                                </a:lnTo>
                                <a:lnTo>
                                  <a:pt x="4068089" y="3044812"/>
                                </a:lnTo>
                                <a:lnTo>
                                  <a:pt x="4078579" y="3035274"/>
                                </a:lnTo>
                                <a:lnTo>
                                  <a:pt x="4082440" y="3025749"/>
                                </a:lnTo>
                                <a:lnTo>
                                  <a:pt x="4082999" y="3021419"/>
                                </a:lnTo>
                                <a:close/>
                              </a:path>
                              <a:path w="8113395" h="3049270">
                                <a:moveTo>
                                  <a:pt x="4165028" y="3021419"/>
                                </a:moveTo>
                                <a:lnTo>
                                  <a:pt x="4159212" y="3005391"/>
                                </a:lnTo>
                                <a:lnTo>
                                  <a:pt x="4146435" y="2997162"/>
                                </a:lnTo>
                                <a:lnTo>
                                  <a:pt x="4133646" y="2994139"/>
                                </a:lnTo>
                                <a:lnTo>
                                  <a:pt x="4127843" y="2993694"/>
                                </a:lnTo>
                                <a:lnTo>
                                  <a:pt x="4106341" y="2994139"/>
                                </a:lnTo>
                                <a:lnTo>
                                  <a:pt x="4095292" y="2997162"/>
                                </a:lnTo>
                                <a:lnTo>
                                  <a:pt x="4091228" y="3005391"/>
                                </a:lnTo>
                                <a:lnTo>
                                  <a:pt x="4090644" y="3021419"/>
                                </a:lnTo>
                                <a:lnTo>
                                  <a:pt x="4091228" y="3025749"/>
                                </a:lnTo>
                                <a:lnTo>
                                  <a:pt x="4095292" y="3035274"/>
                                </a:lnTo>
                                <a:lnTo>
                                  <a:pt x="4106341" y="3044812"/>
                                </a:lnTo>
                                <a:lnTo>
                                  <a:pt x="4127843" y="3049143"/>
                                </a:lnTo>
                                <a:lnTo>
                                  <a:pt x="4165028" y="3021419"/>
                                </a:lnTo>
                                <a:close/>
                              </a:path>
                              <a:path w="8113395" h="3049270">
                                <a:moveTo>
                                  <a:pt x="4224401" y="2993694"/>
                                </a:moveTo>
                                <a:lnTo>
                                  <a:pt x="4189057" y="2993694"/>
                                </a:lnTo>
                                <a:lnTo>
                                  <a:pt x="4189057" y="3049143"/>
                                </a:lnTo>
                                <a:lnTo>
                                  <a:pt x="4209491" y="3044812"/>
                                </a:lnTo>
                                <a:lnTo>
                                  <a:pt x="4219981" y="3035274"/>
                                </a:lnTo>
                                <a:lnTo>
                                  <a:pt x="4223855" y="3025749"/>
                                </a:lnTo>
                                <a:lnTo>
                                  <a:pt x="4224401" y="3021419"/>
                                </a:lnTo>
                                <a:lnTo>
                                  <a:pt x="4224401" y="2993694"/>
                                </a:lnTo>
                                <a:close/>
                              </a:path>
                              <a:path w="8113395" h="3049270">
                                <a:moveTo>
                                  <a:pt x="4313771" y="3021419"/>
                                </a:moveTo>
                                <a:lnTo>
                                  <a:pt x="4307967" y="3005391"/>
                                </a:lnTo>
                                <a:lnTo>
                                  <a:pt x="4295178" y="2997162"/>
                                </a:lnTo>
                                <a:lnTo>
                                  <a:pt x="4282402" y="2994139"/>
                                </a:lnTo>
                                <a:lnTo>
                                  <a:pt x="4276585" y="2993694"/>
                                </a:lnTo>
                                <a:lnTo>
                                  <a:pt x="4255084" y="2994139"/>
                                </a:lnTo>
                                <a:lnTo>
                                  <a:pt x="4244048" y="2997162"/>
                                </a:lnTo>
                                <a:lnTo>
                                  <a:pt x="4239984" y="3005391"/>
                                </a:lnTo>
                                <a:lnTo>
                                  <a:pt x="4239399" y="3021419"/>
                                </a:lnTo>
                                <a:lnTo>
                                  <a:pt x="4239984" y="3025749"/>
                                </a:lnTo>
                                <a:lnTo>
                                  <a:pt x="4244048" y="3035274"/>
                                </a:lnTo>
                                <a:lnTo>
                                  <a:pt x="4255084" y="3044812"/>
                                </a:lnTo>
                                <a:lnTo>
                                  <a:pt x="4276585" y="3049143"/>
                                </a:lnTo>
                                <a:lnTo>
                                  <a:pt x="4313771" y="3021419"/>
                                </a:lnTo>
                                <a:close/>
                              </a:path>
                              <a:path w="8113395" h="3049270">
                                <a:moveTo>
                                  <a:pt x="4365815" y="2993694"/>
                                </a:moveTo>
                                <a:lnTo>
                                  <a:pt x="4345381" y="2994139"/>
                                </a:lnTo>
                                <a:lnTo>
                                  <a:pt x="4334878" y="2997162"/>
                                </a:lnTo>
                                <a:lnTo>
                                  <a:pt x="4331017" y="3005391"/>
                                </a:lnTo>
                                <a:lnTo>
                                  <a:pt x="4330458" y="3021419"/>
                                </a:lnTo>
                                <a:lnTo>
                                  <a:pt x="4331017" y="3025749"/>
                                </a:lnTo>
                                <a:lnTo>
                                  <a:pt x="4334878" y="3035274"/>
                                </a:lnTo>
                                <a:lnTo>
                                  <a:pt x="4345381" y="3044812"/>
                                </a:lnTo>
                                <a:lnTo>
                                  <a:pt x="4365815" y="3049143"/>
                                </a:lnTo>
                                <a:lnTo>
                                  <a:pt x="4365815" y="2993694"/>
                                </a:lnTo>
                                <a:close/>
                              </a:path>
                              <a:path w="8113395" h="3049270">
                                <a:moveTo>
                                  <a:pt x="4462526" y="3021419"/>
                                </a:moveTo>
                                <a:lnTo>
                                  <a:pt x="4456722" y="3005391"/>
                                </a:lnTo>
                                <a:lnTo>
                                  <a:pt x="4443933" y="2997162"/>
                                </a:lnTo>
                                <a:lnTo>
                                  <a:pt x="4431144" y="2994139"/>
                                </a:lnTo>
                                <a:lnTo>
                                  <a:pt x="4425340" y="2993694"/>
                                </a:lnTo>
                                <a:lnTo>
                                  <a:pt x="4403839" y="2994139"/>
                                </a:lnTo>
                                <a:lnTo>
                                  <a:pt x="4392803" y="2997162"/>
                                </a:lnTo>
                                <a:lnTo>
                                  <a:pt x="4388726" y="3005391"/>
                                </a:lnTo>
                                <a:lnTo>
                                  <a:pt x="4388155" y="3021419"/>
                                </a:lnTo>
                                <a:lnTo>
                                  <a:pt x="4388726" y="3025749"/>
                                </a:lnTo>
                                <a:lnTo>
                                  <a:pt x="4392803" y="3035274"/>
                                </a:lnTo>
                                <a:lnTo>
                                  <a:pt x="4403839" y="3044812"/>
                                </a:lnTo>
                                <a:lnTo>
                                  <a:pt x="4425340" y="3049143"/>
                                </a:lnTo>
                                <a:lnTo>
                                  <a:pt x="4462526" y="3021419"/>
                                </a:lnTo>
                                <a:close/>
                              </a:path>
                              <a:path w="8113395" h="3049270">
                                <a:moveTo>
                                  <a:pt x="4611281" y="3021419"/>
                                </a:moveTo>
                                <a:lnTo>
                                  <a:pt x="4605464" y="3005391"/>
                                </a:lnTo>
                                <a:lnTo>
                                  <a:pt x="4592688" y="2997162"/>
                                </a:lnTo>
                                <a:lnTo>
                                  <a:pt x="4579899" y="2994139"/>
                                </a:lnTo>
                                <a:lnTo>
                                  <a:pt x="4574095" y="2993694"/>
                                </a:lnTo>
                                <a:lnTo>
                                  <a:pt x="4552594" y="2994139"/>
                                </a:lnTo>
                                <a:lnTo>
                                  <a:pt x="4541545" y="2997162"/>
                                </a:lnTo>
                                <a:lnTo>
                                  <a:pt x="4537481" y="3005391"/>
                                </a:lnTo>
                                <a:lnTo>
                                  <a:pt x="4537430" y="3006534"/>
                                </a:lnTo>
                                <a:lnTo>
                                  <a:pt x="4537049" y="3005391"/>
                                </a:lnTo>
                                <a:lnTo>
                                  <a:pt x="4524895" y="2997162"/>
                                </a:lnTo>
                                <a:lnTo>
                                  <a:pt x="4512742" y="2994139"/>
                                </a:lnTo>
                                <a:lnTo>
                                  <a:pt x="4507217" y="2993694"/>
                                </a:lnTo>
                                <a:lnTo>
                                  <a:pt x="4486783" y="2994139"/>
                                </a:lnTo>
                                <a:lnTo>
                                  <a:pt x="4476293" y="2997162"/>
                                </a:lnTo>
                                <a:lnTo>
                                  <a:pt x="4472419" y="3005391"/>
                                </a:lnTo>
                                <a:lnTo>
                                  <a:pt x="4471873" y="3021419"/>
                                </a:lnTo>
                                <a:lnTo>
                                  <a:pt x="4472419" y="3025749"/>
                                </a:lnTo>
                                <a:lnTo>
                                  <a:pt x="4476293" y="3035274"/>
                                </a:lnTo>
                                <a:lnTo>
                                  <a:pt x="4486783" y="3044812"/>
                                </a:lnTo>
                                <a:lnTo>
                                  <a:pt x="4507217" y="3049143"/>
                                </a:lnTo>
                                <a:lnTo>
                                  <a:pt x="4537430" y="3025444"/>
                                </a:lnTo>
                                <a:lnTo>
                                  <a:pt x="4537481" y="3025749"/>
                                </a:lnTo>
                                <a:lnTo>
                                  <a:pt x="4541545" y="3035274"/>
                                </a:lnTo>
                                <a:lnTo>
                                  <a:pt x="4552594" y="3044812"/>
                                </a:lnTo>
                                <a:lnTo>
                                  <a:pt x="4574095" y="3049143"/>
                                </a:lnTo>
                                <a:lnTo>
                                  <a:pt x="4611281" y="3021419"/>
                                </a:lnTo>
                                <a:close/>
                              </a:path>
                              <a:path w="8113395" h="3049270">
                                <a:moveTo>
                                  <a:pt x="4683976" y="3021419"/>
                                </a:moveTo>
                                <a:lnTo>
                                  <a:pt x="4678451" y="3005391"/>
                                </a:lnTo>
                                <a:lnTo>
                                  <a:pt x="4666297" y="2997162"/>
                                </a:lnTo>
                                <a:lnTo>
                                  <a:pt x="4654156" y="2994139"/>
                                </a:lnTo>
                                <a:lnTo>
                                  <a:pt x="4648632" y="2993694"/>
                                </a:lnTo>
                                <a:lnTo>
                                  <a:pt x="4628185" y="2994139"/>
                                </a:lnTo>
                                <a:lnTo>
                                  <a:pt x="4617694" y="2997162"/>
                                </a:lnTo>
                                <a:lnTo>
                                  <a:pt x="4613821" y="3005391"/>
                                </a:lnTo>
                                <a:lnTo>
                                  <a:pt x="4613275" y="3021419"/>
                                </a:lnTo>
                                <a:lnTo>
                                  <a:pt x="4613821" y="3025749"/>
                                </a:lnTo>
                                <a:lnTo>
                                  <a:pt x="4617694" y="3035274"/>
                                </a:lnTo>
                                <a:lnTo>
                                  <a:pt x="4628185" y="3044812"/>
                                </a:lnTo>
                                <a:lnTo>
                                  <a:pt x="4648632" y="3049143"/>
                                </a:lnTo>
                                <a:lnTo>
                                  <a:pt x="4683976" y="3021419"/>
                                </a:lnTo>
                                <a:close/>
                              </a:path>
                              <a:path w="8113395" h="3049270">
                                <a:moveTo>
                                  <a:pt x="4825390" y="3021419"/>
                                </a:moveTo>
                                <a:lnTo>
                                  <a:pt x="4819866" y="3005391"/>
                                </a:lnTo>
                                <a:lnTo>
                                  <a:pt x="4807712" y="2997162"/>
                                </a:lnTo>
                                <a:lnTo>
                                  <a:pt x="4795558" y="2994139"/>
                                </a:lnTo>
                                <a:lnTo>
                                  <a:pt x="4790033" y="2993694"/>
                                </a:lnTo>
                                <a:lnTo>
                                  <a:pt x="4769599" y="2994139"/>
                                </a:lnTo>
                                <a:lnTo>
                                  <a:pt x="4759096" y="2997162"/>
                                </a:lnTo>
                                <a:lnTo>
                                  <a:pt x="4755235" y="3005391"/>
                                </a:lnTo>
                                <a:lnTo>
                                  <a:pt x="4755134" y="3007957"/>
                                </a:lnTo>
                                <a:lnTo>
                                  <a:pt x="4754219" y="3005391"/>
                                </a:lnTo>
                                <a:lnTo>
                                  <a:pt x="4741430" y="2997162"/>
                                </a:lnTo>
                                <a:lnTo>
                                  <a:pt x="4728654" y="2994139"/>
                                </a:lnTo>
                                <a:lnTo>
                                  <a:pt x="4722838" y="2993694"/>
                                </a:lnTo>
                                <a:lnTo>
                                  <a:pt x="4701337" y="2994139"/>
                                </a:lnTo>
                                <a:lnTo>
                                  <a:pt x="4690300" y="2997162"/>
                                </a:lnTo>
                                <a:lnTo>
                                  <a:pt x="4686236" y="3005391"/>
                                </a:lnTo>
                                <a:lnTo>
                                  <a:pt x="4685652" y="3021419"/>
                                </a:lnTo>
                                <a:lnTo>
                                  <a:pt x="4686236" y="3025749"/>
                                </a:lnTo>
                                <a:lnTo>
                                  <a:pt x="4690300" y="3035274"/>
                                </a:lnTo>
                                <a:lnTo>
                                  <a:pt x="4701337" y="3044812"/>
                                </a:lnTo>
                                <a:lnTo>
                                  <a:pt x="4722838" y="3049143"/>
                                </a:lnTo>
                                <a:lnTo>
                                  <a:pt x="4755134" y="3025063"/>
                                </a:lnTo>
                                <a:lnTo>
                                  <a:pt x="4755235" y="3025749"/>
                                </a:lnTo>
                                <a:lnTo>
                                  <a:pt x="4759096" y="3035274"/>
                                </a:lnTo>
                                <a:lnTo>
                                  <a:pt x="4769599" y="3044812"/>
                                </a:lnTo>
                                <a:lnTo>
                                  <a:pt x="4790033" y="3049143"/>
                                </a:lnTo>
                                <a:lnTo>
                                  <a:pt x="4825390" y="3021419"/>
                                </a:lnTo>
                                <a:close/>
                              </a:path>
                              <a:path w="8113395" h="3049270">
                                <a:moveTo>
                                  <a:pt x="4966792" y="3021419"/>
                                </a:moveTo>
                                <a:lnTo>
                                  <a:pt x="4961267" y="3005391"/>
                                </a:lnTo>
                                <a:lnTo>
                                  <a:pt x="4949114" y="2997162"/>
                                </a:lnTo>
                                <a:lnTo>
                                  <a:pt x="4936960" y="2994139"/>
                                </a:lnTo>
                                <a:lnTo>
                                  <a:pt x="4931435" y="2993694"/>
                                </a:lnTo>
                                <a:lnTo>
                                  <a:pt x="4911001" y="2994139"/>
                                </a:lnTo>
                                <a:lnTo>
                                  <a:pt x="4900511" y="2997162"/>
                                </a:lnTo>
                                <a:lnTo>
                                  <a:pt x="4896637" y="3005391"/>
                                </a:lnTo>
                                <a:lnTo>
                                  <a:pt x="4896091" y="3021419"/>
                                </a:lnTo>
                                <a:lnTo>
                                  <a:pt x="4896637" y="3025749"/>
                                </a:lnTo>
                                <a:lnTo>
                                  <a:pt x="4900511" y="3035274"/>
                                </a:lnTo>
                                <a:lnTo>
                                  <a:pt x="4911001" y="3044812"/>
                                </a:lnTo>
                                <a:lnTo>
                                  <a:pt x="4931435" y="3049143"/>
                                </a:lnTo>
                                <a:lnTo>
                                  <a:pt x="4966792" y="3021419"/>
                                </a:lnTo>
                                <a:close/>
                              </a:path>
                              <a:path w="8113395" h="3049270">
                                <a:moveTo>
                                  <a:pt x="5108206" y="3021419"/>
                                </a:moveTo>
                                <a:lnTo>
                                  <a:pt x="5107648" y="3005391"/>
                                </a:lnTo>
                                <a:lnTo>
                                  <a:pt x="5103787" y="2997162"/>
                                </a:lnTo>
                                <a:lnTo>
                                  <a:pt x="5093284" y="2994139"/>
                                </a:lnTo>
                                <a:lnTo>
                                  <a:pt x="5072850" y="2993694"/>
                                </a:lnTo>
                                <a:lnTo>
                                  <a:pt x="5067325" y="2994139"/>
                                </a:lnTo>
                                <a:lnTo>
                                  <a:pt x="5055171" y="2997162"/>
                                </a:lnTo>
                                <a:lnTo>
                                  <a:pt x="5043017" y="3005391"/>
                                </a:lnTo>
                                <a:lnTo>
                                  <a:pt x="5037493" y="3021419"/>
                                </a:lnTo>
                                <a:lnTo>
                                  <a:pt x="5072850" y="3049143"/>
                                </a:lnTo>
                                <a:lnTo>
                                  <a:pt x="5093284" y="3044812"/>
                                </a:lnTo>
                                <a:lnTo>
                                  <a:pt x="5103787" y="3035274"/>
                                </a:lnTo>
                                <a:lnTo>
                                  <a:pt x="5107648" y="3025749"/>
                                </a:lnTo>
                                <a:lnTo>
                                  <a:pt x="5108206" y="3021419"/>
                                </a:lnTo>
                                <a:close/>
                              </a:path>
                              <a:path w="8113395" h="3049270">
                                <a:moveTo>
                                  <a:pt x="5249608" y="3021419"/>
                                </a:moveTo>
                                <a:lnTo>
                                  <a:pt x="5249049" y="3005391"/>
                                </a:lnTo>
                                <a:lnTo>
                                  <a:pt x="5245189" y="2997162"/>
                                </a:lnTo>
                                <a:lnTo>
                                  <a:pt x="5234698" y="2994139"/>
                                </a:lnTo>
                                <a:lnTo>
                                  <a:pt x="5214251" y="2993694"/>
                                </a:lnTo>
                                <a:lnTo>
                                  <a:pt x="5208727" y="2994139"/>
                                </a:lnTo>
                                <a:lnTo>
                                  <a:pt x="5196573" y="2997162"/>
                                </a:lnTo>
                                <a:lnTo>
                                  <a:pt x="5184432" y="3005391"/>
                                </a:lnTo>
                                <a:lnTo>
                                  <a:pt x="5178907" y="3021419"/>
                                </a:lnTo>
                                <a:lnTo>
                                  <a:pt x="5214251" y="3049143"/>
                                </a:lnTo>
                                <a:lnTo>
                                  <a:pt x="5234698" y="3044812"/>
                                </a:lnTo>
                                <a:lnTo>
                                  <a:pt x="5245189" y="3035274"/>
                                </a:lnTo>
                                <a:lnTo>
                                  <a:pt x="5249049" y="3025749"/>
                                </a:lnTo>
                                <a:lnTo>
                                  <a:pt x="5249608" y="3021419"/>
                                </a:lnTo>
                                <a:close/>
                              </a:path>
                              <a:path w="8113395" h="3049270">
                                <a:moveTo>
                                  <a:pt x="5391010" y="3021419"/>
                                </a:moveTo>
                                <a:lnTo>
                                  <a:pt x="5390464" y="3005391"/>
                                </a:lnTo>
                                <a:lnTo>
                                  <a:pt x="5386590" y="2997162"/>
                                </a:lnTo>
                                <a:lnTo>
                                  <a:pt x="5376100" y="2994139"/>
                                </a:lnTo>
                                <a:lnTo>
                                  <a:pt x="5355666" y="2993694"/>
                                </a:lnTo>
                                <a:lnTo>
                                  <a:pt x="5350141" y="2994139"/>
                                </a:lnTo>
                                <a:lnTo>
                                  <a:pt x="5337988" y="2997162"/>
                                </a:lnTo>
                                <a:lnTo>
                                  <a:pt x="5325834" y="3005391"/>
                                </a:lnTo>
                                <a:lnTo>
                                  <a:pt x="5320309" y="3021419"/>
                                </a:lnTo>
                                <a:lnTo>
                                  <a:pt x="5355666" y="3049143"/>
                                </a:lnTo>
                                <a:lnTo>
                                  <a:pt x="5376100" y="3044812"/>
                                </a:lnTo>
                                <a:lnTo>
                                  <a:pt x="5386590" y="3035274"/>
                                </a:lnTo>
                                <a:lnTo>
                                  <a:pt x="5390464" y="3025749"/>
                                </a:lnTo>
                                <a:lnTo>
                                  <a:pt x="5391010" y="3021419"/>
                                </a:lnTo>
                                <a:close/>
                              </a:path>
                              <a:path w="8113395" h="3049270">
                                <a:moveTo>
                                  <a:pt x="5532425" y="3021419"/>
                                </a:moveTo>
                                <a:lnTo>
                                  <a:pt x="5531866" y="3005391"/>
                                </a:lnTo>
                                <a:lnTo>
                                  <a:pt x="5528005" y="2997162"/>
                                </a:lnTo>
                                <a:lnTo>
                                  <a:pt x="5517502" y="2994139"/>
                                </a:lnTo>
                                <a:lnTo>
                                  <a:pt x="5497068" y="2993694"/>
                                </a:lnTo>
                                <a:lnTo>
                                  <a:pt x="5491543" y="2994139"/>
                                </a:lnTo>
                                <a:lnTo>
                                  <a:pt x="5479389" y="2997162"/>
                                </a:lnTo>
                                <a:lnTo>
                                  <a:pt x="5467235" y="3005391"/>
                                </a:lnTo>
                                <a:lnTo>
                                  <a:pt x="5461724" y="3021419"/>
                                </a:lnTo>
                                <a:lnTo>
                                  <a:pt x="5497068" y="3049143"/>
                                </a:lnTo>
                                <a:lnTo>
                                  <a:pt x="5517502" y="3044812"/>
                                </a:lnTo>
                                <a:lnTo>
                                  <a:pt x="5528005" y="3035274"/>
                                </a:lnTo>
                                <a:lnTo>
                                  <a:pt x="5531866" y="3025749"/>
                                </a:lnTo>
                                <a:lnTo>
                                  <a:pt x="5532425" y="3021419"/>
                                </a:lnTo>
                                <a:close/>
                              </a:path>
                              <a:path w="8113395" h="3049270">
                                <a:moveTo>
                                  <a:pt x="5673826" y="3021419"/>
                                </a:moveTo>
                                <a:lnTo>
                                  <a:pt x="5673280" y="3005391"/>
                                </a:lnTo>
                                <a:lnTo>
                                  <a:pt x="5669407" y="2997162"/>
                                </a:lnTo>
                                <a:lnTo>
                                  <a:pt x="5658917" y="2994139"/>
                                </a:lnTo>
                                <a:lnTo>
                                  <a:pt x="5638482" y="2993694"/>
                                </a:lnTo>
                                <a:lnTo>
                                  <a:pt x="5632958" y="2994139"/>
                                </a:lnTo>
                                <a:lnTo>
                                  <a:pt x="5620804" y="2997162"/>
                                </a:lnTo>
                                <a:lnTo>
                                  <a:pt x="5608650" y="3005391"/>
                                </a:lnTo>
                                <a:lnTo>
                                  <a:pt x="5603125" y="3021419"/>
                                </a:lnTo>
                                <a:lnTo>
                                  <a:pt x="5638482" y="3049143"/>
                                </a:lnTo>
                                <a:lnTo>
                                  <a:pt x="5658917" y="3044812"/>
                                </a:lnTo>
                                <a:lnTo>
                                  <a:pt x="5669407" y="3035274"/>
                                </a:lnTo>
                                <a:lnTo>
                                  <a:pt x="5673280" y="3025749"/>
                                </a:lnTo>
                                <a:lnTo>
                                  <a:pt x="5673826" y="3021419"/>
                                </a:lnTo>
                                <a:close/>
                              </a:path>
                              <a:path w="8113395" h="3049270">
                                <a:moveTo>
                                  <a:pt x="5815241" y="3021419"/>
                                </a:moveTo>
                                <a:lnTo>
                                  <a:pt x="5814682" y="3005391"/>
                                </a:lnTo>
                                <a:lnTo>
                                  <a:pt x="5810821" y="2997162"/>
                                </a:lnTo>
                                <a:lnTo>
                                  <a:pt x="5800318" y="2994139"/>
                                </a:lnTo>
                                <a:lnTo>
                                  <a:pt x="5779884" y="2993694"/>
                                </a:lnTo>
                                <a:lnTo>
                                  <a:pt x="5779884" y="3049143"/>
                                </a:lnTo>
                                <a:lnTo>
                                  <a:pt x="5800318" y="3044812"/>
                                </a:lnTo>
                                <a:lnTo>
                                  <a:pt x="5810821" y="3035274"/>
                                </a:lnTo>
                                <a:lnTo>
                                  <a:pt x="5814682" y="3025749"/>
                                </a:lnTo>
                                <a:lnTo>
                                  <a:pt x="5815241" y="3021419"/>
                                </a:lnTo>
                                <a:close/>
                              </a:path>
                              <a:path w="8113395" h="3049270">
                                <a:moveTo>
                                  <a:pt x="5956643" y="2993694"/>
                                </a:moveTo>
                                <a:lnTo>
                                  <a:pt x="5936208" y="2994139"/>
                                </a:lnTo>
                                <a:lnTo>
                                  <a:pt x="5925705" y="2997162"/>
                                </a:lnTo>
                                <a:lnTo>
                                  <a:pt x="5921845" y="3005391"/>
                                </a:lnTo>
                                <a:lnTo>
                                  <a:pt x="5921286" y="3021419"/>
                                </a:lnTo>
                                <a:lnTo>
                                  <a:pt x="5921845" y="3025749"/>
                                </a:lnTo>
                                <a:lnTo>
                                  <a:pt x="5925705" y="3035274"/>
                                </a:lnTo>
                                <a:lnTo>
                                  <a:pt x="5936208" y="3044812"/>
                                </a:lnTo>
                                <a:lnTo>
                                  <a:pt x="5956643" y="3049143"/>
                                </a:lnTo>
                                <a:lnTo>
                                  <a:pt x="5956643" y="2993694"/>
                                </a:lnTo>
                                <a:close/>
                              </a:path>
                              <a:path w="8113395" h="3049270">
                                <a:moveTo>
                                  <a:pt x="6098044" y="2993694"/>
                                </a:moveTo>
                                <a:lnTo>
                                  <a:pt x="6077610" y="2994139"/>
                                </a:lnTo>
                                <a:lnTo>
                                  <a:pt x="6067120" y="2997162"/>
                                </a:lnTo>
                                <a:lnTo>
                                  <a:pt x="6063246" y="3005391"/>
                                </a:lnTo>
                                <a:lnTo>
                                  <a:pt x="6062700" y="3021419"/>
                                </a:lnTo>
                                <a:lnTo>
                                  <a:pt x="6063246" y="3025749"/>
                                </a:lnTo>
                                <a:lnTo>
                                  <a:pt x="6067120" y="3035274"/>
                                </a:lnTo>
                                <a:lnTo>
                                  <a:pt x="6077610" y="3044812"/>
                                </a:lnTo>
                                <a:lnTo>
                                  <a:pt x="6098044" y="3049143"/>
                                </a:lnTo>
                                <a:lnTo>
                                  <a:pt x="6098044" y="2993694"/>
                                </a:lnTo>
                                <a:close/>
                              </a:path>
                              <a:path w="8113395" h="3049270">
                                <a:moveTo>
                                  <a:pt x="6274803" y="3021419"/>
                                </a:moveTo>
                                <a:lnTo>
                                  <a:pt x="6269279" y="3005391"/>
                                </a:lnTo>
                                <a:lnTo>
                                  <a:pt x="6257137" y="2997162"/>
                                </a:lnTo>
                                <a:lnTo>
                                  <a:pt x="6244983" y="2994139"/>
                                </a:lnTo>
                                <a:lnTo>
                                  <a:pt x="6239459" y="2993694"/>
                                </a:lnTo>
                                <a:lnTo>
                                  <a:pt x="6219025" y="2994139"/>
                                </a:lnTo>
                                <a:lnTo>
                                  <a:pt x="6208522" y="2997162"/>
                                </a:lnTo>
                                <a:lnTo>
                                  <a:pt x="6204661" y="3005391"/>
                                </a:lnTo>
                                <a:lnTo>
                                  <a:pt x="6204102" y="3021419"/>
                                </a:lnTo>
                                <a:lnTo>
                                  <a:pt x="6204661" y="3025749"/>
                                </a:lnTo>
                                <a:lnTo>
                                  <a:pt x="6208522" y="3035274"/>
                                </a:lnTo>
                                <a:lnTo>
                                  <a:pt x="6219025" y="3044812"/>
                                </a:lnTo>
                                <a:lnTo>
                                  <a:pt x="6239459" y="3049143"/>
                                </a:lnTo>
                                <a:lnTo>
                                  <a:pt x="6274803" y="3021419"/>
                                </a:lnTo>
                                <a:close/>
                              </a:path>
                              <a:path w="8113395" h="3049270">
                                <a:moveTo>
                                  <a:pt x="6416218" y="3021419"/>
                                </a:moveTo>
                                <a:lnTo>
                                  <a:pt x="6410693" y="3005391"/>
                                </a:lnTo>
                                <a:lnTo>
                                  <a:pt x="6398539" y="2997162"/>
                                </a:lnTo>
                                <a:lnTo>
                                  <a:pt x="6386385" y="2994139"/>
                                </a:lnTo>
                                <a:lnTo>
                                  <a:pt x="6380861" y="2993694"/>
                                </a:lnTo>
                                <a:lnTo>
                                  <a:pt x="6360427" y="2994139"/>
                                </a:lnTo>
                                <a:lnTo>
                                  <a:pt x="6349936" y="2997162"/>
                                </a:lnTo>
                                <a:lnTo>
                                  <a:pt x="6346063" y="3005391"/>
                                </a:lnTo>
                                <a:lnTo>
                                  <a:pt x="6345517" y="3021419"/>
                                </a:lnTo>
                                <a:lnTo>
                                  <a:pt x="6346063" y="3025749"/>
                                </a:lnTo>
                                <a:lnTo>
                                  <a:pt x="6349936" y="3035274"/>
                                </a:lnTo>
                                <a:lnTo>
                                  <a:pt x="6360427" y="3044812"/>
                                </a:lnTo>
                                <a:lnTo>
                                  <a:pt x="6380861" y="3049143"/>
                                </a:lnTo>
                                <a:lnTo>
                                  <a:pt x="6416218" y="3021419"/>
                                </a:lnTo>
                                <a:close/>
                              </a:path>
                              <a:path w="8113395" h="3049270">
                                <a:moveTo>
                                  <a:pt x="6557619" y="3021419"/>
                                </a:moveTo>
                                <a:lnTo>
                                  <a:pt x="6552095" y="3005391"/>
                                </a:lnTo>
                                <a:lnTo>
                                  <a:pt x="6539941" y="2997162"/>
                                </a:lnTo>
                                <a:lnTo>
                                  <a:pt x="6527800" y="2994139"/>
                                </a:lnTo>
                                <a:lnTo>
                                  <a:pt x="6522275" y="2993694"/>
                                </a:lnTo>
                                <a:lnTo>
                                  <a:pt x="6501828" y="2994139"/>
                                </a:lnTo>
                                <a:lnTo>
                                  <a:pt x="6491338" y="2997162"/>
                                </a:lnTo>
                                <a:lnTo>
                                  <a:pt x="6487465" y="3005391"/>
                                </a:lnTo>
                                <a:lnTo>
                                  <a:pt x="6486919" y="3021419"/>
                                </a:lnTo>
                                <a:lnTo>
                                  <a:pt x="6487465" y="3025749"/>
                                </a:lnTo>
                                <a:lnTo>
                                  <a:pt x="6491338" y="3035274"/>
                                </a:lnTo>
                                <a:lnTo>
                                  <a:pt x="6501828" y="3044812"/>
                                </a:lnTo>
                                <a:lnTo>
                                  <a:pt x="6522275" y="3049143"/>
                                </a:lnTo>
                                <a:lnTo>
                                  <a:pt x="6557619" y="3021419"/>
                                </a:lnTo>
                                <a:close/>
                              </a:path>
                              <a:path w="8113395" h="3049270">
                                <a:moveTo>
                                  <a:pt x="6699034" y="3021419"/>
                                </a:moveTo>
                                <a:lnTo>
                                  <a:pt x="6693509" y="3005391"/>
                                </a:lnTo>
                                <a:lnTo>
                                  <a:pt x="6681356" y="2997162"/>
                                </a:lnTo>
                                <a:lnTo>
                                  <a:pt x="6669202" y="2994139"/>
                                </a:lnTo>
                                <a:lnTo>
                                  <a:pt x="6663677" y="2993694"/>
                                </a:lnTo>
                                <a:lnTo>
                                  <a:pt x="6643243" y="2994139"/>
                                </a:lnTo>
                                <a:lnTo>
                                  <a:pt x="6632740" y="2997162"/>
                                </a:lnTo>
                                <a:lnTo>
                                  <a:pt x="6628879" y="3005391"/>
                                </a:lnTo>
                                <a:lnTo>
                                  <a:pt x="6628320" y="3021419"/>
                                </a:lnTo>
                                <a:lnTo>
                                  <a:pt x="6628879" y="3025749"/>
                                </a:lnTo>
                                <a:lnTo>
                                  <a:pt x="6632740" y="3035274"/>
                                </a:lnTo>
                                <a:lnTo>
                                  <a:pt x="6643243" y="3044812"/>
                                </a:lnTo>
                                <a:lnTo>
                                  <a:pt x="6663677" y="3049143"/>
                                </a:lnTo>
                                <a:lnTo>
                                  <a:pt x="6699034" y="3021419"/>
                                </a:lnTo>
                                <a:close/>
                              </a:path>
                              <a:path w="8113395" h="3049270">
                                <a:moveTo>
                                  <a:pt x="6840436" y="3021419"/>
                                </a:moveTo>
                                <a:lnTo>
                                  <a:pt x="6839890" y="3005391"/>
                                </a:lnTo>
                                <a:lnTo>
                                  <a:pt x="6836016" y="2997162"/>
                                </a:lnTo>
                                <a:lnTo>
                                  <a:pt x="6825526" y="2994139"/>
                                </a:lnTo>
                                <a:lnTo>
                                  <a:pt x="6805079" y="2993694"/>
                                </a:lnTo>
                                <a:lnTo>
                                  <a:pt x="6799554" y="2994139"/>
                                </a:lnTo>
                                <a:lnTo>
                                  <a:pt x="6787413" y="2997162"/>
                                </a:lnTo>
                                <a:lnTo>
                                  <a:pt x="6775259" y="3005391"/>
                                </a:lnTo>
                                <a:lnTo>
                                  <a:pt x="6769735" y="3021419"/>
                                </a:lnTo>
                                <a:lnTo>
                                  <a:pt x="6805079" y="3049143"/>
                                </a:lnTo>
                                <a:lnTo>
                                  <a:pt x="6825526" y="3044812"/>
                                </a:lnTo>
                                <a:lnTo>
                                  <a:pt x="6836016" y="3035274"/>
                                </a:lnTo>
                                <a:lnTo>
                                  <a:pt x="6839890" y="3025749"/>
                                </a:lnTo>
                                <a:lnTo>
                                  <a:pt x="6840436" y="3021419"/>
                                </a:lnTo>
                                <a:close/>
                              </a:path>
                              <a:path w="8113395" h="3049270">
                                <a:moveTo>
                                  <a:pt x="6981838" y="3021419"/>
                                </a:moveTo>
                                <a:lnTo>
                                  <a:pt x="6981291" y="3005391"/>
                                </a:lnTo>
                                <a:lnTo>
                                  <a:pt x="6977418" y="2997162"/>
                                </a:lnTo>
                                <a:lnTo>
                                  <a:pt x="6966928" y="2994139"/>
                                </a:lnTo>
                                <a:lnTo>
                                  <a:pt x="6946493" y="2993694"/>
                                </a:lnTo>
                                <a:lnTo>
                                  <a:pt x="6940969" y="2994139"/>
                                </a:lnTo>
                                <a:lnTo>
                                  <a:pt x="6928815" y="2997162"/>
                                </a:lnTo>
                                <a:lnTo>
                                  <a:pt x="6916661" y="3005391"/>
                                </a:lnTo>
                                <a:lnTo>
                                  <a:pt x="6911137" y="3021419"/>
                                </a:lnTo>
                                <a:lnTo>
                                  <a:pt x="6946493" y="3049143"/>
                                </a:lnTo>
                                <a:lnTo>
                                  <a:pt x="6966928" y="3044812"/>
                                </a:lnTo>
                                <a:lnTo>
                                  <a:pt x="6977418" y="3035274"/>
                                </a:lnTo>
                                <a:lnTo>
                                  <a:pt x="6981291" y="3025749"/>
                                </a:lnTo>
                                <a:lnTo>
                                  <a:pt x="6981838" y="3021419"/>
                                </a:lnTo>
                                <a:close/>
                              </a:path>
                              <a:path w="8113395" h="3049270">
                                <a:moveTo>
                                  <a:pt x="7123252" y="3021419"/>
                                </a:moveTo>
                                <a:lnTo>
                                  <a:pt x="7122693" y="3005391"/>
                                </a:lnTo>
                                <a:lnTo>
                                  <a:pt x="7118832" y="2997162"/>
                                </a:lnTo>
                                <a:lnTo>
                                  <a:pt x="7108342" y="2994139"/>
                                </a:lnTo>
                                <a:lnTo>
                                  <a:pt x="7087895" y="2993694"/>
                                </a:lnTo>
                                <a:lnTo>
                                  <a:pt x="7082371" y="2994139"/>
                                </a:lnTo>
                                <a:lnTo>
                                  <a:pt x="7070217" y="2997162"/>
                                </a:lnTo>
                                <a:lnTo>
                                  <a:pt x="7058076" y="3005391"/>
                                </a:lnTo>
                                <a:lnTo>
                                  <a:pt x="7052551" y="3021419"/>
                                </a:lnTo>
                                <a:lnTo>
                                  <a:pt x="7087895" y="3049143"/>
                                </a:lnTo>
                                <a:lnTo>
                                  <a:pt x="7108342" y="3044812"/>
                                </a:lnTo>
                                <a:lnTo>
                                  <a:pt x="7118832" y="3035274"/>
                                </a:lnTo>
                                <a:lnTo>
                                  <a:pt x="7122693" y="3025749"/>
                                </a:lnTo>
                                <a:lnTo>
                                  <a:pt x="7123252" y="3021419"/>
                                </a:lnTo>
                                <a:close/>
                              </a:path>
                              <a:path w="8113395" h="3049270">
                                <a:moveTo>
                                  <a:pt x="7264654" y="3021419"/>
                                </a:moveTo>
                                <a:lnTo>
                                  <a:pt x="7264108" y="3005391"/>
                                </a:lnTo>
                                <a:lnTo>
                                  <a:pt x="7260234" y="2997162"/>
                                </a:lnTo>
                                <a:lnTo>
                                  <a:pt x="7249744" y="2994139"/>
                                </a:lnTo>
                                <a:lnTo>
                                  <a:pt x="7229310" y="2993694"/>
                                </a:lnTo>
                                <a:lnTo>
                                  <a:pt x="7223785" y="2994139"/>
                                </a:lnTo>
                                <a:lnTo>
                                  <a:pt x="7211631" y="2997162"/>
                                </a:lnTo>
                                <a:lnTo>
                                  <a:pt x="7199477" y="3005391"/>
                                </a:lnTo>
                                <a:lnTo>
                                  <a:pt x="7193953" y="3021419"/>
                                </a:lnTo>
                                <a:lnTo>
                                  <a:pt x="7229310" y="3049143"/>
                                </a:lnTo>
                                <a:lnTo>
                                  <a:pt x="7249744" y="3044812"/>
                                </a:lnTo>
                                <a:lnTo>
                                  <a:pt x="7260234" y="3035274"/>
                                </a:lnTo>
                                <a:lnTo>
                                  <a:pt x="7264108" y="3025749"/>
                                </a:lnTo>
                                <a:lnTo>
                                  <a:pt x="7264654" y="3021419"/>
                                </a:lnTo>
                                <a:close/>
                              </a:path>
                              <a:path w="8113395" h="3049270">
                                <a:moveTo>
                                  <a:pt x="7406068" y="3021419"/>
                                </a:moveTo>
                                <a:lnTo>
                                  <a:pt x="7405510" y="3005391"/>
                                </a:lnTo>
                                <a:lnTo>
                                  <a:pt x="7401649" y="2997162"/>
                                </a:lnTo>
                                <a:lnTo>
                                  <a:pt x="7391146" y="2994139"/>
                                </a:lnTo>
                                <a:lnTo>
                                  <a:pt x="7370712" y="2993694"/>
                                </a:lnTo>
                                <a:lnTo>
                                  <a:pt x="7365187" y="2994139"/>
                                </a:lnTo>
                                <a:lnTo>
                                  <a:pt x="7353033" y="2997162"/>
                                </a:lnTo>
                                <a:lnTo>
                                  <a:pt x="7340879" y="3005391"/>
                                </a:lnTo>
                                <a:lnTo>
                                  <a:pt x="7335367" y="3021419"/>
                                </a:lnTo>
                                <a:lnTo>
                                  <a:pt x="7370712" y="3049143"/>
                                </a:lnTo>
                                <a:lnTo>
                                  <a:pt x="7391146" y="3044812"/>
                                </a:lnTo>
                                <a:lnTo>
                                  <a:pt x="7401649" y="3035274"/>
                                </a:lnTo>
                                <a:lnTo>
                                  <a:pt x="7405510" y="3025749"/>
                                </a:lnTo>
                                <a:lnTo>
                                  <a:pt x="7406068" y="3021419"/>
                                </a:lnTo>
                                <a:close/>
                              </a:path>
                              <a:path w="8113395" h="3049270">
                                <a:moveTo>
                                  <a:pt x="7406068" y="27724"/>
                                </a:moveTo>
                                <a:lnTo>
                                  <a:pt x="7405510" y="11696"/>
                                </a:lnTo>
                                <a:lnTo>
                                  <a:pt x="7401649" y="3467"/>
                                </a:lnTo>
                                <a:lnTo>
                                  <a:pt x="7391146" y="444"/>
                                </a:lnTo>
                                <a:lnTo>
                                  <a:pt x="7370712" y="0"/>
                                </a:lnTo>
                                <a:lnTo>
                                  <a:pt x="7370712" y="55448"/>
                                </a:lnTo>
                                <a:lnTo>
                                  <a:pt x="7391146" y="51117"/>
                                </a:lnTo>
                                <a:lnTo>
                                  <a:pt x="7401649" y="41579"/>
                                </a:lnTo>
                                <a:lnTo>
                                  <a:pt x="7405510" y="32054"/>
                                </a:lnTo>
                                <a:lnTo>
                                  <a:pt x="7406068" y="27724"/>
                                </a:lnTo>
                                <a:close/>
                              </a:path>
                              <a:path w="8113395" h="3049270">
                                <a:moveTo>
                                  <a:pt x="7547470" y="2993694"/>
                                </a:moveTo>
                                <a:lnTo>
                                  <a:pt x="7527036" y="2994139"/>
                                </a:lnTo>
                                <a:lnTo>
                                  <a:pt x="7516533" y="2997162"/>
                                </a:lnTo>
                                <a:lnTo>
                                  <a:pt x="7512672" y="3005391"/>
                                </a:lnTo>
                                <a:lnTo>
                                  <a:pt x="7512126" y="3021419"/>
                                </a:lnTo>
                                <a:lnTo>
                                  <a:pt x="7512672" y="3025749"/>
                                </a:lnTo>
                                <a:lnTo>
                                  <a:pt x="7516533" y="3035274"/>
                                </a:lnTo>
                                <a:lnTo>
                                  <a:pt x="7527036" y="3044812"/>
                                </a:lnTo>
                                <a:lnTo>
                                  <a:pt x="7547470" y="3049143"/>
                                </a:lnTo>
                                <a:lnTo>
                                  <a:pt x="7547470" y="2993694"/>
                                </a:lnTo>
                                <a:close/>
                              </a:path>
                              <a:path w="8113395" h="3049270">
                                <a:moveTo>
                                  <a:pt x="7547470" y="0"/>
                                </a:moveTo>
                                <a:lnTo>
                                  <a:pt x="7512126" y="0"/>
                                </a:lnTo>
                                <a:lnTo>
                                  <a:pt x="7512126" y="55448"/>
                                </a:lnTo>
                                <a:lnTo>
                                  <a:pt x="7547470" y="55448"/>
                                </a:lnTo>
                                <a:lnTo>
                                  <a:pt x="7547470" y="0"/>
                                </a:lnTo>
                                <a:close/>
                              </a:path>
                              <a:path w="8113395" h="3049270">
                                <a:moveTo>
                                  <a:pt x="7703794" y="3009722"/>
                                </a:moveTo>
                                <a:lnTo>
                                  <a:pt x="7688885" y="2993694"/>
                                </a:lnTo>
                                <a:lnTo>
                                  <a:pt x="7653528" y="2993694"/>
                                </a:lnTo>
                                <a:lnTo>
                                  <a:pt x="7653528" y="3021419"/>
                                </a:lnTo>
                                <a:lnTo>
                                  <a:pt x="7688885" y="3021419"/>
                                </a:lnTo>
                                <a:lnTo>
                                  <a:pt x="7693850" y="3020987"/>
                                </a:lnTo>
                                <a:lnTo>
                                  <a:pt x="7702131" y="3017951"/>
                                </a:lnTo>
                                <a:lnTo>
                                  <a:pt x="7703794" y="3009722"/>
                                </a:lnTo>
                                <a:close/>
                              </a:path>
                              <a:path w="8113395" h="3049270">
                                <a:moveTo>
                                  <a:pt x="7703794" y="23393"/>
                                </a:moveTo>
                                <a:lnTo>
                                  <a:pt x="7702131" y="13868"/>
                                </a:lnTo>
                                <a:lnTo>
                                  <a:pt x="7693850" y="4343"/>
                                </a:lnTo>
                                <a:lnTo>
                                  <a:pt x="7688885" y="0"/>
                                </a:lnTo>
                                <a:lnTo>
                                  <a:pt x="7668438" y="444"/>
                                </a:lnTo>
                                <a:lnTo>
                                  <a:pt x="7657947" y="3467"/>
                                </a:lnTo>
                                <a:lnTo>
                                  <a:pt x="7654074" y="11696"/>
                                </a:lnTo>
                                <a:lnTo>
                                  <a:pt x="7653528" y="27724"/>
                                </a:lnTo>
                                <a:lnTo>
                                  <a:pt x="7653528" y="55448"/>
                                </a:lnTo>
                                <a:lnTo>
                                  <a:pt x="7688885" y="55448"/>
                                </a:lnTo>
                                <a:lnTo>
                                  <a:pt x="7688885" y="27724"/>
                                </a:lnTo>
                                <a:lnTo>
                                  <a:pt x="7703794" y="23393"/>
                                </a:lnTo>
                                <a:close/>
                              </a:path>
                              <a:path w="8113395" h="3049270">
                                <a:moveTo>
                                  <a:pt x="7830286" y="2993694"/>
                                </a:moveTo>
                                <a:lnTo>
                                  <a:pt x="7829728" y="2949956"/>
                                </a:lnTo>
                                <a:lnTo>
                                  <a:pt x="7794930" y="2938259"/>
                                </a:lnTo>
                                <a:lnTo>
                                  <a:pt x="7789964" y="2954286"/>
                                </a:lnTo>
                                <a:lnTo>
                                  <a:pt x="7781671" y="2962516"/>
                                </a:lnTo>
                                <a:lnTo>
                                  <a:pt x="7780020" y="2965551"/>
                                </a:lnTo>
                                <a:lnTo>
                                  <a:pt x="7794930" y="2965983"/>
                                </a:lnTo>
                                <a:lnTo>
                                  <a:pt x="7795488" y="2982010"/>
                                </a:lnTo>
                                <a:lnTo>
                                  <a:pt x="7799349" y="2990240"/>
                                </a:lnTo>
                                <a:lnTo>
                                  <a:pt x="7809852" y="2993263"/>
                                </a:lnTo>
                                <a:lnTo>
                                  <a:pt x="7830286" y="2993694"/>
                                </a:lnTo>
                                <a:close/>
                              </a:path>
                              <a:path w="8113395" h="3049270">
                                <a:moveTo>
                                  <a:pt x="7830286" y="55448"/>
                                </a:moveTo>
                                <a:lnTo>
                                  <a:pt x="7809852" y="43751"/>
                                </a:lnTo>
                                <a:lnTo>
                                  <a:pt x="7799349" y="45046"/>
                                </a:lnTo>
                                <a:lnTo>
                                  <a:pt x="7795488" y="51549"/>
                                </a:lnTo>
                                <a:lnTo>
                                  <a:pt x="7794930" y="55448"/>
                                </a:lnTo>
                                <a:lnTo>
                                  <a:pt x="7780020" y="59778"/>
                                </a:lnTo>
                                <a:lnTo>
                                  <a:pt x="7781671" y="69303"/>
                                </a:lnTo>
                                <a:lnTo>
                                  <a:pt x="7789964" y="78828"/>
                                </a:lnTo>
                                <a:lnTo>
                                  <a:pt x="7794930" y="83159"/>
                                </a:lnTo>
                                <a:lnTo>
                                  <a:pt x="7830286" y="83159"/>
                                </a:lnTo>
                                <a:lnTo>
                                  <a:pt x="7830286" y="55448"/>
                                </a:lnTo>
                                <a:close/>
                              </a:path>
                              <a:path w="8113395" h="3049270">
                                <a:moveTo>
                                  <a:pt x="7962849" y="2896679"/>
                                </a:moveTo>
                                <a:lnTo>
                                  <a:pt x="7956220" y="2887154"/>
                                </a:lnTo>
                                <a:lnTo>
                                  <a:pt x="7936344" y="2882823"/>
                                </a:lnTo>
                                <a:lnTo>
                                  <a:pt x="7900987" y="2882823"/>
                                </a:lnTo>
                                <a:lnTo>
                                  <a:pt x="7900987" y="2910548"/>
                                </a:lnTo>
                                <a:lnTo>
                                  <a:pt x="7906512" y="2926130"/>
                                </a:lnTo>
                                <a:lnTo>
                                  <a:pt x="7918666" y="2931337"/>
                                </a:lnTo>
                                <a:lnTo>
                                  <a:pt x="7930820" y="2926130"/>
                                </a:lnTo>
                                <a:lnTo>
                                  <a:pt x="7936344" y="2910548"/>
                                </a:lnTo>
                                <a:lnTo>
                                  <a:pt x="7956220" y="2906217"/>
                                </a:lnTo>
                                <a:lnTo>
                                  <a:pt x="7962849" y="2896679"/>
                                </a:lnTo>
                                <a:close/>
                              </a:path>
                              <a:path w="8113395" h="3049270">
                                <a:moveTo>
                                  <a:pt x="7962849" y="135140"/>
                                </a:moveTo>
                                <a:lnTo>
                                  <a:pt x="7956220" y="126911"/>
                                </a:lnTo>
                                <a:lnTo>
                                  <a:pt x="7936344" y="110883"/>
                                </a:lnTo>
                                <a:lnTo>
                                  <a:pt x="7900987" y="110883"/>
                                </a:lnTo>
                                <a:lnTo>
                                  <a:pt x="7900987" y="166319"/>
                                </a:lnTo>
                                <a:lnTo>
                                  <a:pt x="7936344" y="166319"/>
                                </a:lnTo>
                                <a:lnTo>
                                  <a:pt x="7936344" y="138607"/>
                                </a:lnTo>
                                <a:lnTo>
                                  <a:pt x="7956220" y="138176"/>
                                </a:lnTo>
                                <a:lnTo>
                                  <a:pt x="7962849" y="135140"/>
                                </a:lnTo>
                                <a:close/>
                              </a:path>
                              <a:path w="8113395" h="3049270">
                                <a:moveTo>
                                  <a:pt x="8042402" y="2799664"/>
                                </a:moveTo>
                                <a:lnTo>
                                  <a:pt x="7971688" y="2799664"/>
                                </a:lnTo>
                                <a:lnTo>
                                  <a:pt x="7972247" y="2803995"/>
                                </a:lnTo>
                                <a:lnTo>
                                  <a:pt x="7976108" y="2813520"/>
                                </a:lnTo>
                                <a:lnTo>
                                  <a:pt x="7986611" y="2823057"/>
                                </a:lnTo>
                                <a:lnTo>
                                  <a:pt x="8007045" y="2827388"/>
                                </a:lnTo>
                                <a:lnTo>
                                  <a:pt x="8042402" y="2827388"/>
                                </a:lnTo>
                                <a:lnTo>
                                  <a:pt x="8042402" y="2799664"/>
                                </a:lnTo>
                                <a:close/>
                              </a:path>
                              <a:path w="8113395" h="3049270">
                                <a:moveTo>
                                  <a:pt x="8042402" y="221767"/>
                                </a:moveTo>
                                <a:lnTo>
                                  <a:pt x="8036877" y="205740"/>
                                </a:lnTo>
                                <a:lnTo>
                                  <a:pt x="8024723" y="197510"/>
                                </a:lnTo>
                                <a:lnTo>
                                  <a:pt x="8012570" y="194475"/>
                                </a:lnTo>
                                <a:lnTo>
                                  <a:pt x="8007045" y="194043"/>
                                </a:lnTo>
                                <a:lnTo>
                                  <a:pt x="7971688" y="221767"/>
                                </a:lnTo>
                                <a:lnTo>
                                  <a:pt x="7971688" y="249478"/>
                                </a:lnTo>
                                <a:lnTo>
                                  <a:pt x="8042402" y="249478"/>
                                </a:lnTo>
                                <a:lnTo>
                                  <a:pt x="8042402" y="221767"/>
                                </a:lnTo>
                                <a:close/>
                              </a:path>
                              <a:path w="8113395" h="3049270">
                                <a:moveTo>
                                  <a:pt x="8113103" y="2716504"/>
                                </a:moveTo>
                                <a:lnTo>
                                  <a:pt x="8107578" y="2700477"/>
                                </a:lnTo>
                                <a:lnTo>
                                  <a:pt x="8095424" y="2692247"/>
                                </a:lnTo>
                                <a:lnTo>
                                  <a:pt x="8083270" y="2689225"/>
                                </a:lnTo>
                                <a:lnTo>
                                  <a:pt x="8077746" y="2688793"/>
                                </a:lnTo>
                                <a:lnTo>
                                  <a:pt x="8042402" y="2688793"/>
                                </a:lnTo>
                                <a:lnTo>
                                  <a:pt x="8042402" y="2744228"/>
                                </a:lnTo>
                                <a:lnTo>
                                  <a:pt x="8063382" y="2739898"/>
                                </a:lnTo>
                                <a:lnTo>
                                  <a:pt x="8092110" y="2720835"/>
                                </a:lnTo>
                                <a:lnTo>
                                  <a:pt x="8113103" y="2716504"/>
                                </a:lnTo>
                                <a:close/>
                              </a:path>
                              <a:path w="8113395" h="3049270">
                                <a:moveTo>
                                  <a:pt x="8113103" y="2605633"/>
                                </a:moveTo>
                                <a:lnTo>
                                  <a:pt x="8112544" y="2589606"/>
                                </a:lnTo>
                                <a:lnTo>
                                  <a:pt x="8108683" y="2581376"/>
                                </a:lnTo>
                                <a:lnTo>
                                  <a:pt x="8098180" y="2578341"/>
                                </a:lnTo>
                                <a:lnTo>
                                  <a:pt x="8077746" y="2577909"/>
                                </a:lnTo>
                                <a:lnTo>
                                  <a:pt x="8072221" y="2578341"/>
                                </a:lnTo>
                                <a:lnTo>
                                  <a:pt x="8060068" y="2581376"/>
                                </a:lnTo>
                                <a:lnTo>
                                  <a:pt x="8047926" y="2589606"/>
                                </a:lnTo>
                                <a:lnTo>
                                  <a:pt x="8042402" y="2605633"/>
                                </a:lnTo>
                                <a:lnTo>
                                  <a:pt x="8113103" y="2605633"/>
                                </a:lnTo>
                                <a:close/>
                              </a:path>
                              <a:path w="8113395" h="3049270">
                                <a:moveTo>
                                  <a:pt x="8113103" y="2467025"/>
                                </a:moveTo>
                                <a:lnTo>
                                  <a:pt x="8042402" y="2467025"/>
                                </a:lnTo>
                                <a:lnTo>
                                  <a:pt x="8042402" y="2494750"/>
                                </a:lnTo>
                                <a:lnTo>
                                  <a:pt x="8113103" y="2494750"/>
                                </a:lnTo>
                                <a:lnTo>
                                  <a:pt x="8113103" y="2467025"/>
                                </a:lnTo>
                                <a:close/>
                              </a:path>
                              <a:path w="8113395" h="3049270">
                                <a:moveTo>
                                  <a:pt x="8113103" y="2356154"/>
                                </a:moveTo>
                                <a:lnTo>
                                  <a:pt x="8042402" y="2356154"/>
                                </a:lnTo>
                                <a:lnTo>
                                  <a:pt x="8047926" y="2372182"/>
                                </a:lnTo>
                                <a:lnTo>
                                  <a:pt x="8060068" y="2380411"/>
                                </a:lnTo>
                                <a:lnTo>
                                  <a:pt x="8072221" y="2383434"/>
                                </a:lnTo>
                                <a:lnTo>
                                  <a:pt x="8077746" y="2383879"/>
                                </a:lnTo>
                                <a:lnTo>
                                  <a:pt x="8098180" y="2383434"/>
                                </a:lnTo>
                                <a:lnTo>
                                  <a:pt x="8108683" y="2380411"/>
                                </a:lnTo>
                                <a:lnTo>
                                  <a:pt x="8112544" y="2372182"/>
                                </a:lnTo>
                                <a:lnTo>
                                  <a:pt x="8113103" y="2356154"/>
                                </a:lnTo>
                                <a:close/>
                              </a:path>
                              <a:path w="8113395" h="3049270">
                                <a:moveTo>
                                  <a:pt x="8113103" y="2245271"/>
                                </a:moveTo>
                                <a:lnTo>
                                  <a:pt x="8112544" y="2240940"/>
                                </a:lnTo>
                                <a:lnTo>
                                  <a:pt x="8108683" y="2231415"/>
                                </a:lnTo>
                                <a:lnTo>
                                  <a:pt x="8098180" y="2221890"/>
                                </a:lnTo>
                                <a:lnTo>
                                  <a:pt x="8077746" y="2217559"/>
                                </a:lnTo>
                                <a:lnTo>
                                  <a:pt x="8042402" y="2245271"/>
                                </a:lnTo>
                                <a:lnTo>
                                  <a:pt x="8047926" y="2261298"/>
                                </a:lnTo>
                                <a:lnTo>
                                  <a:pt x="8060068" y="2269528"/>
                                </a:lnTo>
                                <a:lnTo>
                                  <a:pt x="8072221" y="2272563"/>
                                </a:lnTo>
                                <a:lnTo>
                                  <a:pt x="8077746" y="2272995"/>
                                </a:lnTo>
                                <a:lnTo>
                                  <a:pt x="8098180" y="2272563"/>
                                </a:lnTo>
                                <a:lnTo>
                                  <a:pt x="8108683" y="2269528"/>
                                </a:lnTo>
                                <a:lnTo>
                                  <a:pt x="8112544" y="2261298"/>
                                </a:lnTo>
                                <a:lnTo>
                                  <a:pt x="8113103" y="2245271"/>
                                </a:lnTo>
                                <a:close/>
                              </a:path>
                              <a:path w="8113395" h="3049270">
                                <a:moveTo>
                                  <a:pt x="8113103" y="2134400"/>
                                </a:moveTo>
                                <a:lnTo>
                                  <a:pt x="8112544" y="2130069"/>
                                </a:lnTo>
                                <a:lnTo>
                                  <a:pt x="8108683" y="2120544"/>
                                </a:lnTo>
                                <a:lnTo>
                                  <a:pt x="8098180" y="2111006"/>
                                </a:lnTo>
                                <a:lnTo>
                                  <a:pt x="8077746" y="2106676"/>
                                </a:lnTo>
                                <a:lnTo>
                                  <a:pt x="8042402" y="2134400"/>
                                </a:lnTo>
                                <a:lnTo>
                                  <a:pt x="8047926" y="2150427"/>
                                </a:lnTo>
                                <a:lnTo>
                                  <a:pt x="8060068" y="2158657"/>
                                </a:lnTo>
                                <a:lnTo>
                                  <a:pt x="8072221" y="2161679"/>
                                </a:lnTo>
                                <a:lnTo>
                                  <a:pt x="8077746" y="2162124"/>
                                </a:lnTo>
                                <a:lnTo>
                                  <a:pt x="8098180" y="2161679"/>
                                </a:lnTo>
                                <a:lnTo>
                                  <a:pt x="8108683" y="2158657"/>
                                </a:lnTo>
                                <a:lnTo>
                                  <a:pt x="8112544" y="2150427"/>
                                </a:lnTo>
                                <a:lnTo>
                                  <a:pt x="8113103" y="2134400"/>
                                </a:lnTo>
                                <a:close/>
                              </a:path>
                              <a:path w="8113395" h="3049270">
                                <a:moveTo>
                                  <a:pt x="8113103" y="2023516"/>
                                </a:moveTo>
                                <a:lnTo>
                                  <a:pt x="8112544" y="2019185"/>
                                </a:lnTo>
                                <a:lnTo>
                                  <a:pt x="8108683" y="2009660"/>
                                </a:lnTo>
                                <a:lnTo>
                                  <a:pt x="8098180" y="2000135"/>
                                </a:lnTo>
                                <a:lnTo>
                                  <a:pt x="8077746" y="1995805"/>
                                </a:lnTo>
                                <a:lnTo>
                                  <a:pt x="8042402" y="2023516"/>
                                </a:lnTo>
                                <a:lnTo>
                                  <a:pt x="8047926" y="2039543"/>
                                </a:lnTo>
                                <a:lnTo>
                                  <a:pt x="8060068" y="2047773"/>
                                </a:lnTo>
                                <a:lnTo>
                                  <a:pt x="8072221" y="2050808"/>
                                </a:lnTo>
                                <a:lnTo>
                                  <a:pt x="8077746" y="2051240"/>
                                </a:lnTo>
                                <a:lnTo>
                                  <a:pt x="8098180" y="2050808"/>
                                </a:lnTo>
                                <a:lnTo>
                                  <a:pt x="8108683" y="2047773"/>
                                </a:lnTo>
                                <a:lnTo>
                                  <a:pt x="8112544" y="2039543"/>
                                </a:lnTo>
                                <a:lnTo>
                                  <a:pt x="8113103" y="2023516"/>
                                </a:lnTo>
                                <a:close/>
                              </a:path>
                              <a:path w="8113395" h="3049270">
                                <a:moveTo>
                                  <a:pt x="8113103" y="1912645"/>
                                </a:moveTo>
                                <a:lnTo>
                                  <a:pt x="8112544" y="1908314"/>
                                </a:lnTo>
                                <a:lnTo>
                                  <a:pt x="8108683" y="1898789"/>
                                </a:lnTo>
                                <a:lnTo>
                                  <a:pt x="8098180" y="1889252"/>
                                </a:lnTo>
                                <a:lnTo>
                                  <a:pt x="8077746" y="1884921"/>
                                </a:lnTo>
                                <a:lnTo>
                                  <a:pt x="8042402" y="1912645"/>
                                </a:lnTo>
                                <a:lnTo>
                                  <a:pt x="8047926" y="1928672"/>
                                </a:lnTo>
                                <a:lnTo>
                                  <a:pt x="8060068" y="1936902"/>
                                </a:lnTo>
                                <a:lnTo>
                                  <a:pt x="8072221" y="1939925"/>
                                </a:lnTo>
                                <a:lnTo>
                                  <a:pt x="8077746" y="1940369"/>
                                </a:lnTo>
                                <a:lnTo>
                                  <a:pt x="8098180" y="1939925"/>
                                </a:lnTo>
                                <a:lnTo>
                                  <a:pt x="8108683" y="1936902"/>
                                </a:lnTo>
                                <a:lnTo>
                                  <a:pt x="8112544" y="1928672"/>
                                </a:lnTo>
                                <a:lnTo>
                                  <a:pt x="8113103" y="1912645"/>
                                </a:lnTo>
                                <a:close/>
                              </a:path>
                              <a:path w="8113395" h="3049270">
                                <a:moveTo>
                                  <a:pt x="8113103" y="1801761"/>
                                </a:moveTo>
                                <a:lnTo>
                                  <a:pt x="8112544" y="1785747"/>
                                </a:lnTo>
                                <a:lnTo>
                                  <a:pt x="8108683" y="1777517"/>
                                </a:lnTo>
                                <a:lnTo>
                                  <a:pt x="8098180" y="1774482"/>
                                </a:lnTo>
                                <a:lnTo>
                                  <a:pt x="8077746" y="1774050"/>
                                </a:lnTo>
                                <a:lnTo>
                                  <a:pt x="8072221" y="1774482"/>
                                </a:lnTo>
                                <a:lnTo>
                                  <a:pt x="8060068" y="1777517"/>
                                </a:lnTo>
                                <a:lnTo>
                                  <a:pt x="8047926" y="1785747"/>
                                </a:lnTo>
                                <a:lnTo>
                                  <a:pt x="8042402" y="1801761"/>
                                </a:lnTo>
                                <a:lnTo>
                                  <a:pt x="8077746" y="1829485"/>
                                </a:lnTo>
                                <a:lnTo>
                                  <a:pt x="8098180" y="1825155"/>
                                </a:lnTo>
                                <a:lnTo>
                                  <a:pt x="8108683" y="1815630"/>
                                </a:lnTo>
                                <a:lnTo>
                                  <a:pt x="8112544" y="1806092"/>
                                </a:lnTo>
                                <a:lnTo>
                                  <a:pt x="8113103" y="1801761"/>
                                </a:lnTo>
                                <a:close/>
                              </a:path>
                              <a:path w="8113395" h="3049270">
                                <a:moveTo>
                                  <a:pt x="8113103" y="1690890"/>
                                </a:moveTo>
                                <a:lnTo>
                                  <a:pt x="8112544" y="1674863"/>
                                </a:lnTo>
                                <a:lnTo>
                                  <a:pt x="8108683" y="1666633"/>
                                </a:lnTo>
                                <a:lnTo>
                                  <a:pt x="8098180" y="1663598"/>
                                </a:lnTo>
                                <a:lnTo>
                                  <a:pt x="8077746" y="1663166"/>
                                </a:lnTo>
                                <a:lnTo>
                                  <a:pt x="8072221" y="1663598"/>
                                </a:lnTo>
                                <a:lnTo>
                                  <a:pt x="8060068" y="1666633"/>
                                </a:lnTo>
                                <a:lnTo>
                                  <a:pt x="8047926" y="1674863"/>
                                </a:lnTo>
                                <a:lnTo>
                                  <a:pt x="8042402" y="1690890"/>
                                </a:lnTo>
                                <a:lnTo>
                                  <a:pt x="8077746" y="1718614"/>
                                </a:lnTo>
                                <a:lnTo>
                                  <a:pt x="8098180" y="1714284"/>
                                </a:lnTo>
                                <a:lnTo>
                                  <a:pt x="8108683" y="1704746"/>
                                </a:lnTo>
                                <a:lnTo>
                                  <a:pt x="8112544" y="1695221"/>
                                </a:lnTo>
                                <a:lnTo>
                                  <a:pt x="8113103" y="1690890"/>
                                </a:lnTo>
                                <a:close/>
                              </a:path>
                              <a:path w="8113395" h="3049270">
                                <a:moveTo>
                                  <a:pt x="8113103" y="1580007"/>
                                </a:moveTo>
                                <a:lnTo>
                                  <a:pt x="8112544" y="1563992"/>
                                </a:lnTo>
                                <a:lnTo>
                                  <a:pt x="8108683" y="1555762"/>
                                </a:lnTo>
                                <a:lnTo>
                                  <a:pt x="8098180" y="1552727"/>
                                </a:lnTo>
                                <a:lnTo>
                                  <a:pt x="8077746" y="1552295"/>
                                </a:lnTo>
                                <a:lnTo>
                                  <a:pt x="8072221" y="1552727"/>
                                </a:lnTo>
                                <a:lnTo>
                                  <a:pt x="8060068" y="1555762"/>
                                </a:lnTo>
                                <a:lnTo>
                                  <a:pt x="8047926" y="1563992"/>
                                </a:lnTo>
                                <a:lnTo>
                                  <a:pt x="8042402" y="1580007"/>
                                </a:lnTo>
                                <a:lnTo>
                                  <a:pt x="8077746" y="1607731"/>
                                </a:lnTo>
                                <a:lnTo>
                                  <a:pt x="8098180" y="1603400"/>
                                </a:lnTo>
                                <a:lnTo>
                                  <a:pt x="8108683" y="1593875"/>
                                </a:lnTo>
                                <a:lnTo>
                                  <a:pt x="8112544" y="1584337"/>
                                </a:lnTo>
                                <a:lnTo>
                                  <a:pt x="8113103" y="1580007"/>
                                </a:lnTo>
                                <a:close/>
                              </a:path>
                              <a:path w="8113395" h="3049270">
                                <a:moveTo>
                                  <a:pt x="8113103" y="1469136"/>
                                </a:moveTo>
                                <a:lnTo>
                                  <a:pt x="8112544" y="1453108"/>
                                </a:lnTo>
                                <a:lnTo>
                                  <a:pt x="8108683" y="1444879"/>
                                </a:lnTo>
                                <a:lnTo>
                                  <a:pt x="8098180" y="1441843"/>
                                </a:lnTo>
                                <a:lnTo>
                                  <a:pt x="8077746" y="1441411"/>
                                </a:lnTo>
                                <a:lnTo>
                                  <a:pt x="8072221" y="1441843"/>
                                </a:lnTo>
                                <a:lnTo>
                                  <a:pt x="8060068" y="1444879"/>
                                </a:lnTo>
                                <a:lnTo>
                                  <a:pt x="8047926" y="1453108"/>
                                </a:lnTo>
                                <a:lnTo>
                                  <a:pt x="8042402" y="1469136"/>
                                </a:lnTo>
                                <a:lnTo>
                                  <a:pt x="8077746" y="1496847"/>
                                </a:lnTo>
                                <a:lnTo>
                                  <a:pt x="8098180" y="1492516"/>
                                </a:lnTo>
                                <a:lnTo>
                                  <a:pt x="8108683" y="1482991"/>
                                </a:lnTo>
                                <a:lnTo>
                                  <a:pt x="8112544" y="1473466"/>
                                </a:lnTo>
                                <a:lnTo>
                                  <a:pt x="8113103" y="1469136"/>
                                </a:lnTo>
                                <a:close/>
                              </a:path>
                              <a:path w="8113395" h="3049270">
                                <a:moveTo>
                                  <a:pt x="8113103" y="1358252"/>
                                </a:moveTo>
                                <a:lnTo>
                                  <a:pt x="8102054" y="1327073"/>
                                </a:lnTo>
                                <a:lnTo>
                                  <a:pt x="8077746" y="1316672"/>
                                </a:lnTo>
                                <a:lnTo>
                                  <a:pt x="8053438" y="1327073"/>
                                </a:lnTo>
                                <a:lnTo>
                                  <a:pt x="8042402" y="1358252"/>
                                </a:lnTo>
                                <a:lnTo>
                                  <a:pt x="8113103" y="1358252"/>
                                </a:lnTo>
                                <a:close/>
                              </a:path>
                              <a:path w="8113395" h="3049270">
                                <a:moveTo>
                                  <a:pt x="8113103" y="1247381"/>
                                </a:moveTo>
                                <a:lnTo>
                                  <a:pt x="8112544" y="1231353"/>
                                </a:lnTo>
                                <a:lnTo>
                                  <a:pt x="8108683" y="1223124"/>
                                </a:lnTo>
                                <a:lnTo>
                                  <a:pt x="8098180" y="1220089"/>
                                </a:lnTo>
                                <a:lnTo>
                                  <a:pt x="8077746" y="1219657"/>
                                </a:lnTo>
                                <a:lnTo>
                                  <a:pt x="8072221" y="1220089"/>
                                </a:lnTo>
                                <a:lnTo>
                                  <a:pt x="8060068" y="1223124"/>
                                </a:lnTo>
                                <a:lnTo>
                                  <a:pt x="8047926" y="1231353"/>
                                </a:lnTo>
                                <a:lnTo>
                                  <a:pt x="8042402" y="1247381"/>
                                </a:lnTo>
                                <a:lnTo>
                                  <a:pt x="8113103" y="1247381"/>
                                </a:lnTo>
                                <a:close/>
                              </a:path>
                              <a:path w="8113395" h="3049270">
                                <a:moveTo>
                                  <a:pt x="8113103" y="1108786"/>
                                </a:moveTo>
                                <a:lnTo>
                                  <a:pt x="8042402" y="1108786"/>
                                </a:lnTo>
                                <a:lnTo>
                                  <a:pt x="8047926" y="1124813"/>
                                </a:lnTo>
                                <a:lnTo>
                                  <a:pt x="8060068" y="1133030"/>
                                </a:lnTo>
                                <a:lnTo>
                                  <a:pt x="8072221" y="1136065"/>
                                </a:lnTo>
                                <a:lnTo>
                                  <a:pt x="8077746" y="1136497"/>
                                </a:lnTo>
                                <a:lnTo>
                                  <a:pt x="8098180" y="1136065"/>
                                </a:lnTo>
                                <a:lnTo>
                                  <a:pt x="8108683" y="1133030"/>
                                </a:lnTo>
                                <a:lnTo>
                                  <a:pt x="8112544" y="1124813"/>
                                </a:lnTo>
                                <a:lnTo>
                                  <a:pt x="8113103" y="1108786"/>
                                </a:lnTo>
                                <a:close/>
                              </a:path>
                              <a:path w="8113395" h="3049270">
                                <a:moveTo>
                                  <a:pt x="8113103" y="997902"/>
                                </a:moveTo>
                                <a:lnTo>
                                  <a:pt x="8112544" y="993571"/>
                                </a:lnTo>
                                <a:lnTo>
                                  <a:pt x="8108683" y="984046"/>
                                </a:lnTo>
                                <a:lnTo>
                                  <a:pt x="8098180" y="974521"/>
                                </a:lnTo>
                                <a:lnTo>
                                  <a:pt x="8077746" y="970191"/>
                                </a:lnTo>
                                <a:lnTo>
                                  <a:pt x="8042402" y="997902"/>
                                </a:lnTo>
                                <a:lnTo>
                                  <a:pt x="8047926" y="1013929"/>
                                </a:lnTo>
                                <a:lnTo>
                                  <a:pt x="8060068" y="1022159"/>
                                </a:lnTo>
                                <a:lnTo>
                                  <a:pt x="8072221" y="1025194"/>
                                </a:lnTo>
                                <a:lnTo>
                                  <a:pt x="8077746" y="1025626"/>
                                </a:lnTo>
                                <a:lnTo>
                                  <a:pt x="8098180" y="1025194"/>
                                </a:lnTo>
                                <a:lnTo>
                                  <a:pt x="8108683" y="1022159"/>
                                </a:lnTo>
                                <a:lnTo>
                                  <a:pt x="8112544" y="1013929"/>
                                </a:lnTo>
                                <a:lnTo>
                                  <a:pt x="8113103" y="997902"/>
                                </a:lnTo>
                                <a:close/>
                              </a:path>
                              <a:path w="8113395" h="3049270">
                                <a:moveTo>
                                  <a:pt x="8113103" y="887031"/>
                                </a:moveTo>
                                <a:lnTo>
                                  <a:pt x="8112544" y="882700"/>
                                </a:lnTo>
                                <a:lnTo>
                                  <a:pt x="8108683" y="873163"/>
                                </a:lnTo>
                                <a:lnTo>
                                  <a:pt x="8098180" y="863638"/>
                                </a:lnTo>
                                <a:lnTo>
                                  <a:pt x="8077746" y="859307"/>
                                </a:lnTo>
                                <a:lnTo>
                                  <a:pt x="8042402" y="887031"/>
                                </a:lnTo>
                                <a:lnTo>
                                  <a:pt x="8047926" y="903058"/>
                                </a:lnTo>
                                <a:lnTo>
                                  <a:pt x="8060068" y="911275"/>
                                </a:lnTo>
                                <a:lnTo>
                                  <a:pt x="8072221" y="914311"/>
                                </a:lnTo>
                                <a:lnTo>
                                  <a:pt x="8077746" y="914742"/>
                                </a:lnTo>
                                <a:lnTo>
                                  <a:pt x="8098180" y="914311"/>
                                </a:lnTo>
                                <a:lnTo>
                                  <a:pt x="8108683" y="911275"/>
                                </a:lnTo>
                                <a:lnTo>
                                  <a:pt x="8112544" y="903058"/>
                                </a:lnTo>
                                <a:lnTo>
                                  <a:pt x="8113103" y="887031"/>
                                </a:lnTo>
                                <a:close/>
                              </a:path>
                              <a:path w="8113395" h="3049270">
                                <a:moveTo>
                                  <a:pt x="8113103" y="776147"/>
                                </a:moveTo>
                                <a:lnTo>
                                  <a:pt x="8112544" y="771817"/>
                                </a:lnTo>
                                <a:lnTo>
                                  <a:pt x="8108683" y="762292"/>
                                </a:lnTo>
                                <a:lnTo>
                                  <a:pt x="8098180" y="752767"/>
                                </a:lnTo>
                                <a:lnTo>
                                  <a:pt x="8077746" y="748423"/>
                                </a:lnTo>
                                <a:lnTo>
                                  <a:pt x="8042402" y="776147"/>
                                </a:lnTo>
                                <a:lnTo>
                                  <a:pt x="8047926" y="792175"/>
                                </a:lnTo>
                                <a:lnTo>
                                  <a:pt x="8060068" y="800404"/>
                                </a:lnTo>
                                <a:lnTo>
                                  <a:pt x="8072221" y="803440"/>
                                </a:lnTo>
                                <a:lnTo>
                                  <a:pt x="8077746" y="803871"/>
                                </a:lnTo>
                                <a:lnTo>
                                  <a:pt x="8098180" y="803440"/>
                                </a:lnTo>
                                <a:lnTo>
                                  <a:pt x="8108683" y="800404"/>
                                </a:lnTo>
                                <a:lnTo>
                                  <a:pt x="8112544" y="792175"/>
                                </a:lnTo>
                                <a:lnTo>
                                  <a:pt x="8113103" y="776147"/>
                                </a:lnTo>
                                <a:close/>
                              </a:path>
                              <a:path w="8113395" h="3049270">
                                <a:moveTo>
                                  <a:pt x="8113103" y="665276"/>
                                </a:moveTo>
                                <a:lnTo>
                                  <a:pt x="8112544" y="660946"/>
                                </a:lnTo>
                                <a:lnTo>
                                  <a:pt x="8108683" y="651408"/>
                                </a:lnTo>
                                <a:lnTo>
                                  <a:pt x="8098180" y="641883"/>
                                </a:lnTo>
                                <a:lnTo>
                                  <a:pt x="8077746" y="637552"/>
                                </a:lnTo>
                                <a:lnTo>
                                  <a:pt x="8042402" y="665276"/>
                                </a:lnTo>
                                <a:lnTo>
                                  <a:pt x="8047926" y="681291"/>
                                </a:lnTo>
                                <a:lnTo>
                                  <a:pt x="8060068" y="689521"/>
                                </a:lnTo>
                                <a:lnTo>
                                  <a:pt x="8072221" y="692556"/>
                                </a:lnTo>
                                <a:lnTo>
                                  <a:pt x="8077746" y="692988"/>
                                </a:lnTo>
                                <a:lnTo>
                                  <a:pt x="8098180" y="692556"/>
                                </a:lnTo>
                                <a:lnTo>
                                  <a:pt x="8108683" y="689521"/>
                                </a:lnTo>
                                <a:lnTo>
                                  <a:pt x="8112544" y="681291"/>
                                </a:lnTo>
                                <a:lnTo>
                                  <a:pt x="8113103" y="665276"/>
                                </a:lnTo>
                                <a:close/>
                              </a:path>
                              <a:path w="8113395" h="3049270">
                                <a:moveTo>
                                  <a:pt x="8113103" y="554393"/>
                                </a:moveTo>
                                <a:lnTo>
                                  <a:pt x="8112544" y="538365"/>
                                </a:lnTo>
                                <a:lnTo>
                                  <a:pt x="8108683" y="530136"/>
                                </a:lnTo>
                                <a:lnTo>
                                  <a:pt x="8098180" y="527113"/>
                                </a:lnTo>
                                <a:lnTo>
                                  <a:pt x="8077746" y="526669"/>
                                </a:lnTo>
                                <a:lnTo>
                                  <a:pt x="8072221" y="527113"/>
                                </a:lnTo>
                                <a:lnTo>
                                  <a:pt x="8060068" y="530136"/>
                                </a:lnTo>
                                <a:lnTo>
                                  <a:pt x="8047926" y="538365"/>
                                </a:lnTo>
                                <a:lnTo>
                                  <a:pt x="8042402" y="554393"/>
                                </a:lnTo>
                                <a:lnTo>
                                  <a:pt x="8047926" y="570420"/>
                                </a:lnTo>
                                <a:lnTo>
                                  <a:pt x="8060068" y="578650"/>
                                </a:lnTo>
                                <a:lnTo>
                                  <a:pt x="8072221" y="581685"/>
                                </a:lnTo>
                                <a:lnTo>
                                  <a:pt x="8077746" y="582117"/>
                                </a:lnTo>
                                <a:lnTo>
                                  <a:pt x="8098180" y="581685"/>
                                </a:lnTo>
                                <a:lnTo>
                                  <a:pt x="8108683" y="578650"/>
                                </a:lnTo>
                                <a:lnTo>
                                  <a:pt x="8112544" y="570420"/>
                                </a:lnTo>
                                <a:lnTo>
                                  <a:pt x="8113103" y="554393"/>
                                </a:lnTo>
                                <a:close/>
                              </a:path>
                              <a:path w="8113395" h="3049270">
                                <a:moveTo>
                                  <a:pt x="8113103" y="443522"/>
                                </a:moveTo>
                                <a:lnTo>
                                  <a:pt x="8112544" y="427494"/>
                                </a:lnTo>
                                <a:lnTo>
                                  <a:pt x="8108683" y="419265"/>
                                </a:lnTo>
                                <a:lnTo>
                                  <a:pt x="8098180" y="416229"/>
                                </a:lnTo>
                                <a:lnTo>
                                  <a:pt x="8077746" y="415798"/>
                                </a:lnTo>
                                <a:lnTo>
                                  <a:pt x="8072221" y="416229"/>
                                </a:lnTo>
                                <a:lnTo>
                                  <a:pt x="8060068" y="419265"/>
                                </a:lnTo>
                                <a:lnTo>
                                  <a:pt x="8047926" y="427494"/>
                                </a:lnTo>
                                <a:lnTo>
                                  <a:pt x="8042402" y="443522"/>
                                </a:lnTo>
                                <a:lnTo>
                                  <a:pt x="8077746" y="471233"/>
                                </a:lnTo>
                                <a:lnTo>
                                  <a:pt x="8098180" y="466902"/>
                                </a:lnTo>
                                <a:lnTo>
                                  <a:pt x="8108683" y="457377"/>
                                </a:lnTo>
                                <a:lnTo>
                                  <a:pt x="8112544" y="447852"/>
                                </a:lnTo>
                                <a:lnTo>
                                  <a:pt x="8113103" y="443522"/>
                                </a:lnTo>
                                <a:close/>
                              </a:path>
                              <a:path w="8113395" h="3049270">
                                <a:moveTo>
                                  <a:pt x="8113103" y="332638"/>
                                </a:moveTo>
                                <a:lnTo>
                                  <a:pt x="8092110" y="316611"/>
                                </a:lnTo>
                                <a:lnTo>
                                  <a:pt x="8077746" y="308381"/>
                                </a:lnTo>
                                <a:lnTo>
                                  <a:pt x="8063382" y="305358"/>
                                </a:lnTo>
                                <a:lnTo>
                                  <a:pt x="8042402" y="304914"/>
                                </a:lnTo>
                                <a:lnTo>
                                  <a:pt x="8042402" y="332638"/>
                                </a:lnTo>
                                <a:lnTo>
                                  <a:pt x="8042948" y="348665"/>
                                </a:lnTo>
                                <a:lnTo>
                                  <a:pt x="8046821" y="356895"/>
                                </a:lnTo>
                                <a:lnTo>
                                  <a:pt x="8057312" y="359930"/>
                                </a:lnTo>
                                <a:lnTo>
                                  <a:pt x="8077746" y="360362"/>
                                </a:lnTo>
                                <a:lnTo>
                                  <a:pt x="8113103" y="332638"/>
                                </a:lnTo>
                                <a:close/>
                              </a:path>
                            </a:pathLst>
                          </a:custGeom>
                          <a:solidFill>
                            <a:srgbClr val="BFBFBF"/>
                          </a:solidFill>
                        </wps:spPr>
                        <wps:bodyPr wrap="square" lIns="0" tIns="0" rIns="0" bIns="0" rtlCol="0">
                          <a:prstTxWarp prst="textNoShape">
                            <a:avLst/>
                          </a:prstTxWarp>
                          <a:noAutofit/>
                        </wps:bodyPr>
                      </wps:wsp>
                      <wps:wsp>
                        <wps:cNvPr id="12" name="Graphic 12"/>
                        <wps:cNvSpPr/>
                        <wps:spPr>
                          <a:xfrm>
                            <a:off x="1928187" y="3534331"/>
                            <a:ext cx="4284345" cy="392430"/>
                          </a:xfrm>
                          <a:custGeom>
                            <a:avLst/>
                            <a:gdLst/>
                            <a:ahLst/>
                            <a:cxnLst/>
                            <a:rect l="l" t="t" r="r" b="b"/>
                            <a:pathLst>
                              <a:path w="4284345" h="392430">
                                <a:moveTo>
                                  <a:pt x="4131585" y="0"/>
                                </a:moveTo>
                                <a:lnTo>
                                  <a:pt x="173960" y="0"/>
                                </a:lnTo>
                                <a:lnTo>
                                  <a:pt x="141443" y="12420"/>
                                </a:lnTo>
                                <a:lnTo>
                                  <a:pt x="109531" y="44332"/>
                                </a:lnTo>
                                <a:lnTo>
                                  <a:pt x="78826" y="87709"/>
                                </a:lnTo>
                                <a:lnTo>
                                  <a:pt x="49933" y="134526"/>
                                </a:lnTo>
                                <a:lnTo>
                                  <a:pt x="23456" y="176756"/>
                                </a:lnTo>
                                <a:lnTo>
                                  <a:pt x="0" y="206375"/>
                                </a:lnTo>
                                <a:lnTo>
                                  <a:pt x="23456" y="234465"/>
                                </a:lnTo>
                                <a:lnTo>
                                  <a:pt x="78826" y="314722"/>
                                </a:lnTo>
                                <a:lnTo>
                                  <a:pt x="109531" y="353131"/>
                                </a:lnTo>
                                <a:lnTo>
                                  <a:pt x="141443" y="381220"/>
                                </a:lnTo>
                                <a:lnTo>
                                  <a:pt x="173960" y="392113"/>
                                </a:lnTo>
                                <a:lnTo>
                                  <a:pt x="4131585" y="392113"/>
                                </a:lnTo>
                                <a:lnTo>
                                  <a:pt x="4197690" y="338620"/>
                                </a:lnTo>
                                <a:lnTo>
                                  <a:pt x="4233352" y="289585"/>
                                </a:lnTo>
                                <a:lnTo>
                                  <a:pt x="4263795" y="241541"/>
                                </a:lnTo>
                                <a:lnTo>
                                  <a:pt x="4283801" y="206375"/>
                                </a:lnTo>
                                <a:lnTo>
                                  <a:pt x="4263795" y="169062"/>
                                </a:lnTo>
                                <a:lnTo>
                                  <a:pt x="4233352" y="115900"/>
                                </a:lnTo>
                                <a:lnTo>
                                  <a:pt x="4197690" y="60756"/>
                                </a:lnTo>
                                <a:lnTo>
                                  <a:pt x="4162028" y="17500"/>
                                </a:lnTo>
                                <a:lnTo>
                                  <a:pt x="4131585" y="0"/>
                                </a:lnTo>
                                <a:close/>
                              </a:path>
                            </a:pathLst>
                          </a:custGeom>
                          <a:solidFill>
                            <a:srgbClr val="333F50"/>
                          </a:solidFill>
                        </wps:spPr>
                        <wps:bodyPr wrap="square" lIns="0" tIns="0" rIns="0" bIns="0" rtlCol="0">
                          <a:prstTxWarp prst="textNoShape">
                            <a:avLst/>
                          </a:prstTxWarp>
                          <a:noAutofit/>
                        </wps:bodyPr>
                      </wps:wsp>
                      <wps:wsp>
                        <wps:cNvPr id="13" name="Graphic 13"/>
                        <wps:cNvSpPr/>
                        <wps:spPr>
                          <a:xfrm>
                            <a:off x="698436" y="598717"/>
                            <a:ext cx="2509520" cy="186055"/>
                          </a:xfrm>
                          <a:custGeom>
                            <a:avLst/>
                            <a:gdLst/>
                            <a:ahLst/>
                            <a:cxnLst/>
                            <a:rect l="l" t="t" r="r" b="b"/>
                            <a:pathLst>
                              <a:path w="2509520" h="186055">
                                <a:moveTo>
                                  <a:pt x="84620" y="103187"/>
                                </a:moveTo>
                                <a:lnTo>
                                  <a:pt x="0" y="20637"/>
                                </a:lnTo>
                                <a:lnTo>
                                  <a:pt x="0" y="185737"/>
                                </a:lnTo>
                                <a:lnTo>
                                  <a:pt x="84620" y="103187"/>
                                </a:lnTo>
                                <a:close/>
                              </a:path>
                              <a:path w="2509520" h="186055">
                                <a:moveTo>
                                  <a:pt x="1488528" y="80911"/>
                                </a:moveTo>
                                <a:lnTo>
                                  <a:pt x="1485353" y="68986"/>
                                </a:lnTo>
                                <a:lnTo>
                                  <a:pt x="1478368" y="62865"/>
                                </a:lnTo>
                                <a:lnTo>
                                  <a:pt x="1471371" y="60604"/>
                                </a:lnTo>
                                <a:lnTo>
                                  <a:pt x="1468196" y="60274"/>
                                </a:lnTo>
                                <a:lnTo>
                                  <a:pt x="1456766" y="66725"/>
                                </a:lnTo>
                                <a:lnTo>
                                  <a:pt x="1452943" y="80911"/>
                                </a:lnTo>
                                <a:lnTo>
                                  <a:pt x="1456766" y="95110"/>
                                </a:lnTo>
                                <a:lnTo>
                                  <a:pt x="1468196" y="101549"/>
                                </a:lnTo>
                                <a:lnTo>
                                  <a:pt x="1488528" y="80911"/>
                                </a:lnTo>
                                <a:close/>
                              </a:path>
                              <a:path w="2509520" h="186055">
                                <a:moveTo>
                                  <a:pt x="1569859" y="80911"/>
                                </a:moveTo>
                                <a:lnTo>
                                  <a:pt x="1566684" y="68986"/>
                                </a:lnTo>
                                <a:lnTo>
                                  <a:pt x="1559699" y="62865"/>
                                </a:lnTo>
                                <a:lnTo>
                                  <a:pt x="1552702" y="60604"/>
                                </a:lnTo>
                                <a:lnTo>
                                  <a:pt x="1549527" y="60274"/>
                                </a:lnTo>
                                <a:lnTo>
                                  <a:pt x="1537779" y="60604"/>
                                </a:lnTo>
                                <a:lnTo>
                                  <a:pt x="1531734" y="62865"/>
                                </a:lnTo>
                                <a:lnTo>
                                  <a:pt x="1529511" y="68986"/>
                                </a:lnTo>
                                <a:lnTo>
                                  <a:pt x="1529194" y="80911"/>
                                </a:lnTo>
                                <a:lnTo>
                                  <a:pt x="1529511" y="84137"/>
                                </a:lnTo>
                                <a:lnTo>
                                  <a:pt x="1531734" y="91236"/>
                                </a:lnTo>
                                <a:lnTo>
                                  <a:pt x="1537779" y="98336"/>
                                </a:lnTo>
                                <a:lnTo>
                                  <a:pt x="1549527" y="101549"/>
                                </a:lnTo>
                                <a:lnTo>
                                  <a:pt x="1569859" y="80911"/>
                                </a:lnTo>
                                <a:close/>
                              </a:path>
                              <a:path w="2509520" h="186055">
                                <a:moveTo>
                                  <a:pt x="1651190" y="80911"/>
                                </a:moveTo>
                                <a:lnTo>
                                  <a:pt x="1650873" y="68986"/>
                                </a:lnTo>
                                <a:lnTo>
                                  <a:pt x="1648650" y="62865"/>
                                </a:lnTo>
                                <a:lnTo>
                                  <a:pt x="1642605" y="60604"/>
                                </a:lnTo>
                                <a:lnTo>
                                  <a:pt x="1630857" y="60274"/>
                                </a:lnTo>
                                <a:lnTo>
                                  <a:pt x="1627682" y="60604"/>
                                </a:lnTo>
                                <a:lnTo>
                                  <a:pt x="1620685" y="62865"/>
                                </a:lnTo>
                                <a:lnTo>
                                  <a:pt x="1613700" y="68986"/>
                                </a:lnTo>
                                <a:lnTo>
                                  <a:pt x="1610525" y="80911"/>
                                </a:lnTo>
                                <a:lnTo>
                                  <a:pt x="1630857" y="101549"/>
                                </a:lnTo>
                                <a:lnTo>
                                  <a:pt x="1642605" y="98336"/>
                                </a:lnTo>
                                <a:lnTo>
                                  <a:pt x="1648650" y="91236"/>
                                </a:lnTo>
                                <a:lnTo>
                                  <a:pt x="1650873" y="84137"/>
                                </a:lnTo>
                                <a:lnTo>
                                  <a:pt x="1651190" y="80911"/>
                                </a:lnTo>
                                <a:close/>
                              </a:path>
                              <a:path w="2509520" h="186055">
                                <a:moveTo>
                                  <a:pt x="1732521" y="80911"/>
                                </a:moveTo>
                                <a:lnTo>
                                  <a:pt x="1732203" y="68986"/>
                                </a:lnTo>
                                <a:lnTo>
                                  <a:pt x="1729981" y="62865"/>
                                </a:lnTo>
                                <a:lnTo>
                                  <a:pt x="1723936" y="60604"/>
                                </a:lnTo>
                                <a:lnTo>
                                  <a:pt x="1712188" y="60274"/>
                                </a:lnTo>
                                <a:lnTo>
                                  <a:pt x="1709013" y="60604"/>
                                </a:lnTo>
                                <a:lnTo>
                                  <a:pt x="1702015" y="62865"/>
                                </a:lnTo>
                                <a:lnTo>
                                  <a:pt x="1695030" y="68986"/>
                                </a:lnTo>
                                <a:lnTo>
                                  <a:pt x="1691855" y="80911"/>
                                </a:lnTo>
                                <a:lnTo>
                                  <a:pt x="1712188" y="101549"/>
                                </a:lnTo>
                                <a:lnTo>
                                  <a:pt x="1723936" y="98336"/>
                                </a:lnTo>
                                <a:lnTo>
                                  <a:pt x="1729981" y="91236"/>
                                </a:lnTo>
                                <a:lnTo>
                                  <a:pt x="1732203" y="84137"/>
                                </a:lnTo>
                                <a:lnTo>
                                  <a:pt x="1732521" y="80911"/>
                                </a:lnTo>
                                <a:close/>
                              </a:path>
                              <a:path w="2509520" h="186055">
                                <a:moveTo>
                                  <a:pt x="1813852" y="80911"/>
                                </a:moveTo>
                                <a:lnTo>
                                  <a:pt x="1813534" y="68986"/>
                                </a:lnTo>
                                <a:lnTo>
                                  <a:pt x="1811299" y="62865"/>
                                </a:lnTo>
                                <a:lnTo>
                                  <a:pt x="1805266" y="60604"/>
                                </a:lnTo>
                                <a:lnTo>
                                  <a:pt x="1793519" y="60274"/>
                                </a:lnTo>
                                <a:lnTo>
                                  <a:pt x="1790331" y="60604"/>
                                </a:lnTo>
                                <a:lnTo>
                                  <a:pt x="1783346" y="62865"/>
                                </a:lnTo>
                                <a:lnTo>
                                  <a:pt x="1776361" y="68986"/>
                                </a:lnTo>
                                <a:lnTo>
                                  <a:pt x="1773186" y="80911"/>
                                </a:lnTo>
                                <a:lnTo>
                                  <a:pt x="1793519" y="101549"/>
                                </a:lnTo>
                                <a:lnTo>
                                  <a:pt x="1805266" y="98336"/>
                                </a:lnTo>
                                <a:lnTo>
                                  <a:pt x="1811299" y="91236"/>
                                </a:lnTo>
                                <a:lnTo>
                                  <a:pt x="1813534" y="84137"/>
                                </a:lnTo>
                                <a:lnTo>
                                  <a:pt x="1813852" y="80911"/>
                                </a:lnTo>
                                <a:close/>
                              </a:path>
                              <a:path w="2509520" h="186055">
                                <a:moveTo>
                                  <a:pt x="1895170" y="80911"/>
                                </a:moveTo>
                                <a:lnTo>
                                  <a:pt x="1894852" y="68986"/>
                                </a:lnTo>
                                <a:lnTo>
                                  <a:pt x="1892630" y="62865"/>
                                </a:lnTo>
                                <a:lnTo>
                                  <a:pt x="1886597" y="60604"/>
                                </a:lnTo>
                                <a:lnTo>
                                  <a:pt x="1874850" y="60274"/>
                                </a:lnTo>
                                <a:lnTo>
                                  <a:pt x="1871662" y="60604"/>
                                </a:lnTo>
                                <a:lnTo>
                                  <a:pt x="1864677" y="62865"/>
                                </a:lnTo>
                                <a:lnTo>
                                  <a:pt x="1857692" y="68986"/>
                                </a:lnTo>
                                <a:lnTo>
                                  <a:pt x="1854517" y="80911"/>
                                </a:lnTo>
                                <a:lnTo>
                                  <a:pt x="1874850" y="101549"/>
                                </a:lnTo>
                                <a:lnTo>
                                  <a:pt x="1886597" y="98336"/>
                                </a:lnTo>
                                <a:lnTo>
                                  <a:pt x="1892630" y="91236"/>
                                </a:lnTo>
                                <a:lnTo>
                                  <a:pt x="1894852" y="84137"/>
                                </a:lnTo>
                                <a:lnTo>
                                  <a:pt x="1895170" y="80911"/>
                                </a:lnTo>
                                <a:close/>
                              </a:path>
                              <a:path w="2509520" h="186055">
                                <a:moveTo>
                                  <a:pt x="1976501" y="80911"/>
                                </a:moveTo>
                                <a:lnTo>
                                  <a:pt x="1976183" y="68986"/>
                                </a:lnTo>
                                <a:lnTo>
                                  <a:pt x="1973961" y="62865"/>
                                </a:lnTo>
                                <a:lnTo>
                                  <a:pt x="1967928" y="60604"/>
                                </a:lnTo>
                                <a:lnTo>
                                  <a:pt x="1956168" y="60274"/>
                                </a:lnTo>
                                <a:lnTo>
                                  <a:pt x="1956168" y="101549"/>
                                </a:lnTo>
                                <a:lnTo>
                                  <a:pt x="1967928" y="98336"/>
                                </a:lnTo>
                                <a:lnTo>
                                  <a:pt x="1973961" y="91236"/>
                                </a:lnTo>
                                <a:lnTo>
                                  <a:pt x="1976183" y="84137"/>
                                </a:lnTo>
                                <a:lnTo>
                                  <a:pt x="1976501" y="80911"/>
                                </a:lnTo>
                                <a:close/>
                              </a:path>
                              <a:path w="2509520" h="186055">
                                <a:moveTo>
                                  <a:pt x="2509151" y="82550"/>
                                </a:moveTo>
                                <a:lnTo>
                                  <a:pt x="2426601" y="0"/>
                                </a:lnTo>
                                <a:lnTo>
                                  <a:pt x="2426601" y="165100"/>
                                </a:lnTo>
                                <a:lnTo>
                                  <a:pt x="2509151" y="82550"/>
                                </a:lnTo>
                                <a:close/>
                              </a:path>
                            </a:pathLst>
                          </a:custGeom>
                          <a:solidFill>
                            <a:srgbClr val="BFBFBF"/>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3021572" y="1443870"/>
                            <a:ext cx="1815099" cy="1618280"/>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922347" y="31868"/>
                            <a:ext cx="1005840" cy="1005839"/>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3429006" y="31868"/>
                            <a:ext cx="1005839" cy="1005839"/>
                          </a:xfrm>
                          <a:prstGeom prst="rect">
                            <a:avLst/>
                          </a:prstGeom>
                        </pic:spPr>
                      </pic:pic>
                      <pic:pic xmlns:pic="http://schemas.openxmlformats.org/drawingml/2006/picture">
                        <pic:nvPicPr>
                          <pic:cNvPr id="17" name="Image 17"/>
                          <pic:cNvPicPr/>
                        </pic:nvPicPr>
                        <pic:blipFill>
                          <a:blip r:embed="rId12" cstate="print"/>
                          <a:stretch>
                            <a:fillRect/>
                          </a:stretch>
                        </pic:blipFill>
                        <pic:spPr>
                          <a:xfrm>
                            <a:off x="6008892" y="0"/>
                            <a:ext cx="1004000" cy="1003999"/>
                          </a:xfrm>
                          <a:prstGeom prst="rect">
                            <a:avLst/>
                          </a:prstGeom>
                        </pic:spPr>
                      </pic:pic>
                      <wps:wsp>
                        <wps:cNvPr id="18" name="Graphic 18"/>
                        <wps:cNvSpPr/>
                        <wps:spPr>
                          <a:xfrm>
                            <a:off x="2569680" y="619354"/>
                            <a:ext cx="3159125" cy="165100"/>
                          </a:xfrm>
                          <a:custGeom>
                            <a:avLst/>
                            <a:gdLst/>
                            <a:ahLst/>
                            <a:cxnLst/>
                            <a:rect l="l" t="t" r="r" b="b"/>
                            <a:pathLst>
                              <a:path w="3159125" h="165100">
                                <a:moveTo>
                                  <a:pt x="35572" y="62992"/>
                                </a:moveTo>
                                <a:lnTo>
                                  <a:pt x="32397" y="51054"/>
                                </a:lnTo>
                                <a:lnTo>
                                  <a:pt x="25412" y="44932"/>
                                </a:lnTo>
                                <a:lnTo>
                                  <a:pt x="18415" y="42672"/>
                                </a:lnTo>
                                <a:lnTo>
                                  <a:pt x="15240" y="42354"/>
                                </a:lnTo>
                                <a:lnTo>
                                  <a:pt x="3810" y="48806"/>
                                </a:lnTo>
                                <a:lnTo>
                                  <a:pt x="0" y="62992"/>
                                </a:lnTo>
                                <a:lnTo>
                                  <a:pt x="3810" y="77177"/>
                                </a:lnTo>
                                <a:lnTo>
                                  <a:pt x="15240" y="83629"/>
                                </a:lnTo>
                                <a:lnTo>
                                  <a:pt x="35572" y="62992"/>
                                </a:lnTo>
                                <a:close/>
                              </a:path>
                              <a:path w="3159125" h="165100">
                                <a:moveTo>
                                  <a:pt x="116903" y="62992"/>
                                </a:moveTo>
                                <a:lnTo>
                                  <a:pt x="113728" y="51054"/>
                                </a:lnTo>
                                <a:lnTo>
                                  <a:pt x="106743" y="44932"/>
                                </a:lnTo>
                                <a:lnTo>
                                  <a:pt x="99745" y="42672"/>
                                </a:lnTo>
                                <a:lnTo>
                                  <a:pt x="96570" y="42354"/>
                                </a:lnTo>
                                <a:lnTo>
                                  <a:pt x="84823" y="42672"/>
                                </a:lnTo>
                                <a:lnTo>
                                  <a:pt x="78778" y="44932"/>
                                </a:lnTo>
                                <a:lnTo>
                                  <a:pt x="76555" y="51054"/>
                                </a:lnTo>
                                <a:lnTo>
                                  <a:pt x="76238" y="62992"/>
                                </a:lnTo>
                                <a:lnTo>
                                  <a:pt x="76555" y="66217"/>
                                </a:lnTo>
                                <a:lnTo>
                                  <a:pt x="78778" y="73304"/>
                                </a:lnTo>
                                <a:lnTo>
                                  <a:pt x="84823" y="80403"/>
                                </a:lnTo>
                                <a:lnTo>
                                  <a:pt x="96570" y="83629"/>
                                </a:lnTo>
                                <a:lnTo>
                                  <a:pt x="116903" y="62992"/>
                                </a:lnTo>
                                <a:close/>
                              </a:path>
                              <a:path w="3159125" h="165100">
                                <a:moveTo>
                                  <a:pt x="198234" y="62992"/>
                                </a:moveTo>
                                <a:lnTo>
                                  <a:pt x="197916" y="51054"/>
                                </a:lnTo>
                                <a:lnTo>
                                  <a:pt x="195694" y="44932"/>
                                </a:lnTo>
                                <a:lnTo>
                                  <a:pt x="189661" y="42672"/>
                                </a:lnTo>
                                <a:lnTo>
                                  <a:pt x="177901" y="42354"/>
                                </a:lnTo>
                                <a:lnTo>
                                  <a:pt x="174726" y="42672"/>
                                </a:lnTo>
                                <a:lnTo>
                                  <a:pt x="167741" y="44932"/>
                                </a:lnTo>
                                <a:lnTo>
                                  <a:pt x="160743" y="51054"/>
                                </a:lnTo>
                                <a:lnTo>
                                  <a:pt x="157568" y="62992"/>
                                </a:lnTo>
                                <a:lnTo>
                                  <a:pt x="177901" y="83629"/>
                                </a:lnTo>
                                <a:lnTo>
                                  <a:pt x="189661" y="80403"/>
                                </a:lnTo>
                                <a:lnTo>
                                  <a:pt x="195694" y="73304"/>
                                </a:lnTo>
                                <a:lnTo>
                                  <a:pt x="197916" y="66217"/>
                                </a:lnTo>
                                <a:lnTo>
                                  <a:pt x="198234" y="62992"/>
                                </a:lnTo>
                                <a:close/>
                              </a:path>
                              <a:path w="3159125" h="165100">
                                <a:moveTo>
                                  <a:pt x="279565" y="62992"/>
                                </a:moveTo>
                                <a:lnTo>
                                  <a:pt x="279247" y="51054"/>
                                </a:lnTo>
                                <a:lnTo>
                                  <a:pt x="277025" y="44932"/>
                                </a:lnTo>
                                <a:lnTo>
                                  <a:pt x="270979" y="42672"/>
                                </a:lnTo>
                                <a:lnTo>
                                  <a:pt x="259232" y="42354"/>
                                </a:lnTo>
                                <a:lnTo>
                                  <a:pt x="256057" y="42672"/>
                                </a:lnTo>
                                <a:lnTo>
                                  <a:pt x="249059" y="44932"/>
                                </a:lnTo>
                                <a:lnTo>
                                  <a:pt x="242074" y="51054"/>
                                </a:lnTo>
                                <a:lnTo>
                                  <a:pt x="238899" y="62992"/>
                                </a:lnTo>
                                <a:lnTo>
                                  <a:pt x="259232" y="83629"/>
                                </a:lnTo>
                                <a:lnTo>
                                  <a:pt x="270979" y="80403"/>
                                </a:lnTo>
                                <a:lnTo>
                                  <a:pt x="277025" y="73304"/>
                                </a:lnTo>
                                <a:lnTo>
                                  <a:pt x="279247" y="66217"/>
                                </a:lnTo>
                                <a:lnTo>
                                  <a:pt x="279565" y="62992"/>
                                </a:lnTo>
                                <a:close/>
                              </a:path>
                              <a:path w="3159125" h="165100">
                                <a:moveTo>
                                  <a:pt x="360895" y="62992"/>
                                </a:moveTo>
                                <a:lnTo>
                                  <a:pt x="360578" y="51054"/>
                                </a:lnTo>
                                <a:lnTo>
                                  <a:pt x="358343" y="44932"/>
                                </a:lnTo>
                                <a:lnTo>
                                  <a:pt x="352310" y="42672"/>
                                </a:lnTo>
                                <a:lnTo>
                                  <a:pt x="340563" y="42354"/>
                                </a:lnTo>
                                <a:lnTo>
                                  <a:pt x="337388" y="42672"/>
                                </a:lnTo>
                                <a:lnTo>
                                  <a:pt x="330390" y="44932"/>
                                </a:lnTo>
                                <a:lnTo>
                                  <a:pt x="323405" y="51054"/>
                                </a:lnTo>
                                <a:lnTo>
                                  <a:pt x="320230" y="62992"/>
                                </a:lnTo>
                                <a:lnTo>
                                  <a:pt x="340563" y="83629"/>
                                </a:lnTo>
                                <a:lnTo>
                                  <a:pt x="352310" y="80403"/>
                                </a:lnTo>
                                <a:lnTo>
                                  <a:pt x="358343" y="73304"/>
                                </a:lnTo>
                                <a:lnTo>
                                  <a:pt x="360578" y="66217"/>
                                </a:lnTo>
                                <a:lnTo>
                                  <a:pt x="360895" y="62992"/>
                                </a:lnTo>
                                <a:close/>
                              </a:path>
                              <a:path w="3159125" h="165100">
                                <a:moveTo>
                                  <a:pt x="442226" y="62992"/>
                                </a:moveTo>
                                <a:lnTo>
                                  <a:pt x="441896" y="51054"/>
                                </a:lnTo>
                                <a:lnTo>
                                  <a:pt x="439674" y="44932"/>
                                </a:lnTo>
                                <a:lnTo>
                                  <a:pt x="433641" y="42672"/>
                                </a:lnTo>
                                <a:lnTo>
                                  <a:pt x="421894" y="42354"/>
                                </a:lnTo>
                                <a:lnTo>
                                  <a:pt x="418706" y="42672"/>
                                </a:lnTo>
                                <a:lnTo>
                                  <a:pt x="411721" y="44932"/>
                                </a:lnTo>
                                <a:lnTo>
                                  <a:pt x="404736" y="51054"/>
                                </a:lnTo>
                                <a:lnTo>
                                  <a:pt x="401561" y="62992"/>
                                </a:lnTo>
                                <a:lnTo>
                                  <a:pt x="421894" y="83629"/>
                                </a:lnTo>
                                <a:lnTo>
                                  <a:pt x="433641" y="80403"/>
                                </a:lnTo>
                                <a:lnTo>
                                  <a:pt x="439674" y="73304"/>
                                </a:lnTo>
                                <a:lnTo>
                                  <a:pt x="441896" y="66217"/>
                                </a:lnTo>
                                <a:lnTo>
                                  <a:pt x="442226" y="62992"/>
                                </a:lnTo>
                                <a:close/>
                              </a:path>
                              <a:path w="3159125" h="165100">
                                <a:moveTo>
                                  <a:pt x="523544" y="62992"/>
                                </a:moveTo>
                                <a:lnTo>
                                  <a:pt x="523227" y="51054"/>
                                </a:lnTo>
                                <a:lnTo>
                                  <a:pt x="521004" y="44932"/>
                                </a:lnTo>
                                <a:lnTo>
                                  <a:pt x="514972" y="42672"/>
                                </a:lnTo>
                                <a:lnTo>
                                  <a:pt x="503212" y="42354"/>
                                </a:lnTo>
                                <a:lnTo>
                                  <a:pt x="503212" y="83629"/>
                                </a:lnTo>
                                <a:lnTo>
                                  <a:pt x="514972" y="80403"/>
                                </a:lnTo>
                                <a:lnTo>
                                  <a:pt x="521004" y="73304"/>
                                </a:lnTo>
                                <a:lnTo>
                                  <a:pt x="523227" y="66217"/>
                                </a:lnTo>
                                <a:lnTo>
                                  <a:pt x="523544" y="62992"/>
                                </a:lnTo>
                                <a:close/>
                              </a:path>
                              <a:path w="3159125" h="165100">
                                <a:moveTo>
                                  <a:pt x="2052942" y="82550"/>
                                </a:moveTo>
                                <a:lnTo>
                                  <a:pt x="2049767" y="70612"/>
                                </a:lnTo>
                                <a:lnTo>
                                  <a:pt x="2042782" y="64490"/>
                                </a:lnTo>
                                <a:lnTo>
                                  <a:pt x="2035797" y="62230"/>
                                </a:lnTo>
                                <a:lnTo>
                                  <a:pt x="2032622" y="61912"/>
                                </a:lnTo>
                                <a:lnTo>
                                  <a:pt x="2021179" y="68351"/>
                                </a:lnTo>
                                <a:lnTo>
                                  <a:pt x="2017369" y="82550"/>
                                </a:lnTo>
                                <a:lnTo>
                                  <a:pt x="2021179" y="96735"/>
                                </a:lnTo>
                                <a:lnTo>
                                  <a:pt x="2032622" y="103187"/>
                                </a:lnTo>
                                <a:lnTo>
                                  <a:pt x="2052942" y="82550"/>
                                </a:lnTo>
                                <a:close/>
                              </a:path>
                              <a:path w="3159125" h="165100">
                                <a:moveTo>
                                  <a:pt x="2134273" y="82550"/>
                                </a:moveTo>
                                <a:lnTo>
                                  <a:pt x="2131098" y="70612"/>
                                </a:lnTo>
                                <a:lnTo>
                                  <a:pt x="2124113" y="64490"/>
                                </a:lnTo>
                                <a:lnTo>
                                  <a:pt x="2117115" y="62230"/>
                                </a:lnTo>
                                <a:lnTo>
                                  <a:pt x="2113940" y="61912"/>
                                </a:lnTo>
                                <a:lnTo>
                                  <a:pt x="2102192" y="62230"/>
                                </a:lnTo>
                                <a:lnTo>
                                  <a:pt x="2096147" y="64490"/>
                                </a:lnTo>
                                <a:lnTo>
                                  <a:pt x="2093925" y="70612"/>
                                </a:lnTo>
                                <a:lnTo>
                                  <a:pt x="2093607" y="82550"/>
                                </a:lnTo>
                                <a:lnTo>
                                  <a:pt x="2093925" y="85775"/>
                                </a:lnTo>
                                <a:lnTo>
                                  <a:pt x="2096147" y="92862"/>
                                </a:lnTo>
                                <a:lnTo>
                                  <a:pt x="2102192" y="99961"/>
                                </a:lnTo>
                                <a:lnTo>
                                  <a:pt x="2113940" y="103187"/>
                                </a:lnTo>
                                <a:lnTo>
                                  <a:pt x="2134273" y="82550"/>
                                </a:lnTo>
                                <a:close/>
                              </a:path>
                              <a:path w="3159125" h="165100">
                                <a:moveTo>
                                  <a:pt x="2215604" y="82550"/>
                                </a:moveTo>
                                <a:lnTo>
                                  <a:pt x="2215286" y="70612"/>
                                </a:lnTo>
                                <a:lnTo>
                                  <a:pt x="2213064" y="64490"/>
                                </a:lnTo>
                                <a:lnTo>
                                  <a:pt x="2207031" y="62230"/>
                                </a:lnTo>
                                <a:lnTo>
                                  <a:pt x="2195271" y="61912"/>
                                </a:lnTo>
                                <a:lnTo>
                                  <a:pt x="2192096" y="62230"/>
                                </a:lnTo>
                                <a:lnTo>
                                  <a:pt x="2185111" y="64490"/>
                                </a:lnTo>
                                <a:lnTo>
                                  <a:pt x="2178113" y="70612"/>
                                </a:lnTo>
                                <a:lnTo>
                                  <a:pt x="2174938" y="82550"/>
                                </a:lnTo>
                                <a:lnTo>
                                  <a:pt x="2195271" y="103187"/>
                                </a:lnTo>
                                <a:lnTo>
                                  <a:pt x="2207031" y="99961"/>
                                </a:lnTo>
                                <a:lnTo>
                                  <a:pt x="2213064" y="92862"/>
                                </a:lnTo>
                                <a:lnTo>
                                  <a:pt x="2215286" y="85775"/>
                                </a:lnTo>
                                <a:lnTo>
                                  <a:pt x="2215604" y="82550"/>
                                </a:lnTo>
                                <a:close/>
                              </a:path>
                              <a:path w="3159125" h="165100">
                                <a:moveTo>
                                  <a:pt x="2296934" y="82550"/>
                                </a:moveTo>
                                <a:lnTo>
                                  <a:pt x="2296617" y="70612"/>
                                </a:lnTo>
                                <a:lnTo>
                                  <a:pt x="2294394" y="64490"/>
                                </a:lnTo>
                                <a:lnTo>
                                  <a:pt x="2288362" y="62230"/>
                                </a:lnTo>
                                <a:lnTo>
                                  <a:pt x="2276602" y="61912"/>
                                </a:lnTo>
                                <a:lnTo>
                                  <a:pt x="2273427" y="62230"/>
                                </a:lnTo>
                                <a:lnTo>
                                  <a:pt x="2266442" y="64490"/>
                                </a:lnTo>
                                <a:lnTo>
                                  <a:pt x="2259444" y="70612"/>
                                </a:lnTo>
                                <a:lnTo>
                                  <a:pt x="2256269" y="82550"/>
                                </a:lnTo>
                                <a:lnTo>
                                  <a:pt x="2276602" y="103187"/>
                                </a:lnTo>
                                <a:lnTo>
                                  <a:pt x="2288362" y="99961"/>
                                </a:lnTo>
                                <a:lnTo>
                                  <a:pt x="2294394" y="92862"/>
                                </a:lnTo>
                                <a:lnTo>
                                  <a:pt x="2296617" y="85775"/>
                                </a:lnTo>
                                <a:lnTo>
                                  <a:pt x="2296934" y="82550"/>
                                </a:lnTo>
                                <a:close/>
                              </a:path>
                              <a:path w="3159125" h="165100">
                                <a:moveTo>
                                  <a:pt x="2378265" y="82550"/>
                                </a:moveTo>
                                <a:lnTo>
                                  <a:pt x="2377948" y="70612"/>
                                </a:lnTo>
                                <a:lnTo>
                                  <a:pt x="2375725" y="64490"/>
                                </a:lnTo>
                                <a:lnTo>
                                  <a:pt x="2369680" y="62230"/>
                                </a:lnTo>
                                <a:lnTo>
                                  <a:pt x="2357932" y="61912"/>
                                </a:lnTo>
                                <a:lnTo>
                                  <a:pt x="2354757" y="62230"/>
                                </a:lnTo>
                                <a:lnTo>
                                  <a:pt x="2347760" y="64490"/>
                                </a:lnTo>
                                <a:lnTo>
                                  <a:pt x="2340775" y="70612"/>
                                </a:lnTo>
                                <a:lnTo>
                                  <a:pt x="2337600" y="82550"/>
                                </a:lnTo>
                                <a:lnTo>
                                  <a:pt x="2357932" y="103187"/>
                                </a:lnTo>
                                <a:lnTo>
                                  <a:pt x="2369680" y="99961"/>
                                </a:lnTo>
                                <a:lnTo>
                                  <a:pt x="2375725" y="92862"/>
                                </a:lnTo>
                                <a:lnTo>
                                  <a:pt x="2377948" y="85775"/>
                                </a:lnTo>
                                <a:lnTo>
                                  <a:pt x="2378265" y="82550"/>
                                </a:lnTo>
                                <a:close/>
                              </a:path>
                              <a:path w="3159125" h="165100">
                                <a:moveTo>
                                  <a:pt x="2459596" y="82550"/>
                                </a:moveTo>
                                <a:lnTo>
                                  <a:pt x="2459278" y="70612"/>
                                </a:lnTo>
                                <a:lnTo>
                                  <a:pt x="2457056" y="64490"/>
                                </a:lnTo>
                                <a:lnTo>
                                  <a:pt x="2451011" y="62230"/>
                                </a:lnTo>
                                <a:lnTo>
                                  <a:pt x="2439263" y="61912"/>
                                </a:lnTo>
                                <a:lnTo>
                                  <a:pt x="2436088" y="62230"/>
                                </a:lnTo>
                                <a:lnTo>
                                  <a:pt x="2429091" y="64490"/>
                                </a:lnTo>
                                <a:lnTo>
                                  <a:pt x="2422106" y="70612"/>
                                </a:lnTo>
                                <a:lnTo>
                                  <a:pt x="2418931" y="82550"/>
                                </a:lnTo>
                                <a:lnTo>
                                  <a:pt x="2439263" y="103187"/>
                                </a:lnTo>
                                <a:lnTo>
                                  <a:pt x="2451011" y="99961"/>
                                </a:lnTo>
                                <a:lnTo>
                                  <a:pt x="2457056" y="92862"/>
                                </a:lnTo>
                                <a:lnTo>
                                  <a:pt x="2459278" y="85775"/>
                                </a:lnTo>
                                <a:lnTo>
                                  <a:pt x="2459596" y="82550"/>
                                </a:lnTo>
                                <a:close/>
                              </a:path>
                              <a:path w="3159125" h="165100">
                                <a:moveTo>
                                  <a:pt x="2556205" y="83629"/>
                                </a:moveTo>
                                <a:lnTo>
                                  <a:pt x="2553030" y="71704"/>
                                </a:lnTo>
                                <a:lnTo>
                                  <a:pt x="2546032" y="65570"/>
                                </a:lnTo>
                                <a:lnTo>
                                  <a:pt x="2539047" y="63309"/>
                                </a:lnTo>
                                <a:lnTo>
                                  <a:pt x="2535872" y="62992"/>
                                </a:lnTo>
                                <a:lnTo>
                                  <a:pt x="2535263" y="63334"/>
                                </a:lnTo>
                                <a:lnTo>
                                  <a:pt x="2532342" y="62230"/>
                                </a:lnTo>
                                <a:lnTo>
                                  <a:pt x="2520594" y="61912"/>
                                </a:lnTo>
                                <a:lnTo>
                                  <a:pt x="2520594" y="103187"/>
                                </a:lnTo>
                                <a:lnTo>
                                  <a:pt x="2529573" y="100723"/>
                                </a:lnTo>
                                <a:lnTo>
                                  <a:pt x="2535872" y="104267"/>
                                </a:lnTo>
                                <a:lnTo>
                                  <a:pt x="2556205" y="83629"/>
                                </a:lnTo>
                                <a:close/>
                              </a:path>
                              <a:path w="3159125" h="165100">
                                <a:moveTo>
                                  <a:pt x="2637536" y="83629"/>
                                </a:moveTo>
                                <a:lnTo>
                                  <a:pt x="2634348" y="71704"/>
                                </a:lnTo>
                                <a:lnTo>
                                  <a:pt x="2627363" y="65570"/>
                                </a:lnTo>
                                <a:lnTo>
                                  <a:pt x="2620378" y="63309"/>
                                </a:lnTo>
                                <a:lnTo>
                                  <a:pt x="2617203" y="62992"/>
                                </a:lnTo>
                                <a:lnTo>
                                  <a:pt x="2605443" y="63309"/>
                                </a:lnTo>
                                <a:lnTo>
                                  <a:pt x="2599410" y="65570"/>
                                </a:lnTo>
                                <a:lnTo>
                                  <a:pt x="2597188" y="71704"/>
                                </a:lnTo>
                                <a:lnTo>
                                  <a:pt x="2596870" y="83629"/>
                                </a:lnTo>
                                <a:lnTo>
                                  <a:pt x="2597188" y="86855"/>
                                </a:lnTo>
                                <a:lnTo>
                                  <a:pt x="2599410" y="93941"/>
                                </a:lnTo>
                                <a:lnTo>
                                  <a:pt x="2605443" y="101041"/>
                                </a:lnTo>
                                <a:lnTo>
                                  <a:pt x="2617203" y="104267"/>
                                </a:lnTo>
                                <a:lnTo>
                                  <a:pt x="2637536" y="83629"/>
                                </a:lnTo>
                                <a:close/>
                              </a:path>
                              <a:path w="3159125" h="165100">
                                <a:moveTo>
                                  <a:pt x="2718854" y="83629"/>
                                </a:moveTo>
                                <a:lnTo>
                                  <a:pt x="2718536" y="71704"/>
                                </a:lnTo>
                                <a:lnTo>
                                  <a:pt x="2716314" y="65570"/>
                                </a:lnTo>
                                <a:lnTo>
                                  <a:pt x="2710281" y="63309"/>
                                </a:lnTo>
                                <a:lnTo>
                                  <a:pt x="2698534" y="62992"/>
                                </a:lnTo>
                                <a:lnTo>
                                  <a:pt x="2695346" y="63309"/>
                                </a:lnTo>
                                <a:lnTo>
                                  <a:pt x="2688361" y="65570"/>
                                </a:lnTo>
                                <a:lnTo>
                                  <a:pt x="2681376" y="71704"/>
                                </a:lnTo>
                                <a:lnTo>
                                  <a:pt x="2678201" y="83629"/>
                                </a:lnTo>
                                <a:lnTo>
                                  <a:pt x="2698534" y="104267"/>
                                </a:lnTo>
                                <a:lnTo>
                                  <a:pt x="2710281" y="101041"/>
                                </a:lnTo>
                                <a:lnTo>
                                  <a:pt x="2716314" y="93941"/>
                                </a:lnTo>
                                <a:lnTo>
                                  <a:pt x="2718536" y="86855"/>
                                </a:lnTo>
                                <a:lnTo>
                                  <a:pt x="2718854" y="83629"/>
                                </a:lnTo>
                                <a:close/>
                              </a:path>
                              <a:path w="3159125" h="165100">
                                <a:moveTo>
                                  <a:pt x="2800185" y="83629"/>
                                </a:moveTo>
                                <a:lnTo>
                                  <a:pt x="2799867" y="71704"/>
                                </a:lnTo>
                                <a:lnTo>
                                  <a:pt x="2797645" y="65570"/>
                                </a:lnTo>
                                <a:lnTo>
                                  <a:pt x="2791612" y="63309"/>
                                </a:lnTo>
                                <a:lnTo>
                                  <a:pt x="2779852" y="62992"/>
                                </a:lnTo>
                                <a:lnTo>
                                  <a:pt x="2776677" y="63309"/>
                                </a:lnTo>
                                <a:lnTo>
                                  <a:pt x="2769692" y="65570"/>
                                </a:lnTo>
                                <a:lnTo>
                                  <a:pt x="2762707" y="71704"/>
                                </a:lnTo>
                                <a:lnTo>
                                  <a:pt x="2759519" y="83629"/>
                                </a:lnTo>
                                <a:lnTo>
                                  <a:pt x="2779852" y="104267"/>
                                </a:lnTo>
                                <a:lnTo>
                                  <a:pt x="2791612" y="101041"/>
                                </a:lnTo>
                                <a:lnTo>
                                  <a:pt x="2797645" y="93941"/>
                                </a:lnTo>
                                <a:lnTo>
                                  <a:pt x="2799867" y="86855"/>
                                </a:lnTo>
                                <a:lnTo>
                                  <a:pt x="2800185" y="83629"/>
                                </a:lnTo>
                                <a:close/>
                              </a:path>
                              <a:path w="3159125" h="165100">
                                <a:moveTo>
                                  <a:pt x="2881515" y="83629"/>
                                </a:moveTo>
                                <a:lnTo>
                                  <a:pt x="2881198" y="71704"/>
                                </a:lnTo>
                                <a:lnTo>
                                  <a:pt x="2878975" y="65570"/>
                                </a:lnTo>
                                <a:lnTo>
                                  <a:pt x="2872943" y="63309"/>
                                </a:lnTo>
                                <a:lnTo>
                                  <a:pt x="2861183" y="62992"/>
                                </a:lnTo>
                                <a:lnTo>
                                  <a:pt x="2858008" y="63309"/>
                                </a:lnTo>
                                <a:lnTo>
                                  <a:pt x="2851023" y="65570"/>
                                </a:lnTo>
                                <a:lnTo>
                                  <a:pt x="2844025" y="71704"/>
                                </a:lnTo>
                                <a:lnTo>
                                  <a:pt x="2840850" y="83629"/>
                                </a:lnTo>
                                <a:lnTo>
                                  <a:pt x="2861183" y="104267"/>
                                </a:lnTo>
                                <a:lnTo>
                                  <a:pt x="2872943" y="101041"/>
                                </a:lnTo>
                                <a:lnTo>
                                  <a:pt x="2878975" y="93941"/>
                                </a:lnTo>
                                <a:lnTo>
                                  <a:pt x="2881198" y="86855"/>
                                </a:lnTo>
                                <a:lnTo>
                                  <a:pt x="2881515" y="83629"/>
                                </a:lnTo>
                                <a:close/>
                              </a:path>
                              <a:path w="3159125" h="165100">
                                <a:moveTo>
                                  <a:pt x="2962846" y="83629"/>
                                </a:moveTo>
                                <a:lnTo>
                                  <a:pt x="2962529" y="71704"/>
                                </a:lnTo>
                                <a:lnTo>
                                  <a:pt x="2960306" y="65570"/>
                                </a:lnTo>
                                <a:lnTo>
                                  <a:pt x="2954274" y="63309"/>
                                </a:lnTo>
                                <a:lnTo>
                                  <a:pt x="2942513" y="62992"/>
                                </a:lnTo>
                                <a:lnTo>
                                  <a:pt x="2939338" y="63309"/>
                                </a:lnTo>
                                <a:lnTo>
                                  <a:pt x="2932353" y="65570"/>
                                </a:lnTo>
                                <a:lnTo>
                                  <a:pt x="2925356" y="71704"/>
                                </a:lnTo>
                                <a:lnTo>
                                  <a:pt x="2922181" y="83629"/>
                                </a:lnTo>
                                <a:lnTo>
                                  <a:pt x="2942513" y="104267"/>
                                </a:lnTo>
                                <a:lnTo>
                                  <a:pt x="2954274" y="101041"/>
                                </a:lnTo>
                                <a:lnTo>
                                  <a:pt x="2960306" y="93941"/>
                                </a:lnTo>
                                <a:lnTo>
                                  <a:pt x="2962529" y="86855"/>
                                </a:lnTo>
                                <a:lnTo>
                                  <a:pt x="2962846" y="83629"/>
                                </a:lnTo>
                                <a:close/>
                              </a:path>
                              <a:path w="3159125" h="165100">
                                <a:moveTo>
                                  <a:pt x="3044177" y="83629"/>
                                </a:moveTo>
                                <a:lnTo>
                                  <a:pt x="3043859" y="71704"/>
                                </a:lnTo>
                                <a:lnTo>
                                  <a:pt x="3041637" y="65570"/>
                                </a:lnTo>
                                <a:lnTo>
                                  <a:pt x="3035592" y="63309"/>
                                </a:lnTo>
                                <a:lnTo>
                                  <a:pt x="3023844" y="62992"/>
                                </a:lnTo>
                                <a:lnTo>
                                  <a:pt x="3023844" y="104267"/>
                                </a:lnTo>
                                <a:lnTo>
                                  <a:pt x="3035592" y="101041"/>
                                </a:lnTo>
                                <a:lnTo>
                                  <a:pt x="3041637" y="93941"/>
                                </a:lnTo>
                                <a:lnTo>
                                  <a:pt x="3043859" y="86855"/>
                                </a:lnTo>
                                <a:lnTo>
                                  <a:pt x="3044177" y="83629"/>
                                </a:lnTo>
                                <a:close/>
                              </a:path>
                              <a:path w="3159125" h="165100">
                                <a:moveTo>
                                  <a:pt x="3158528" y="82550"/>
                                </a:moveTo>
                                <a:lnTo>
                                  <a:pt x="3075978" y="0"/>
                                </a:lnTo>
                                <a:lnTo>
                                  <a:pt x="3075978" y="165100"/>
                                </a:lnTo>
                                <a:lnTo>
                                  <a:pt x="3158528" y="82550"/>
                                </a:lnTo>
                                <a:close/>
                              </a:path>
                            </a:pathLst>
                          </a:custGeom>
                          <a:solidFill>
                            <a:srgbClr val="BFBFBF"/>
                          </a:solidFill>
                        </wps:spPr>
                        <wps:bodyPr wrap="square" lIns="0" tIns="0" rIns="0" bIns="0" rtlCol="0">
                          <a:prstTxWarp prst="textNoShape">
                            <a:avLst/>
                          </a:prstTxWarp>
                          <a:noAutofit/>
                        </wps:bodyPr>
                      </wps:wsp>
                      <wps:wsp>
                        <wps:cNvPr id="19" name="Textbox 19"/>
                        <wps:cNvSpPr txBox="1"/>
                        <wps:spPr>
                          <a:xfrm>
                            <a:off x="2606730" y="3610720"/>
                            <a:ext cx="2940685" cy="248285"/>
                          </a:xfrm>
                          <a:prstGeom prst="rect">
                            <a:avLst/>
                          </a:prstGeom>
                        </wps:spPr>
                        <wps:txbx>
                          <w:txbxContent>
                            <w:p w14:paraId="0F4F86F5" w14:textId="77777777" w:rsidR="00314A1D" w:rsidRDefault="00314A1D" w:rsidP="00314A1D">
                              <w:pPr>
                                <w:rPr>
                                  <w:rFonts w:ascii="Calibri Light" w:hAnsi="Calibri Light"/>
                                  <w:sz w:val="31"/>
                                </w:rPr>
                              </w:pPr>
                              <w:r>
                                <w:rPr>
                                  <w:rFonts w:ascii="Calibri Light" w:hAnsi="Calibri Light"/>
                                  <w:color w:val="FFFFFF"/>
                                  <w:sz w:val="31"/>
                                </w:rPr>
                                <w:t>360</w:t>
                              </w:r>
                              <w:r>
                                <w:rPr>
                                  <w:b/>
                                  <w:color w:val="FFFFFF"/>
                                  <w:sz w:val="32"/>
                                </w:rPr>
                                <w:t>°</w:t>
                              </w:r>
                              <w:r>
                                <w:rPr>
                                  <w:b/>
                                  <w:color w:val="FFFFFF"/>
                                  <w:spacing w:val="22"/>
                                  <w:sz w:val="32"/>
                                </w:rPr>
                                <w:t xml:space="preserve"> </w:t>
                              </w:r>
                              <w:r>
                                <w:rPr>
                                  <w:rFonts w:ascii="Calibri Light" w:hAnsi="Calibri Light"/>
                                  <w:color w:val="FFFFFF"/>
                                  <w:sz w:val="31"/>
                                </w:rPr>
                                <w:t>Clinical</w:t>
                              </w:r>
                              <w:r>
                                <w:rPr>
                                  <w:rFonts w:ascii="Calibri Light" w:hAnsi="Calibri Light"/>
                                  <w:color w:val="FFFFFF"/>
                                  <w:spacing w:val="24"/>
                                  <w:sz w:val="31"/>
                                </w:rPr>
                                <w:t xml:space="preserve"> </w:t>
                              </w:r>
                              <w:r>
                                <w:rPr>
                                  <w:rFonts w:ascii="Calibri Light" w:hAnsi="Calibri Light"/>
                                  <w:color w:val="FFFFFF"/>
                                  <w:sz w:val="31"/>
                                </w:rPr>
                                <w:t>Nutrition</w:t>
                              </w:r>
                              <w:r>
                                <w:rPr>
                                  <w:rFonts w:ascii="Calibri Light" w:hAnsi="Calibri Light"/>
                                  <w:color w:val="FFFFFF"/>
                                  <w:spacing w:val="25"/>
                                  <w:sz w:val="31"/>
                                </w:rPr>
                                <w:t xml:space="preserve"> </w:t>
                              </w:r>
                              <w:r>
                                <w:rPr>
                                  <w:rFonts w:ascii="Calibri Light" w:hAnsi="Calibri Light"/>
                                  <w:color w:val="FFFFFF"/>
                                  <w:spacing w:val="-2"/>
                                  <w:sz w:val="31"/>
                                </w:rPr>
                                <w:t>Management</w:t>
                              </w:r>
                            </w:p>
                          </w:txbxContent>
                        </wps:txbx>
                        <wps:bodyPr wrap="square" lIns="0" tIns="0" rIns="0" bIns="0" rtlCol="0">
                          <a:noAutofit/>
                        </wps:bodyPr>
                      </wps:wsp>
                    </wpg:wgp>
                  </a:graphicData>
                </a:graphic>
              </wp:anchor>
            </w:drawing>
          </mc:Choice>
          <mc:Fallback>
            <w:pict>
              <v:group w14:anchorId="3842C85B" id="Group 10" o:spid="_x0000_s1026" style="position:absolute;margin-left:145.15pt;margin-top:24.05pt;width:638.85pt;height:309.2pt;z-index:-251644928;mso-wrap-distance-left:0;mso-wrap-distance-right:0;mso-position-horizontal-relative:page" coordsize="81133,39268"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">
                <v:shape id="Graphic 11" o:spid="_x0000_s1027" style="position:absolute;top:6812;width:81133;height:30493;visibility:visible;mso-wrap-style:square;v-text-anchor:top" coordsize="8113395,3049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" path="m74371,2688793r-37186,l37185,2716504r572,4331l41833,2730373r11037,9525l74371,2744228r,-55435xem74371,2605633r-584,-16027l69723,2581376r-11049,-3035l37185,2577909r-5816,432l18592,2581376r-12789,8230l,2605633r74371,xem74371,2467025r-74371,l,2494750r74371,l74371,2467025xem74371,2356154r-74371,l5803,2372182r12789,8229l31369,2383434r5816,445l58674,2383434r11049,-3023l73787,2372182r584,-16028xem74371,2245271r-584,-4331l69723,2231415r-11049,-9525l37185,2217559,,2245271r5803,16027l18592,2269528r12777,3035l37185,2272995r21489,-432l69723,2269528r4064,-8230l74371,2245271xem74371,2134400r-584,-4331l69723,2120544r-11049,-9538l37185,2106676,,2134400r5803,16027l18592,2158657r12777,3022l37185,2162124r21489,-445l69723,2158657r4064,-8230l74371,2134400xem74371,2023516r-584,-4331l69723,2009660r-11049,-9525l37185,1995805,,2023516r5803,16027l18592,2047773r12777,3035l37185,2051240r21489,-432l69723,2047773r4064,-8230l74371,2023516xem74371,1912645r-584,-4331l69723,1898789r-11049,-9537l37185,1884921,,1912645r5803,16027l18592,1936902r12777,3023l37185,1940369r21489,-444l69723,1936902r4064,-8230l74371,1912645xem74371,1801761r-584,-16014l69723,1777517r-11049,-3035l37185,1774050r-5816,432l18592,1777517r-12789,8230l,1801761r37185,27724l58674,1825155r11049,-9525l73787,1806092r584,-4331xem74371,1690890r-584,-16027l69723,1666633r-11049,-3035l37185,1663166r-5816,432l18592,1666633r-12789,8230l,1690890r37185,27724l58674,1714284r11049,-9538l73787,1695221r584,-4331xem74371,1580007r-584,-16015l69723,1555762r-11049,-3035l37185,1552295r-5816,432l18592,1555762r-12789,8230l,1580007r37185,27724l58674,1603400r11049,-9525l73787,1584337r584,-4330xem74371,1469136r-584,-16028l69723,1444879r-11049,-3036l37185,1441411r-5816,432l18592,1444879r-12789,8229l,1469136r37185,27711l58674,1492516r11049,-9525l73787,1473466r584,-4330xem74371,1358252l62750,1327073,37185,1316672r-25565,10401l,1358252r74371,xem74371,1247381r-584,-16028l69723,1223124r-11049,-3035l37185,1219657r-5816,432l18592,1223124r-12789,8229l,1247381r74371,xem74371,1108786r-74371,l5803,1124813r12789,8217l31369,1136065r5816,432l58674,1136065r11049,-3035l73787,1124813r584,-16027xem74371,997902r-584,-4331l69723,984046,58674,974521,37185,970191,,997902r5803,16027l18592,1022159r12777,3035l37185,1025626r21489,-432l69723,1022159r4064,-8230l74371,997902xem74371,887031r-584,-4331l69723,873163,58674,863638,37185,859307,,887031r5803,16027l18592,911275r12777,3036l37185,914742r21489,-431l69723,911275r4064,-8217l74371,887031xem74371,776147r-584,-4330l69723,762292,58674,752767,37185,748423,,776147r5803,16028l18592,800404r12777,3036l37185,803871r21489,-431l69723,800404r4064,-8229l74371,776147xem74371,665276r-584,-4330l69723,651408,58674,641883,37185,637552,,665276r5803,16015l18592,689521r12777,3035l37185,692988r21489,-432l69723,689521r4064,-8230l74371,665276xem74371,554393r-584,-16028l69723,530136,58674,527113r-21489,-444l31369,527113r-12777,3023l5803,538365,,554393r5803,16027l18592,578650r12777,3035l37185,582117r21489,-432l69723,578650r4064,-8230l74371,554393xem74371,443522r-584,-16028l69723,419265,58674,416229r-21489,-431l31369,416229r-12777,3036l5803,427494,,443522r37185,27711l58674,466902r11049,-9525l73787,447852r584,-4330xem74371,304914r-21501,444l41833,308381r-4076,8230l37185,332638r,27724l58674,359930r11049,-3035l73787,348665r584,-16027l74371,304914xem148742,2799664r-37186,l90055,2800096r-11036,3035l74955,2811361r-584,16027l111556,2827388r21501,-4331l144094,2813520r4064,-9525l148742,2799664xem148742,221767l111556,194043r-5816,432l92964,197510r-12789,8230l74371,221767r584,4331l79019,235623r11036,9525l111556,249478r37186,l148742,221767xem223126,2882823r-37198,l185928,2910548r5816,15582l204520,2931337r12789,-5207l223126,2910548r,-27725xem223126,110883r-37198,l185928,166319r37198,l223126,110883xem371868,2965983r-37185,-27724l313182,2938691r-11037,3035l298081,2949956r-584,16027l297497,2993694r22073,-431l334683,2990240r15113,-8230l371868,2965983xem371868,55448l349796,51549,334683,45046,319570,43751,297497,55448r,27711l334683,83159r21501,-4331l367220,69303r4064,-9525l371868,55448xem499122,3005391r-1740,-8229l488657,2994139r-5219,-445l446252,2993694r,27725l483438,3021419r15684,-16028xem499122,32054l483438,27724r-584,-16028l478790,3467,467741,444,446252,r,27724l446824,43751r4076,8230l461937,55016r21501,432l488657,51117r8725,-9538l499122,32054xem669378,3021419r-5816,-16028l650773,2997162r-12776,-3023l632180,2993694r-21488,445l599643,2997162r-4064,8229l594995,3021419r584,4330l599643,3035274r11049,9538l632180,3049143r37198,-27724xem669378,27724l663562,11696,650773,3467,637997,444,632180,,610692,444,599643,3467r-4064,8229l594995,27724r584,4330l599643,41579r11049,9538l632180,55448,669378,27724xem818121,3021419r-5804,-16028l799528,2997162r-12776,-3023l780935,2993694r-21501,445l748398,2997162r-4064,8229l743750,3021419r584,4330l748398,3035274r11036,9538l780935,3049143r37186,-27724xem966876,3021419r-5817,-16028l948283,2997162r-12789,-3023l929690,2993694r-21501,445l897153,2997162r-4077,8229l892505,3021419r571,4330l897153,3035274r11036,9538l929690,3049143r37186,-27724xem1115631,3021419r-584,-16028l1110983,2997162r-11049,-3023l1078433,2993694r-21489,445l1045895,2997162r-4064,8229l1041247,3021419r37186,27724l1099934,3044812r11049,-9538l1115047,3025749r584,-4330xem1264373,3021419r-571,-16028l1259725,2997162r-11036,-3023l1227188,2993694r-5804,445l1208595,2997162r-12776,8229l1190002,3021419r37186,27724l1248689,3044812r11036,-9538l1263802,3025749r571,-4330xem1413129,3021419r-585,-16028l1408480,2997162r-11036,-3023l1375943,2993694r-5817,445l1357350,2997162r-12789,8229l1338757,3021419r37186,27724l1397444,3044812r11036,-9538l1412544,3025749r585,-4330xem1561884,3021419r-585,-16028l1557235,2997162r-11049,-3023l1524698,2993694r-5817,445l1506093,2997162r-12777,8229l1487500,3021419r37198,27724l1546186,3044812r11049,-9538l1561299,3025749r585,-4330xem1710626,3021419r-571,-16028l1705978,2997162r-11036,-3023l1673440,2993694r-5803,445l1654848,2997162r-12777,8229l1636255,3021419r37185,27724l1694942,3044812r11036,-9538l1710055,3025749r571,-4330xem1859381,3021419r-584,-16028l1854733,2997162r-11036,-3023l1822196,2993694r,55449l1843697,3044812r11036,-9538l1858797,3025749r584,-4330xem2008136,2993694r-37185,l1970951,3049143r37185,l2008136,2993694xem2156879,2993694r-21489,445l2124341,2997162r-4064,8229l2119693,3021419r584,4330l2124341,3035274r11049,9538l2156879,3049143r,-55449xem2342819,3021419r-5803,-16028l2324227,2997162r-12777,-3023l2305634,2993694r-21501,445l2273096,2997162r-4064,8229l2268448,3021419r584,4330l2273096,3035274r11037,9538l2305634,3049143r37185,-27724xem2491575,3021419r-5817,-16028l2472982,2997162r-12789,-3023l2454389,2993694r-21501,445l2421852,2997162r-4077,8229l2417203,3021419r572,4330l2421852,3035274r11036,9538l2454389,3049143r37186,-27724xem2640330,3021419r-5817,-16028l2621737,2997162r-12789,-3023l2603144,2993694r-21501,445l2570594,2997162r-4064,8229l2565946,3021419r584,4330l2570594,3035274r11049,9538l2603144,3049143r37186,-27724xem2789072,3021419r-5804,-16028l2770479,2997162r-12776,-3023l2751886,2993694r-21501,445l2719349,2997162r-4064,8229l2714701,3021419r584,4330l2719349,3035274r11036,9538l2751886,3049143r37186,-27724xem2937827,3021419r-584,-16028l2933179,2997162r-11036,-3023l2900642,2993694r-5817,445l2882049,2997162r-12789,8229l2863456,3021419r37186,27724l2922143,3044812r11036,-9538l2937243,3025749r584,-4330xem3086582,3021419r-584,-16028l3081934,2997162r-11049,-3023l3049397,2993694r-5817,445l3030791,2997162r-12776,8229l3012198,3021419r37199,27724l3070885,3044812r11049,-9538l3085998,3025749r584,-4330xem3235325,3021419r-572,-16028l3230676,2997162r-11036,-3023l3198139,2993694r-5804,445l3179546,2997162r-12776,8229l3160953,3021419r37186,27724l3219640,3044812r11036,-9538l3234753,3025749r572,-4330xem3384080,3021419r-584,-16028l3379432,2997162r-11037,-3023l3346894,2993694r-5816,445l3328301,2997162r-12789,8229l3309709,3021419r37185,27724l3368395,3044812r11037,-9538l3383496,3025749r584,-4330xem3532835,3021419r-584,-16028l3528187,2997162r-11049,-3023l3495649,2993694r-5816,445l3477056,2997162r-12788,8229l3458451,3021419r37198,27724l3517138,3044812r11049,-9538l3532251,3025749r584,-4330xem3681577,3021419r-571,-16028l3676929,2997162r-11036,-3023l3644392,2993694r,55449l3665893,3044812r11036,-9538l3681006,3025749r571,-4330xem3830332,2993694r-21501,445l3797795,2997162r-4064,8229l3793147,3021419r584,4330l3797795,3035274r11036,9538l3830332,3049143r,-55449xem3941584,3021419r-546,-16028l3937177,2997162r-10502,-3023l3906240,2993694r-19888,8675l3879723,3021419r6629,19062l3906240,3049143r20435,-4331l3937177,3035274r3861,-9525l3941584,3021419xem4016273,3021419r-5817,-16028l3997680,2997162r-12789,-3023l3979087,2993694r-21501,445l3946550,2997162r-4077,8229l3941902,3021419r571,4330l3946550,3035274r11036,9538l3979087,3049143r37186,-27724xem4082999,3021419r-559,-16028l4078579,2997162r-10490,-3023l4047642,2993694r,55449l4068089,3044812r10490,-9538l4082440,3025749r559,-4330xem4165028,3021419r-5816,-16028l4146435,2997162r-12789,-3023l4127843,2993694r-21502,445l4095292,2997162r-4064,8229l4090644,3021419r584,4330l4095292,3035274r11049,9538l4127843,3049143r37185,-27724xem4224401,2993694r-35344,l4189057,3049143r20434,-4331l4219981,3035274r3874,-9525l4224401,3021419r,-27725xem4313771,3021419r-5804,-16028l4295178,2997162r-12776,-3023l4276585,2993694r-21501,445l4244048,2997162r-4064,8229l4239399,3021419r585,4330l4244048,3035274r11036,9538l4276585,3049143r37186,-27724xem4365815,2993694r-20434,445l4334878,2997162r-3861,8229l4330458,3021419r559,4330l4334878,3035274r10503,9538l4365815,3049143r,-55449xem4462526,3021419r-5804,-16028l4443933,2997162r-12789,-3023l4425340,2993694r-21501,445l4392803,2997162r-4077,8229l4388155,3021419r571,4330l4392803,3035274r11036,9538l4425340,3049143r37186,-27724xem4611281,3021419r-5817,-16028l4592688,2997162r-12789,-3023l4574095,2993694r-21501,445l4541545,2997162r-4064,8229l4537430,3006534r-381,-1143l4524895,2997162r-12153,-3023l4507217,2993694r-20434,445l4476293,2997162r-3874,8229l4471873,3021419r546,4330l4476293,3035274r10490,9538l4507217,3049143r30213,-23699l4537481,3025749r4064,9525l4552594,3044812r21501,4331l4611281,3021419xem4683976,3021419r-5525,-16028l4666297,2997162r-12141,-3023l4648632,2993694r-20447,445l4617694,2997162r-3873,8229l4613275,3021419r546,4330l4617694,3035274r10491,9538l4648632,3049143r35344,-27724xem4825390,3021419r-5524,-16028l4807712,2997162r-12154,-3023l4790033,2993694r-20434,445l4759096,2997162r-3861,8229l4755134,3007957r-915,-2566l4741430,2997162r-12776,-3023l4722838,2993694r-21501,445l4690300,2997162r-4064,8229l4685652,3021419r584,4330l4690300,3035274r11037,9538l4722838,3049143r32296,-24080l4755235,3025749r3861,9525l4769599,3044812r20434,4331l4825390,3021419xem4966792,3021419r-5525,-16028l4949114,2997162r-12154,-3023l4931435,2993694r-20434,445l4900511,2997162r-3874,8229l4896091,3021419r546,4330l4900511,3035274r10490,9538l4931435,3049143r35357,-27724xem5108206,3021419r-558,-16028l5103787,2997162r-10503,-3023l5072850,2993694r-5525,445l5055171,2997162r-12154,8229l5037493,3021419r35357,27724l5093284,3044812r10503,-9538l5107648,3025749r558,-4330xem5249608,3021419r-559,-16028l5245189,2997162r-10491,-3023l5214251,2993694r-5524,445l5196573,2997162r-12141,8229l5178907,3021419r35344,27724l5234698,3044812r10491,-9538l5249049,3025749r559,-4330xem5391010,3021419r-546,-16028l5386590,2997162r-10490,-3023l5355666,2993694r-5525,445l5337988,2997162r-12154,8229l5320309,3021419r35357,27724l5376100,3044812r10490,-9538l5390464,3025749r546,-4330xem5532425,3021419r-559,-16028l5528005,2997162r-10503,-3023l5497068,2993694r-5525,445l5479389,2997162r-12154,8229l5461724,3021419r35344,27724l5517502,3044812r10503,-9538l5531866,3025749r559,-4330xem5673826,3021419r-546,-16028l5669407,2997162r-10490,-3023l5638482,2993694r-5524,445l5620804,2997162r-12154,8229l5603125,3021419r35357,27724l5658917,3044812r10490,-9538l5673280,3025749r546,-4330xem5815241,3021419r-559,-16028l5810821,2997162r-10503,-3023l5779884,2993694r,55449l5800318,3044812r10503,-9538l5814682,3025749r559,-4330xem5956643,2993694r-20435,445l5925705,2997162r-3860,8229l5921286,3021419r559,4330l5925705,3035274r10503,9538l5956643,3049143r,-55449xem6098044,2993694r-20434,445l6067120,2997162r-3874,8229l6062700,3021419r546,4330l6067120,3035274r10490,9538l6098044,3049143r,-55449xem6274803,3021419r-5524,-16028l6257137,2997162r-12154,-3023l6239459,2993694r-20434,445l6208522,2997162r-3861,8229l6204102,3021419r559,4330l6208522,3035274r10503,9538l6239459,3049143r35344,-27724xem6416218,3021419r-5525,-16028l6398539,2997162r-12154,-3023l6380861,2993694r-20434,445l6349936,2997162r-3873,8229l6345517,3021419r546,4330l6349936,3035274r10491,9538l6380861,3049143r35357,-27724xem6557619,3021419r-5524,-16028l6539941,2997162r-12141,-3023l6522275,2993694r-20447,445l6491338,2997162r-3873,8229l6486919,3021419r546,4330l6491338,3035274r10490,9538l6522275,3049143r35344,-27724xem6699034,3021419r-5525,-16028l6681356,2997162r-12154,-3023l6663677,2993694r-20434,445l6632740,2997162r-3861,8229l6628320,3021419r559,4330l6632740,3035274r10503,9538l6663677,3049143r35357,-27724xem6840436,3021419r-546,-16028l6836016,2997162r-10490,-3023l6805079,2993694r-5525,445l6787413,2997162r-12154,8229l6769735,3021419r35344,27724l6825526,3044812r10490,-9538l6839890,3025749r546,-4330xem6981838,3021419r-547,-16028l6977418,2997162r-10490,-3023l6946493,2993694r-5524,445l6928815,2997162r-12154,8229l6911137,3021419r35356,27724l6966928,3044812r10490,-9538l6981291,3025749r547,-4330xem7123252,3021419r-559,-16028l7118832,2997162r-10490,-3023l7087895,2993694r-5524,445l7070217,2997162r-12141,8229l7052551,3021419r35344,27724l7108342,3044812r10490,-9538l7122693,3025749r559,-4330xem7264654,3021419r-546,-16028l7260234,2997162r-10490,-3023l7229310,2993694r-5525,445l7211631,2997162r-12154,8229l7193953,3021419r35357,27724l7249744,3044812r10490,-9538l7264108,3025749r546,-4330xem7406068,3021419r-558,-16028l7401649,2997162r-10503,-3023l7370712,2993694r-5525,445l7353033,2997162r-12154,8229l7335367,3021419r35345,27724l7391146,3044812r10503,-9538l7405510,3025749r558,-4330xem7406068,27724r-558,-16028l7401649,3467,7391146,444,7370712,r,55448l7391146,51117r10503,-9538l7405510,32054r558,-4330xem7547470,2993694r-20434,445l7516533,2997162r-3861,8229l7512126,3021419r546,4330l7516533,3035274r10503,9538l7547470,3049143r,-55449xem7547470,r-35344,l7512126,55448r35344,l7547470,xem7703794,3009722r-14909,-16028l7653528,2993694r,27725l7688885,3021419r4965,-432l7702131,3017951r1663,-8229xem7703794,23393r-1663,-9525l7693850,4343,7688885,r-20447,444l7657947,3467r-3873,8229l7653528,27724r,27724l7688885,55448r,-27724l7703794,23393xem7830286,2993694r-558,-43738l7794930,2938259r-4966,16027l7781671,2962516r-1651,3035l7794930,2965983r558,16027l7799349,2990240r10503,3023l7830286,2993694xem7830286,55448l7809852,43751r-10503,1295l7795488,51549r-558,3899l7780020,59778r1651,9525l7789964,78828r4966,4331l7830286,83159r,-27711xem7962849,2896679r-6629,-9525l7936344,2882823r-35357,l7900987,2910548r5525,15582l7918666,2931337r12154,-5207l7936344,2910548r19876,-4331l7962849,2896679xem7962849,135140r-6629,-8229l7936344,110883r-35357,l7900987,166319r35357,l7936344,138607r19876,-431l7962849,135140xem8042402,2799664r-70714,l7972247,2803995r3861,9525l7986611,2823057r20434,4331l8042402,2827388r,-27724xem8042402,221767r-5525,-16027l8024723,197510r-12153,-3035l8007045,194043r-35357,27724l7971688,249478r70714,l8042402,221767xem8113103,2716504r-5525,-16027l8095424,2692247r-12154,-3022l8077746,2688793r-35344,l8042402,2744228r20980,-4330l8092110,2720835r20993,-4331xem8113103,2605633r-559,-16027l8108683,2581376r-10503,-3035l8077746,2577909r-5525,432l8060068,2581376r-12142,8230l8042402,2605633r70701,xem8113103,2467025r-70701,l8042402,2494750r70701,l8113103,2467025xem8113103,2356154r-70701,l8047926,2372182r12142,8229l8072221,2383434r5525,445l8098180,2383434r10503,-3023l8112544,2372182r559,-16028xem8113103,2245271r-559,-4331l8108683,2231415r-10503,-9525l8077746,2217559r-35344,27712l8047926,2261298r12142,8230l8072221,2272563r5525,432l8098180,2272563r10503,-3035l8112544,2261298r559,-16027xem8113103,2134400r-559,-4331l8108683,2120544r-10503,-9538l8077746,2106676r-35344,27724l8047926,2150427r12142,8230l8072221,2161679r5525,445l8098180,2161679r10503,-3022l8112544,2150427r559,-16027xem8113103,2023516r-559,-4331l8108683,2009660r-10503,-9525l8077746,1995805r-35344,27711l8047926,2039543r12142,8230l8072221,2050808r5525,432l8098180,2050808r10503,-3035l8112544,2039543r559,-16027xem8113103,1912645r-559,-4331l8108683,1898789r-10503,-9537l8077746,1884921r-35344,27724l8047926,1928672r12142,8230l8072221,1939925r5525,444l8098180,1939925r10503,-3023l8112544,1928672r559,-16027xem8113103,1801761r-559,-16014l8108683,1777517r-10503,-3035l8077746,1774050r-5525,432l8060068,1777517r-12142,8230l8042402,1801761r35344,27724l8098180,1825155r10503,-9525l8112544,1806092r559,-4331xem8113103,1690890r-559,-16027l8108683,1666633r-10503,-3035l8077746,1663166r-5525,432l8060068,1666633r-12142,8230l8042402,1690890r35344,27724l8098180,1714284r10503,-9538l8112544,1695221r559,-4331xem8113103,1580007r-559,-16015l8108683,1555762r-10503,-3035l8077746,1552295r-5525,432l8060068,1555762r-12142,8230l8042402,1580007r35344,27724l8098180,1603400r10503,-9525l8112544,1584337r559,-4330xem8113103,1469136r-559,-16028l8108683,1444879r-10503,-3036l8077746,1441411r-5525,432l8060068,1444879r-12142,8229l8042402,1469136r35344,27711l8098180,1492516r10503,-9525l8112544,1473466r559,-4330xem8113103,1358252r-11049,-31179l8077746,1316672r-24308,10401l8042402,1358252r70701,xem8113103,1247381r-559,-16028l8108683,1223124r-10503,-3035l8077746,1219657r-5525,432l8060068,1223124r-12142,8229l8042402,1247381r70701,xem8113103,1108786r-70701,l8047926,1124813r12142,8217l8072221,1136065r5525,432l8098180,1136065r10503,-3035l8112544,1124813r559,-16027xem8113103,997902r-559,-4331l8108683,984046r-10503,-9525l8077746,970191r-35344,27711l8047926,1013929r12142,8230l8072221,1025194r5525,432l8098180,1025194r10503,-3035l8112544,1013929r559,-16027xem8113103,887031r-559,-4331l8108683,873163r-10503,-9525l8077746,859307r-35344,27724l8047926,903058r12142,8217l8072221,914311r5525,431l8098180,914311r10503,-3036l8112544,903058r559,-16027xem8113103,776147r-559,-4330l8108683,762292r-10503,-9525l8077746,748423r-35344,27724l8047926,792175r12142,8229l8072221,803440r5525,431l8098180,803440r10503,-3036l8112544,792175r559,-16028xem8113103,665276r-559,-4330l8108683,651408r-10503,-9525l8077746,637552r-35344,27724l8047926,681291r12142,8230l8072221,692556r5525,432l8098180,692556r10503,-3035l8112544,681291r559,-16015xem8113103,554393r-559,-16028l8108683,530136r-10503,-3023l8077746,526669r-5525,444l8060068,530136r-12142,8229l8042402,554393r5524,16027l8060068,578650r12153,3035l8077746,582117r20434,-432l8108683,578650r3861,-8230l8113103,554393xem8113103,443522r-559,-16028l8108683,419265r-10503,-3036l8077746,415798r-5525,431l8060068,419265r-12142,8229l8042402,443522r35344,27711l8098180,466902r10503,-9525l8112544,447852r559,-4330xem8113103,332638r-20993,-16027l8077746,308381r-14364,-3023l8042402,304914r,27724l8042948,348665r3873,8230l8057312,359930r20434,432l8113103,332638xe" fillcolor="#bfbfbf" stroked="f">
                  <v:path arrowok="t"/>
                </v:shape>
                <v:shape id="Graphic 12" o:spid="_x0000_s1028" style="position:absolute;left:19281;top:35343;width:42844;height:3924;visibility:visible;mso-wrap-style:square;v-text-anchor:top" coordsize="4284345,392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" path="m4131585,l173960,,141443,12420,109531,44332,78826,87709,49933,134526,23456,176756,,206375r23456,28090l78826,314722r30705,38409l141443,381220r32517,10893l4131585,392113r66105,-53493l4233352,289585r30443,-48044l4283801,206375r-20006,-37313l4233352,115900,4197690,60756,4162028,17500,4131585,xe" fillcolor="#333f50" stroked="f">
                  <v:path arrowok="t"/>
                </v:shape>
                <v:shape id="Graphic 13" o:spid="_x0000_s1029" style="position:absolute;left:6984;top:5987;width:25095;height:1860;visibility:visible;mso-wrap-style:square;v-text-anchor:top" coordsize="2509520,186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" path="m84620,103187l,20637,,185737,84620,103187xem1488528,80911r-3175,-11925l1478368,62865r-6997,-2261l1468196,60274r-11430,6451l1452943,80911r3823,14199l1468196,101549r20332,-20638xem1569859,80911r-3175,-11925l1559699,62865r-6997,-2261l1549527,60274r-11748,330l1531734,62865r-2223,6121l1529194,80911r317,3226l1531734,91236r6045,7100l1549527,101549r20332,-20638xem1651190,80911r-317,-11925l1648650,62865r-6045,-2261l1630857,60274r-3175,330l1620685,62865r-6985,6121l1610525,80911r20332,20638l1642605,98336r6045,-7100l1650873,84137r317,-3226xem1732521,80911r-318,-11925l1729981,62865r-6045,-2261l1712188,60274r-3175,330l1702015,62865r-6985,6121l1691855,80911r20333,20638l1723936,98336r6045,-7100l1732203,84137r318,-3226xem1813852,80911r-318,-11925l1811299,62865r-6033,-2261l1793519,60274r-3188,330l1783346,62865r-6985,6121l1773186,80911r20333,20638l1805266,98336r6033,-7100l1813534,84137r318,-3226xem1895170,80911r-318,-11925l1892630,62865r-6033,-2261l1874850,60274r-3188,330l1864677,62865r-6985,6121l1854517,80911r20333,20638l1886597,98336r6033,-7100l1894852,84137r318,-3226xem1976501,80911r-318,-11925l1973961,62865r-6033,-2261l1956168,60274r,41275l1967928,98336r6033,-7100l1976183,84137r318,-3226xem2509151,82550l2426601,r,165100l2509151,82550xe" fillcolor="#bfbfb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0" type="#_x0000_t75" style="position:absolute;left:30215;top:14438;width:18151;height:16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">
                  <v:imagedata r:id="rId13" o:title=""/>
                </v:shape>
                <v:shape id="Image 15" o:spid="_x0000_s1031" type="#_x0000_t75" style="position:absolute;left:9223;top:318;width:10058;height:10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">
                  <v:imagedata r:id="rId14" o:title=""/>
                </v:shape>
                <v:shape id="Image 16" o:spid="_x0000_s1032" type="#_x0000_t75" style="position:absolute;left:34290;top:318;width:10058;height:10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">
                  <v:imagedata r:id="rId15" o:title=""/>
                </v:shape>
                <v:shape id="Image 17" o:spid="_x0000_s1033" type="#_x0000_t75" style="position:absolute;left:60088;width:10040;height:10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">
                  <v:imagedata r:id="rId16" o:title=""/>
                </v:shape>
                <v:shape id="Graphic 18" o:spid="_x0000_s1034" style="position:absolute;left:25696;top:6193;width:31592;height:1651;visibility:visible;mso-wrap-style:square;v-text-anchor:top" coordsize="3159125,16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" path="m35572,62992l32397,51054,25412,44932,18415,42672r-3175,-318l3810,48806,,62992,3810,77177r11430,6452l35572,62992xem116903,62992l113728,51054r-6985,-6122l99745,42672r-3175,-318l84823,42672r-6045,2260l76555,51054r-317,11938l76555,66217r2223,7087l84823,80403r11747,3226l116903,62992xem198234,62992r-318,-11938l195694,44932r-6033,-2260l177901,42354r-3175,318l167741,44932r-6998,6122l157568,62992r20333,20637l189661,80403r6033,-7099l197916,66217r318,-3225xem279565,62992r-318,-11938l277025,44932r-6046,-2260l259232,42354r-3175,318l249059,44932r-6985,6122l238899,62992r20333,20637l270979,80403r6046,-7099l279247,66217r318,-3225xem360895,62992r-317,-11938l358343,44932r-6033,-2260l340563,42354r-3175,318l330390,44932r-6985,6122l320230,62992r20333,20637l352310,80403r6033,-7099l360578,66217r317,-3225xem442226,62992r-330,-11938l439674,44932r-6033,-2260l421894,42354r-3188,318l411721,44932r-6985,6122l401561,62992r20333,20637l433641,80403r6033,-7099l441896,66217r330,-3225xem523544,62992r-317,-11938l521004,44932r-6032,-2260l503212,42354r,41275l514972,80403r6032,-7099l523227,66217r317,-3225xem2052942,82550r-3175,-11938l2042782,64490r-6985,-2260l2032622,61912r-11443,6439l2017369,82550r3810,14185l2032622,103187r20320,-20637xem2134273,82550r-3175,-11938l2124113,64490r-6998,-2260l2113940,61912r-11748,318l2096147,64490r-2222,6122l2093607,82550r318,3225l2096147,92862r6045,7099l2113940,103187r20333,-20637xem2215604,82550r-318,-11938l2213064,64490r-6033,-2260l2195271,61912r-3175,318l2185111,64490r-6998,6122l2174938,82550r20333,20637l2207031,99961r6033,-7099l2215286,85775r318,-3225xem2296934,82550r-317,-11938l2294394,64490r-6032,-2260l2276602,61912r-3175,318l2266442,64490r-6998,6122l2256269,82550r20333,20637l2288362,99961r6032,-7099l2296617,85775r317,-3225xem2378265,82550r-317,-11938l2375725,64490r-6045,-2260l2357932,61912r-3175,318l2347760,64490r-6985,6122l2337600,82550r20332,20637l2369680,99961r6045,-7099l2377948,85775r317,-3225xem2459596,82550r-318,-11938l2457056,64490r-6045,-2260l2439263,61912r-3175,318l2429091,64490r-6985,6122l2418931,82550r20332,20637l2451011,99961r6045,-7099l2459278,85775r318,-3225xem2556205,83629r-3175,-11925l2546032,65570r-6985,-2261l2535872,62992r-609,342l2532342,62230r-11748,-318l2520594,103187r8979,-2464l2535872,104267r20333,-20638xem2637536,83629r-3188,-11925l2627363,65570r-6985,-2261l2617203,62992r-11760,317l2599410,65570r-2222,6134l2596870,83629r318,3226l2599410,93941r6033,7100l2617203,104267r20333,-20638xem2718854,83629r-318,-11925l2716314,65570r-6033,-2261l2698534,62992r-3188,317l2688361,65570r-6985,6134l2678201,83629r20333,20638l2710281,101041r6033,-7100l2718536,86855r318,-3226xem2800185,83629r-318,-11925l2797645,65570r-6033,-2261l2779852,62992r-3175,317l2769692,65570r-6985,6134l2759519,83629r20333,20638l2791612,101041r6033,-7100l2799867,86855r318,-3226xem2881515,83629r-317,-11925l2878975,65570r-6032,-2261l2861183,62992r-3175,317l2851023,65570r-6998,6134l2840850,83629r20333,20638l2872943,101041r6032,-7100l2881198,86855r317,-3226xem2962846,83629r-317,-11925l2960306,65570r-6032,-2261l2942513,62992r-3175,317l2932353,65570r-6997,6134l2922181,83629r20332,20638l2954274,101041r6032,-7100l2962529,86855r317,-3226xem3044177,83629r-318,-11925l3041637,65570r-6045,-2261l3023844,62992r,41275l3035592,101041r6045,-7100l3043859,86855r318,-3226xem3158528,82550l3075978,r,165100l3158528,82550xe" fillcolor="#bfbfbf" stroked="f">
                  <v:path arrowok="t"/>
                </v:shape>
                <v:shapetype id="_x0000_t202" coordsize="21600,21600" o:spt="202" path="m,l,21600r21600,l21600,xe">
                  <v:stroke joinstyle="miter"/>
                  <v:path gradientshapeok="t" o:connecttype="rect"/>
                </v:shapetype>
                <v:shape id="Textbox 19" o:spid="_x0000_s1035" type="#_x0000_t202" style="position:absolute;left:26067;top:36107;width:29407;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0F4F86F5" w14:textId="77777777" w:rsidR="00314A1D" w:rsidRDefault="00314A1D" w:rsidP="00314A1D">
                        <w:pPr>
                          <w:rPr>
                            <w:rFonts w:ascii="Calibri Light" w:hAnsi="Calibri Light"/>
                            <w:sz w:val="31"/>
                          </w:rPr>
                        </w:pPr>
                        <w:r>
                          <w:rPr>
                            <w:rFonts w:ascii="Calibri Light" w:hAnsi="Calibri Light"/>
                            <w:color w:val="FFFFFF"/>
                            <w:sz w:val="31"/>
                          </w:rPr>
                          <w:t>360</w:t>
                        </w:r>
                        <w:r>
                          <w:rPr>
                            <w:b/>
                            <w:color w:val="FFFFFF"/>
                            <w:sz w:val="32"/>
                          </w:rPr>
                          <w:t>°</w:t>
                        </w:r>
                        <w:r>
                          <w:rPr>
                            <w:b/>
                            <w:color w:val="FFFFFF"/>
                            <w:spacing w:val="22"/>
                            <w:sz w:val="32"/>
                          </w:rPr>
                          <w:t xml:space="preserve"> </w:t>
                        </w:r>
                        <w:r>
                          <w:rPr>
                            <w:rFonts w:ascii="Calibri Light" w:hAnsi="Calibri Light"/>
                            <w:color w:val="FFFFFF"/>
                            <w:sz w:val="31"/>
                          </w:rPr>
                          <w:t>Clinical</w:t>
                        </w:r>
                        <w:r>
                          <w:rPr>
                            <w:rFonts w:ascii="Calibri Light" w:hAnsi="Calibri Light"/>
                            <w:color w:val="FFFFFF"/>
                            <w:spacing w:val="24"/>
                            <w:sz w:val="31"/>
                          </w:rPr>
                          <w:t xml:space="preserve"> </w:t>
                        </w:r>
                        <w:r>
                          <w:rPr>
                            <w:rFonts w:ascii="Calibri Light" w:hAnsi="Calibri Light"/>
                            <w:color w:val="FFFFFF"/>
                            <w:sz w:val="31"/>
                          </w:rPr>
                          <w:t>Nutrition</w:t>
                        </w:r>
                        <w:r>
                          <w:rPr>
                            <w:rFonts w:ascii="Calibri Light" w:hAnsi="Calibri Light"/>
                            <w:color w:val="FFFFFF"/>
                            <w:spacing w:val="25"/>
                            <w:sz w:val="31"/>
                          </w:rPr>
                          <w:t xml:space="preserve"> </w:t>
                        </w:r>
                        <w:r>
                          <w:rPr>
                            <w:rFonts w:ascii="Calibri Light" w:hAnsi="Calibri Light"/>
                            <w:color w:val="FFFFFF"/>
                            <w:spacing w:val="-2"/>
                            <w:sz w:val="31"/>
                          </w:rPr>
                          <w:t>Management</w:t>
                        </w:r>
                      </w:p>
                    </w:txbxContent>
                  </v:textbox>
                </v:shape>
                <w10:wrap type="topAndBottom" anchorx="page"/>
              </v:group>
            </w:pict>
          </mc:Fallback>
        </mc:AlternateContent>
      </w:r>
    </w:p>
    <w:p w14:paraId="73455A63" w14:textId="77777777" w:rsidR="00314A1D" w:rsidRDefault="00314A1D" w:rsidP="00314A1D">
      <w:pPr>
        <w:rPr>
          <w:rFonts w:ascii="Calibri Light"/>
          <w:sz w:val="20"/>
        </w:rPr>
        <w:sectPr w:rsidR="00314A1D" w:rsidSect="00ED6BC5">
          <w:pgSz w:w="19200" w:h="10800" w:orient="landscape"/>
          <w:pgMar w:top="700" w:right="0" w:bottom="280" w:left="160" w:header="720" w:footer="720" w:gutter="0"/>
          <w:cols w:space="720"/>
        </w:sectPr>
      </w:pPr>
    </w:p>
    <w:p w14:paraId="4C950396" w14:textId="77777777" w:rsidR="00840D55" w:rsidRDefault="00840D55" w:rsidP="00840D55">
      <w:pPr>
        <w:pStyle w:val="BodyText"/>
        <w:spacing w:line="870" w:lineRule="exact"/>
        <w:ind w:left="417"/>
        <w:rPr>
          <w:rFonts w:ascii="Montserrat"/>
          <w:color w:val="072C62"/>
          <w:lang w:val="fr-FR"/>
        </w:rPr>
      </w:pPr>
      <w:r w:rsidRPr="00840D55">
        <w:rPr>
          <w:rFonts w:ascii="Montserrat"/>
          <w:color w:val="072C62"/>
          <w:lang w:val="fr-FR"/>
        </w:rPr>
        <w:lastRenderedPageBreak/>
        <w:t>Support individualis</w:t>
      </w:r>
      <w:r w:rsidRPr="00840D55">
        <w:rPr>
          <w:rFonts w:ascii="Montserrat"/>
          <w:color w:val="072C62"/>
          <w:lang w:val="fr-FR"/>
        </w:rPr>
        <w:t>é</w:t>
      </w:r>
      <w:r w:rsidRPr="00840D55">
        <w:rPr>
          <w:rFonts w:ascii="Montserrat"/>
          <w:color w:val="072C62"/>
          <w:lang w:val="fr-FR"/>
        </w:rPr>
        <w:t xml:space="preserve"> </w:t>
      </w:r>
      <w:r>
        <w:rPr>
          <w:rFonts w:ascii="Montserrat"/>
          <w:color w:val="072C62"/>
          <w:lang w:val="fr-FR"/>
        </w:rPr>
        <w:t xml:space="preserve">en nutrition clinique </w:t>
      </w:r>
      <w:r w:rsidRPr="00840D55">
        <w:rPr>
          <w:rFonts w:ascii="Montserrat"/>
          <w:color w:val="072C62"/>
          <w:lang w:val="fr-FR"/>
        </w:rPr>
        <w:t>dans tous le parcour</w:t>
      </w:r>
      <w:r>
        <w:rPr>
          <w:rFonts w:ascii="Montserrat"/>
          <w:color w:val="072C62"/>
          <w:lang w:val="fr-FR"/>
        </w:rPr>
        <w:t>s de soins</w:t>
      </w:r>
    </w:p>
    <w:p w14:paraId="1BFF09CD" w14:textId="77777777" w:rsidR="00840D55" w:rsidRPr="00840D55" w:rsidRDefault="00840D55" w:rsidP="00840D55">
      <w:pPr>
        <w:pStyle w:val="BodyText"/>
        <w:spacing w:line="870" w:lineRule="exact"/>
        <w:ind w:left="417"/>
        <w:rPr>
          <w:rFonts w:ascii="Montserrat"/>
          <w:lang w:val="fr-FR"/>
        </w:rPr>
      </w:pPr>
    </w:p>
    <w:p w14:paraId="48420791" w14:textId="5D0955E3" w:rsidR="00314A1D" w:rsidRPr="00840D55" w:rsidRDefault="00840D55" w:rsidP="00840D55">
      <w:pPr>
        <w:spacing w:before="476" w:line="242" w:lineRule="auto"/>
        <w:ind w:left="2977" w:right="3662" w:hanging="142"/>
        <w:jc w:val="center"/>
        <w:rPr>
          <w:rFonts w:ascii="Calibri Light"/>
          <w:sz w:val="48"/>
          <w:szCs w:val="36"/>
        </w:rPr>
      </w:pPr>
      <w:r w:rsidRPr="00840D55">
        <w:rPr>
          <w:rFonts w:ascii="Calibri Light"/>
          <w:color w:val="0070C0"/>
          <w:sz w:val="48"/>
          <w:szCs w:val="36"/>
          <w:lang w:val="fr-FR"/>
        </w:rPr>
        <w:t>En accroissant la compliance de la nutrition clinique de fa</w:t>
      </w:r>
      <w:r w:rsidRPr="00840D55">
        <w:rPr>
          <w:rFonts w:ascii="Calibri Light"/>
          <w:color w:val="0070C0"/>
          <w:sz w:val="48"/>
          <w:szCs w:val="36"/>
          <w:lang w:val="fr-FR"/>
        </w:rPr>
        <w:t>ç</w:t>
      </w:r>
      <w:r w:rsidRPr="00840D55">
        <w:rPr>
          <w:rFonts w:ascii="Calibri Light"/>
          <w:color w:val="0070C0"/>
          <w:sz w:val="48"/>
          <w:szCs w:val="36"/>
          <w:lang w:val="fr-FR"/>
        </w:rPr>
        <w:t>on significative, la solution digitale Dim3 a un impact direct sur les nutritions sp</w:t>
      </w:r>
      <w:r w:rsidRPr="00840D55">
        <w:rPr>
          <w:rFonts w:ascii="Calibri Light"/>
          <w:color w:val="0070C0"/>
          <w:sz w:val="48"/>
          <w:szCs w:val="36"/>
          <w:lang w:val="fr-FR"/>
        </w:rPr>
        <w:t>é</w:t>
      </w:r>
      <w:r w:rsidRPr="00840D55">
        <w:rPr>
          <w:rFonts w:ascii="Calibri Light"/>
          <w:color w:val="0070C0"/>
          <w:sz w:val="48"/>
          <w:szCs w:val="36"/>
          <w:lang w:val="fr-FR"/>
        </w:rPr>
        <w:t xml:space="preserve">cifiquement </w:t>
      </w:r>
      <w:r w:rsidRPr="00840D55">
        <w:rPr>
          <w:rFonts w:ascii="Calibri Light"/>
          <w:color w:val="0070C0"/>
          <w:sz w:val="48"/>
          <w:szCs w:val="36"/>
          <w:lang w:val="fr-FR"/>
        </w:rPr>
        <w:t>é</w:t>
      </w:r>
      <w:r w:rsidRPr="00840D55">
        <w:rPr>
          <w:rFonts w:ascii="Calibri Light"/>
          <w:color w:val="0070C0"/>
          <w:sz w:val="48"/>
          <w:szCs w:val="36"/>
          <w:lang w:val="fr-FR"/>
        </w:rPr>
        <w:t>labor</w:t>
      </w:r>
      <w:r w:rsidRPr="00840D55">
        <w:rPr>
          <w:rFonts w:ascii="Calibri Light"/>
          <w:color w:val="0070C0"/>
          <w:sz w:val="48"/>
          <w:szCs w:val="36"/>
          <w:lang w:val="fr-FR"/>
        </w:rPr>
        <w:t>é</w:t>
      </w:r>
      <w:r w:rsidRPr="00840D55">
        <w:rPr>
          <w:rFonts w:ascii="Calibri Light"/>
          <w:color w:val="0070C0"/>
          <w:sz w:val="48"/>
          <w:szCs w:val="36"/>
          <w:lang w:val="fr-FR"/>
        </w:rPr>
        <w:t xml:space="preserve">es pour les patients que ce soit </w:t>
      </w:r>
      <w:r w:rsidRPr="00840D55">
        <w:rPr>
          <w:rFonts w:ascii="Calibri Light"/>
          <w:color w:val="0070C0"/>
          <w:sz w:val="48"/>
          <w:szCs w:val="36"/>
          <w:lang w:val="fr-FR"/>
        </w:rPr>
        <w:t>à</w:t>
      </w:r>
      <w:r w:rsidRPr="00840D55">
        <w:rPr>
          <w:rFonts w:ascii="Calibri Light"/>
          <w:color w:val="0070C0"/>
          <w:sz w:val="48"/>
          <w:szCs w:val="36"/>
          <w:lang w:val="fr-FR"/>
        </w:rPr>
        <w:t xml:space="preserve"> l</w:t>
      </w:r>
      <w:r w:rsidRPr="00840D55">
        <w:rPr>
          <w:rFonts w:ascii="Calibri Light"/>
          <w:color w:val="0070C0"/>
          <w:sz w:val="48"/>
          <w:szCs w:val="36"/>
          <w:lang w:val="fr-FR"/>
        </w:rPr>
        <w:t>’</w:t>
      </w:r>
      <w:r w:rsidRPr="00840D55">
        <w:rPr>
          <w:rFonts w:ascii="Calibri Light"/>
          <w:color w:val="0070C0"/>
          <w:sz w:val="48"/>
          <w:szCs w:val="36"/>
          <w:lang w:val="fr-FR"/>
        </w:rPr>
        <w:t>h</w:t>
      </w:r>
      <w:r w:rsidRPr="00840D55">
        <w:rPr>
          <w:rFonts w:ascii="Calibri Light"/>
          <w:color w:val="0070C0"/>
          <w:sz w:val="48"/>
          <w:szCs w:val="36"/>
          <w:lang w:val="fr-FR"/>
        </w:rPr>
        <w:t>ô</w:t>
      </w:r>
      <w:r w:rsidRPr="00840D55">
        <w:rPr>
          <w:rFonts w:ascii="Calibri Light"/>
          <w:color w:val="0070C0"/>
          <w:sz w:val="48"/>
          <w:szCs w:val="36"/>
          <w:lang w:val="fr-FR"/>
        </w:rPr>
        <w:t xml:space="preserve">pital, </w:t>
      </w:r>
      <w:proofErr w:type="spellStart"/>
      <w:r w:rsidRPr="00840D55">
        <w:rPr>
          <w:rFonts w:ascii="Calibri Light"/>
          <w:color w:val="0070C0"/>
          <w:sz w:val="48"/>
          <w:szCs w:val="36"/>
          <w:lang w:val="fr-FR"/>
        </w:rPr>
        <w:t>a</w:t>
      </w:r>
      <w:proofErr w:type="spellEnd"/>
      <w:r w:rsidRPr="00840D55">
        <w:rPr>
          <w:rFonts w:ascii="Calibri Light"/>
          <w:color w:val="0070C0"/>
          <w:sz w:val="48"/>
          <w:szCs w:val="36"/>
          <w:lang w:val="fr-FR"/>
        </w:rPr>
        <w:t xml:space="preserve"> la maison ou en maison de repos.</w:t>
      </w:r>
    </w:p>
    <w:p w14:paraId="282913AE" w14:textId="04181D43" w:rsidR="00314A1D" w:rsidRPr="00840D55" w:rsidRDefault="00314A1D" w:rsidP="00314A1D">
      <w:pPr>
        <w:spacing w:before="465"/>
        <w:ind w:left="321"/>
        <w:jc w:val="center"/>
        <w:rPr>
          <w:rFonts w:ascii="Calibri Light" w:hAnsi="Calibri Light"/>
          <w:sz w:val="52"/>
          <w:szCs w:val="36"/>
        </w:rPr>
      </w:pPr>
      <w:r w:rsidRPr="00840D55">
        <w:rPr>
          <w:rFonts w:ascii="Calibri Light" w:hAnsi="Calibri Light"/>
          <w:color w:val="0070C0"/>
          <w:sz w:val="52"/>
          <w:szCs w:val="36"/>
        </w:rPr>
        <w:t>Enteral</w:t>
      </w:r>
      <w:r w:rsidRPr="00840D55">
        <w:rPr>
          <w:rFonts w:ascii="Calibri Light" w:hAnsi="Calibri Light"/>
          <w:color w:val="0070C0"/>
          <w:spacing w:val="-9"/>
          <w:sz w:val="52"/>
          <w:szCs w:val="36"/>
        </w:rPr>
        <w:t xml:space="preserve"> </w:t>
      </w:r>
      <w:r w:rsidR="00840D55">
        <w:rPr>
          <w:rFonts w:ascii="Calibri Light" w:hAnsi="Calibri Light"/>
          <w:color w:val="0070C0"/>
          <w:sz w:val="52"/>
          <w:szCs w:val="36"/>
          <w:lang w:val="fr-FR"/>
        </w:rPr>
        <w:t xml:space="preserve">/ </w:t>
      </w:r>
      <w:proofErr w:type="spellStart"/>
      <w:r w:rsidR="00840D55">
        <w:rPr>
          <w:rFonts w:ascii="Calibri Light" w:hAnsi="Calibri Light"/>
          <w:color w:val="0070C0"/>
          <w:sz w:val="52"/>
          <w:szCs w:val="36"/>
          <w:lang w:val="fr-FR"/>
        </w:rPr>
        <w:t>Parenteral</w:t>
      </w:r>
      <w:proofErr w:type="spellEnd"/>
      <w:r w:rsidR="00840D55">
        <w:rPr>
          <w:rFonts w:ascii="Calibri Light" w:hAnsi="Calibri Light"/>
          <w:color w:val="0070C0"/>
          <w:sz w:val="52"/>
          <w:szCs w:val="36"/>
          <w:lang w:val="fr-FR"/>
        </w:rPr>
        <w:t xml:space="preserve"> </w:t>
      </w:r>
      <w:r w:rsidR="00840D55" w:rsidRPr="00840D55">
        <w:rPr>
          <w:rFonts w:ascii="Calibri Light" w:hAnsi="Calibri Light"/>
          <w:color w:val="0070C0"/>
          <w:sz w:val="52"/>
          <w:szCs w:val="36"/>
          <w:lang w:val="fr-FR"/>
        </w:rPr>
        <w:t xml:space="preserve">/ oncologie / </w:t>
      </w:r>
      <w:r w:rsidRPr="00840D55">
        <w:rPr>
          <w:rFonts w:ascii="Calibri Light" w:hAnsi="Calibri Light"/>
          <w:color w:val="0070C0"/>
          <w:spacing w:val="-7"/>
          <w:sz w:val="52"/>
          <w:szCs w:val="36"/>
        </w:rPr>
        <w:t xml:space="preserve"> </w:t>
      </w:r>
      <w:r w:rsidRPr="00840D55">
        <w:rPr>
          <w:rFonts w:ascii="Calibri Light" w:hAnsi="Calibri Light"/>
          <w:color w:val="0070C0"/>
          <w:sz w:val="52"/>
          <w:szCs w:val="36"/>
        </w:rPr>
        <w:t>Sarcopenia</w:t>
      </w:r>
      <w:r w:rsidRPr="00840D55">
        <w:rPr>
          <w:rFonts w:ascii="Calibri Light" w:hAnsi="Calibri Light"/>
          <w:color w:val="0070C0"/>
          <w:spacing w:val="-9"/>
          <w:sz w:val="52"/>
          <w:szCs w:val="36"/>
        </w:rPr>
        <w:t xml:space="preserve"> </w:t>
      </w:r>
      <w:r w:rsidR="00840D55" w:rsidRPr="00840D55">
        <w:rPr>
          <w:rFonts w:ascii="Calibri Light" w:hAnsi="Calibri Light"/>
          <w:color w:val="0070C0"/>
          <w:sz w:val="52"/>
          <w:szCs w:val="36"/>
          <w:lang w:val="fr-FR"/>
        </w:rPr>
        <w:t>/ Troubles alimentaires</w:t>
      </w:r>
      <w:r w:rsidRPr="00840D55">
        <w:rPr>
          <w:rFonts w:ascii="Calibri Light" w:hAnsi="Calibri Light"/>
          <w:color w:val="0070C0"/>
          <w:spacing w:val="-8"/>
          <w:sz w:val="52"/>
          <w:szCs w:val="36"/>
        </w:rPr>
        <w:t xml:space="preserve"> </w:t>
      </w:r>
      <w:r w:rsidRPr="00840D55">
        <w:rPr>
          <w:rFonts w:ascii="Calibri Light" w:hAnsi="Calibri Light"/>
          <w:color w:val="0070C0"/>
          <w:sz w:val="52"/>
          <w:szCs w:val="36"/>
        </w:rPr>
        <w:t>Pediatri</w:t>
      </w:r>
      <w:r w:rsidR="00840D55" w:rsidRPr="00840D55">
        <w:rPr>
          <w:rFonts w:ascii="Calibri Light" w:hAnsi="Calibri Light"/>
          <w:color w:val="0070C0"/>
          <w:sz w:val="52"/>
          <w:szCs w:val="36"/>
          <w:lang w:val="fr-FR"/>
        </w:rPr>
        <w:t>e</w:t>
      </w:r>
      <w:r w:rsidRPr="00840D55">
        <w:rPr>
          <w:rFonts w:ascii="Calibri Light" w:hAnsi="Calibri Light"/>
          <w:color w:val="0070C0"/>
          <w:spacing w:val="-10"/>
          <w:sz w:val="52"/>
          <w:szCs w:val="36"/>
        </w:rPr>
        <w:t>…</w:t>
      </w:r>
    </w:p>
    <w:p w14:paraId="426964CA" w14:textId="1E45E684" w:rsidR="00314A1D" w:rsidRPr="00840D55" w:rsidRDefault="00314A1D" w:rsidP="00840D55">
      <w:pPr>
        <w:pStyle w:val="BodyText"/>
        <w:spacing w:before="218"/>
        <w:rPr>
          <w:rFonts w:ascii="Calibri Light"/>
          <w:sz w:val="20"/>
          <w:lang w:val="fr-FR"/>
        </w:rPr>
        <w:sectPr w:rsidR="00314A1D" w:rsidRPr="00840D55" w:rsidSect="00ED6BC5">
          <w:pgSz w:w="19200" w:h="10800" w:orient="landscape"/>
          <w:pgMar w:top="700" w:right="0" w:bottom="0" w:left="160" w:header="720" w:footer="720" w:gutter="0"/>
          <w:cols w:space="720"/>
        </w:sectPr>
      </w:pPr>
    </w:p>
    <w:p w14:paraId="604C7924" w14:textId="236F704D" w:rsidR="00314A1D" w:rsidRPr="00840D55" w:rsidRDefault="00840D55" w:rsidP="00314A1D">
      <w:pPr>
        <w:pStyle w:val="BodyText"/>
        <w:spacing w:line="870" w:lineRule="exact"/>
        <w:ind w:left="417"/>
        <w:rPr>
          <w:rFonts w:ascii="Montserrat"/>
          <w:lang w:val="fr-FR"/>
        </w:rPr>
      </w:pPr>
      <w:r w:rsidRPr="00840D55">
        <w:rPr>
          <w:rFonts w:ascii="Montserrat"/>
          <w:color w:val="072C62"/>
          <w:lang w:val="fr-FR"/>
        </w:rPr>
        <w:lastRenderedPageBreak/>
        <w:t>Impact Economie de la sant</w:t>
      </w:r>
      <w:r w:rsidRPr="00840D55">
        <w:rPr>
          <w:rFonts w:ascii="Montserrat"/>
          <w:color w:val="072C62"/>
          <w:lang w:val="fr-FR"/>
        </w:rPr>
        <w:t>é</w:t>
      </w:r>
    </w:p>
    <w:p w14:paraId="6D318A06" w14:textId="77777777" w:rsidR="00840D55" w:rsidRPr="001579BB" w:rsidRDefault="00840D55" w:rsidP="00840D55">
      <w:pPr>
        <w:pStyle w:val="BodyText"/>
        <w:rPr>
          <w:rFonts w:ascii="Calibri Light" w:eastAsiaTheme="minorHAnsi" w:hAnsiTheme="minorHAnsi" w:cstheme="minorBidi"/>
          <w:color w:val="0070C0"/>
          <w:sz w:val="40"/>
          <w:szCs w:val="24"/>
          <w:lang w:val="fr-FR"/>
        </w:rPr>
      </w:pPr>
    </w:p>
    <w:p w14:paraId="3F1FC24E" w14:textId="77777777" w:rsidR="00840D55" w:rsidRDefault="00840D55" w:rsidP="00840D55">
      <w:pPr>
        <w:pStyle w:val="BodyText"/>
        <w:rPr>
          <w:rFonts w:ascii="Calibri Light" w:eastAsiaTheme="minorHAnsi" w:hAnsiTheme="minorHAnsi" w:cstheme="minorBidi"/>
          <w:color w:val="0070C0"/>
          <w:sz w:val="40"/>
          <w:szCs w:val="24"/>
          <w:lang w:val="fr-FR"/>
        </w:rPr>
      </w:pPr>
    </w:p>
    <w:p w14:paraId="149B677A" w14:textId="55C1925B" w:rsidR="00840D55" w:rsidRPr="001579BB" w:rsidRDefault="00840D55" w:rsidP="00840D55">
      <w:pPr>
        <w:pStyle w:val="BodyText"/>
        <w:jc w:val="center"/>
        <w:rPr>
          <w:rFonts w:ascii="Calibri Light" w:eastAsiaTheme="minorHAnsi" w:hAnsiTheme="minorHAnsi" w:cstheme="minorBidi"/>
          <w:color w:val="0070C0"/>
          <w:sz w:val="40"/>
          <w:szCs w:val="24"/>
          <w:lang w:val="fr-FR"/>
        </w:rPr>
      </w:pPr>
      <w:r w:rsidRPr="001579BB">
        <w:rPr>
          <w:rFonts w:ascii="Calibri Light" w:eastAsiaTheme="minorHAnsi" w:hAnsiTheme="minorHAnsi" w:cstheme="minorBidi"/>
          <w:color w:val="0070C0"/>
          <w:sz w:val="40"/>
          <w:szCs w:val="24"/>
          <w:lang w:val="fr-FR"/>
        </w:rPr>
        <w:t>Non seulement en augmentant l'observance gr</w:t>
      </w:r>
      <w:r w:rsidRPr="001579BB">
        <w:rPr>
          <w:rFonts w:ascii="Calibri Light" w:eastAsiaTheme="minorHAnsi" w:hAnsiTheme="minorHAnsi" w:cstheme="minorBidi"/>
          <w:color w:val="0070C0"/>
          <w:sz w:val="40"/>
          <w:szCs w:val="24"/>
          <w:lang w:val="fr-FR"/>
        </w:rPr>
        <w:t>â</w:t>
      </w:r>
      <w:r w:rsidRPr="001579BB">
        <w:rPr>
          <w:rFonts w:ascii="Calibri Light" w:eastAsiaTheme="minorHAnsi" w:hAnsiTheme="minorHAnsi" w:cstheme="minorBidi"/>
          <w:color w:val="0070C0"/>
          <w:sz w:val="40"/>
          <w:szCs w:val="24"/>
          <w:lang w:val="fr-FR"/>
        </w:rPr>
        <w:t xml:space="preserve">ce </w:t>
      </w:r>
      <w:r w:rsidRPr="001579BB">
        <w:rPr>
          <w:rFonts w:ascii="Calibri Light" w:eastAsiaTheme="minorHAnsi" w:hAnsiTheme="minorHAnsi" w:cstheme="minorBidi"/>
          <w:color w:val="0070C0"/>
          <w:sz w:val="40"/>
          <w:szCs w:val="24"/>
          <w:lang w:val="fr-FR"/>
        </w:rPr>
        <w:t>à</w:t>
      </w:r>
      <w:r w:rsidRPr="001579BB">
        <w:rPr>
          <w:rFonts w:ascii="Calibri Light" w:eastAsiaTheme="minorHAnsi" w:hAnsiTheme="minorHAnsi" w:cstheme="minorBidi"/>
          <w:color w:val="0070C0"/>
          <w:sz w:val="40"/>
          <w:szCs w:val="24"/>
          <w:lang w:val="fr-FR"/>
        </w:rPr>
        <w:t xml:space="preserve"> une meilleure prescription et un meilleur suivi,</w:t>
      </w:r>
    </w:p>
    <w:p w14:paraId="28DD7974" w14:textId="77777777" w:rsidR="00840D55" w:rsidRPr="001579BB" w:rsidRDefault="00840D55" w:rsidP="00840D55">
      <w:pPr>
        <w:pStyle w:val="BodyText"/>
        <w:jc w:val="center"/>
        <w:rPr>
          <w:rFonts w:ascii="Calibri Light" w:eastAsiaTheme="minorHAnsi" w:hAnsiTheme="minorHAnsi" w:cstheme="minorBidi"/>
          <w:color w:val="0070C0"/>
          <w:sz w:val="40"/>
          <w:szCs w:val="24"/>
          <w:lang w:val="fr-FR"/>
        </w:rPr>
      </w:pPr>
      <w:r w:rsidRPr="001579BB">
        <w:rPr>
          <w:rFonts w:ascii="Calibri Light" w:eastAsiaTheme="minorHAnsi" w:hAnsiTheme="minorHAnsi" w:cstheme="minorBidi"/>
          <w:color w:val="0070C0"/>
          <w:sz w:val="40"/>
          <w:szCs w:val="24"/>
          <w:lang w:val="fr-FR"/>
        </w:rPr>
        <w:t>La solution Dim3 a un impact direct sur les syst</w:t>
      </w:r>
      <w:r w:rsidRPr="001579BB">
        <w:rPr>
          <w:rFonts w:ascii="Calibri Light" w:eastAsiaTheme="minorHAnsi" w:hAnsiTheme="minorHAnsi" w:cstheme="minorBidi"/>
          <w:color w:val="0070C0"/>
          <w:sz w:val="40"/>
          <w:szCs w:val="24"/>
          <w:lang w:val="fr-FR"/>
        </w:rPr>
        <w:t>è</w:t>
      </w:r>
      <w:r w:rsidRPr="001579BB">
        <w:rPr>
          <w:rFonts w:ascii="Calibri Light" w:eastAsiaTheme="minorHAnsi" w:hAnsiTheme="minorHAnsi" w:cstheme="minorBidi"/>
          <w:color w:val="0070C0"/>
          <w:sz w:val="40"/>
          <w:szCs w:val="24"/>
          <w:lang w:val="fr-FR"/>
        </w:rPr>
        <w:t>mes de remboursement des h</w:t>
      </w:r>
      <w:r w:rsidRPr="001579BB">
        <w:rPr>
          <w:rFonts w:ascii="Calibri Light" w:eastAsiaTheme="minorHAnsi" w:hAnsiTheme="minorHAnsi" w:cstheme="minorBidi"/>
          <w:color w:val="0070C0"/>
          <w:sz w:val="40"/>
          <w:szCs w:val="24"/>
          <w:lang w:val="fr-FR"/>
        </w:rPr>
        <w:t>ô</w:t>
      </w:r>
      <w:r w:rsidRPr="001579BB">
        <w:rPr>
          <w:rFonts w:ascii="Calibri Light" w:eastAsiaTheme="minorHAnsi" w:hAnsiTheme="minorHAnsi" w:cstheme="minorBidi"/>
          <w:color w:val="0070C0"/>
          <w:sz w:val="40"/>
          <w:szCs w:val="24"/>
          <w:lang w:val="fr-FR"/>
        </w:rPr>
        <w:t>pitaux dans plusieurs pays.</w:t>
      </w:r>
    </w:p>
    <w:p w14:paraId="53893194" w14:textId="77777777" w:rsidR="00840D55" w:rsidRPr="001579BB" w:rsidRDefault="00840D55" w:rsidP="00840D55">
      <w:pPr>
        <w:pStyle w:val="BodyText"/>
        <w:jc w:val="center"/>
        <w:rPr>
          <w:rFonts w:ascii="Calibri Light" w:eastAsiaTheme="minorHAnsi" w:hAnsiTheme="minorHAnsi" w:cstheme="minorBidi"/>
          <w:color w:val="0070C0"/>
          <w:sz w:val="40"/>
          <w:szCs w:val="24"/>
          <w:lang w:val="fr-FR"/>
        </w:rPr>
      </w:pPr>
    </w:p>
    <w:p w14:paraId="4A100241" w14:textId="09A65EDD" w:rsidR="00314A1D" w:rsidRPr="00840D55" w:rsidRDefault="00840D55" w:rsidP="00840D55">
      <w:pPr>
        <w:pStyle w:val="BodyText"/>
        <w:jc w:val="center"/>
        <w:rPr>
          <w:rFonts w:ascii="Calibri Light"/>
          <w:sz w:val="20"/>
          <w:lang w:val="fr-FR"/>
        </w:rPr>
      </w:pPr>
      <w:r w:rsidRPr="001579BB">
        <w:rPr>
          <w:rFonts w:ascii="Calibri Light" w:eastAsiaTheme="minorHAnsi" w:hAnsiTheme="minorHAnsi" w:cstheme="minorBidi"/>
          <w:color w:val="0070C0"/>
          <w:sz w:val="40"/>
          <w:szCs w:val="24"/>
          <w:lang w:val="fr-FR"/>
        </w:rPr>
        <w:t>Par un suivi document</w:t>
      </w:r>
      <w:r w:rsidRPr="001579BB">
        <w:rPr>
          <w:rFonts w:ascii="Calibri Light" w:eastAsiaTheme="minorHAnsi" w:hAnsiTheme="minorHAnsi" w:cstheme="minorBidi"/>
          <w:color w:val="0070C0"/>
          <w:sz w:val="40"/>
          <w:szCs w:val="24"/>
          <w:lang w:val="fr-FR"/>
        </w:rPr>
        <w:t>é</w:t>
      </w:r>
      <w:r w:rsidRPr="001579BB">
        <w:rPr>
          <w:rFonts w:ascii="Calibri Light" w:eastAsiaTheme="minorHAnsi" w:hAnsiTheme="minorHAnsi" w:cstheme="minorBidi"/>
          <w:color w:val="0070C0"/>
          <w:sz w:val="40"/>
          <w:szCs w:val="24"/>
          <w:lang w:val="fr-FR"/>
        </w:rPr>
        <w:t xml:space="preserve"> et automatis</w:t>
      </w:r>
      <w:r w:rsidRPr="001579BB">
        <w:rPr>
          <w:rFonts w:ascii="Calibri Light" w:eastAsiaTheme="minorHAnsi" w:hAnsiTheme="minorHAnsi" w:cstheme="minorBidi"/>
          <w:color w:val="0070C0"/>
          <w:sz w:val="40"/>
          <w:szCs w:val="24"/>
          <w:lang w:val="fr-FR"/>
        </w:rPr>
        <w:t>é</w:t>
      </w:r>
      <w:r w:rsidRPr="001579BB">
        <w:rPr>
          <w:rFonts w:ascii="Calibri Light" w:eastAsiaTheme="minorHAnsi" w:hAnsiTheme="minorHAnsi" w:cstheme="minorBidi"/>
          <w:color w:val="0070C0"/>
          <w:sz w:val="40"/>
          <w:szCs w:val="24"/>
          <w:lang w:val="fr-FR"/>
        </w:rPr>
        <w:t xml:space="preserve"> de la nutrition clinique, les dossiers patients actualis</w:t>
      </w:r>
      <w:r w:rsidRPr="001579BB">
        <w:rPr>
          <w:rFonts w:ascii="Calibri Light" w:eastAsiaTheme="minorHAnsi" w:hAnsiTheme="minorHAnsi" w:cstheme="minorBidi"/>
          <w:color w:val="0070C0"/>
          <w:sz w:val="40"/>
          <w:szCs w:val="24"/>
          <w:lang w:val="fr-FR"/>
        </w:rPr>
        <w:t>é</w:t>
      </w:r>
      <w:r w:rsidRPr="001579BB">
        <w:rPr>
          <w:rFonts w:ascii="Calibri Light" w:eastAsiaTheme="minorHAnsi" w:hAnsiTheme="minorHAnsi" w:cstheme="minorBidi"/>
          <w:color w:val="0070C0"/>
          <w:sz w:val="40"/>
          <w:szCs w:val="24"/>
          <w:lang w:val="fr-FR"/>
        </w:rPr>
        <w:t>s augmentent les remboursements lorsque la malnutrition est pr</w:t>
      </w:r>
      <w:r w:rsidRPr="001579BB">
        <w:rPr>
          <w:rFonts w:ascii="Calibri Light" w:eastAsiaTheme="minorHAnsi" w:hAnsiTheme="minorHAnsi" w:cstheme="minorBidi"/>
          <w:color w:val="0070C0"/>
          <w:sz w:val="40"/>
          <w:szCs w:val="24"/>
          <w:lang w:val="fr-FR"/>
        </w:rPr>
        <w:t>é</w:t>
      </w:r>
      <w:r w:rsidRPr="001579BB">
        <w:rPr>
          <w:rFonts w:ascii="Calibri Light" w:eastAsiaTheme="minorHAnsi" w:hAnsiTheme="minorHAnsi" w:cstheme="minorBidi"/>
          <w:color w:val="0070C0"/>
          <w:sz w:val="40"/>
          <w:szCs w:val="24"/>
          <w:lang w:val="fr-FR"/>
        </w:rPr>
        <w:t>sente et combattue.</w:t>
      </w:r>
    </w:p>
    <w:p w14:paraId="63334EE7" w14:textId="77777777" w:rsidR="00314A1D" w:rsidRPr="00840D55" w:rsidRDefault="00314A1D" w:rsidP="00314A1D">
      <w:pPr>
        <w:pStyle w:val="BodyText"/>
        <w:spacing w:before="61"/>
        <w:rPr>
          <w:rFonts w:ascii="Calibri Light"/>
          <w:sz w:val="20"/>
          <w:lang w:val="fr-FR"/>
        </w:rPr>
      </w:pPr>
      <w:r>
        <w:rPr>
          <w:noProof/>
        </w:rPr>
        <mc:AlternateContent>
          <mc:Choice Requires="wpg">
            <w:drawing>
              <wp:anchor distT="0" distB="0" distL="0" distR="0" simplePos="0" relativeHeight="251673600" behindDoc="1" locked="0" layoutInCell="1" allowOverlap="1" wp14:anchorId="62F32871" wp14:editId="25635AA2">
                <wp:simplePos x="0" y="0"/>
                <wp:positionH relativeFrom="page">
                  <wp:posOffset>4049702</wp:posOffset>
                </wp:positionH>
                <wp:positionV relativeFrom="paragraph">
                  <wp:posOffset>209040</wp:posOffset>
                </wp:positionV>
                <wp:extent cx="3851275" cy="330454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1275" cy="3304540"/>
                          <a:chOff x="0" y="0"/>
                          <a:chExt cx="3851275" cy="3304540"/>
                        </a:xfrm>
                      </wpg:grpSpPr>
                      <pic:pic xmlns:pic="http://schemas.openxmlformats.org/drawingml/2006/picture">
                        <pic:nvPicPr>
                          <pic:cNvPr id="24" name="Image 24"/>
                          <pic:cNvPicPr/>
                        </pic:nvPicPr>
                        <pic:blipFill>
                          <a:blip r:embed="rId17" cstate="print"/>
                          <a:stretch>
                            <a:fillRect/>
                          </a:stretch>
                        </pic:blipFill>
                        <pic:spPr>
                          <a:xfrm>
                            <a:off x="1089" y="0"/>
                            <a:ext cx="3849624" cy="3304031"/>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096"/>
                            <a:ext cx="3798897" cy="3246329"/>
                          </a:xfrm>
                          <a:prstGeom prst="rect">
                            <a:avLst/>
                          </a:prstGeom>
                        </pic:spPr>
                      </pic:pic>
                    </wpg:wgp>
                  </a:graphicData>
                </a:graphic>
              </wp:anchor>
            </w:drawing>
          </mc:Choice>
          <mc:Fallback>
            <w:pict>
              <v:group w14:anchorId="46C45777" id="Group 23" o:spid="_x0000_s1026" style="position:absolute;margin-left:318.85pt;margin-top:16.45pt;width:303.25pt;height:260.2pt;z-index:-251642880;mso-wrap-distance-left:0;mso-wrap-distance-right:0;mso-position-horizontal-relative:page" coordsize="38512,33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">
                <v:shape id="Image 24" o:spid="_x0000_s1027" type="#_x0000_t75" style="position:absolute;left:10;width:38497;height:3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">
                  <v:imagedata r:id="rId19" o:title=""/>
                </v:shape>
                <v:shape id="Image 25" o:spid="_x0000_s1028" type="#_x0000_t75" style="position:absolute;top:60;width:37988;height:3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">
                  <v:imagedata r:id="rId20" o:title=""/>
                </v:shape>
                <w10:wrap type="topAndBottom" anchorx="page"/>
              </v:group>
            </w:pict>
          </mc:Fallback>
        </mc:AlternateContent>
      </w:r>
    </w:p>
    <w:p w14:paraId="4266E536" w14:textId="77777777" w:rsidR="00314A1D" w:rsidRDefault="00314A1D" w:rsidP="00314A1D">
      <w:pPr>
        <w:rPr>
          <w:rFonts w:ascii="Calibri Light"/>
          <w:sz w:val="20"/>
        </w:rPr>
        <w:sectPr w:rsidR="00314A1D" w:rsidSect="00ED6BC5">
          <w:pgSz w:w="19200" w:h="10800" w:orient="landscape"/>
          <w:pgMar w:top="700" w:right="0" w:bottom="0" w:left="160" w:header="720" w:footer="720" w:gutter="0"/>
          <w:cols w:space="720"/>
        </w:sectPr>
      </w:pPr>
    </w:p>
    <w:p w14:paraId="007414AC" w14:textId="7E3C5542" w:rsidR="00314A1D" w:rsidRPr="00A84823" w:rsidRDefault="00840D55" w:rsidP="00314A1D">
      <w:pPr>
        <w:spacing w:before="537"/>
        <w:ind w:right="1611"/>
        <w:jc w:val="right"/>
        <w:rPr>
          <w:b/>
          <w:sz w:val="56"/>
          <w:lang w:val="fr-FR"/>
        </w:rPr>
      </w:pPr>
      <w:r>
        <w:rPr>
          <w:noProof/>
        </w:rPr>
        <w:lastRenderedPageBreak/>
        <mc:AlternateContent>
          <mc:Choice Requires="wpg">
            <w:drawing>
              <wp:anchor distT="0" distB="0" distL="0" distR="0" simplePos="0" relativeHeight="251660288" behindDoc="0" locked="0" layoutInCell="1" allowOverlap="1" wp14:anchorId="30FCAA7D" wp14:editId="0A025275">
                <wp:simplePos x="0" y="0"/>
                <wp:positionH relativeFrom="page">
                  <wp:posOffset>6774600</wp:posOffset>
                </wp:positionH>
                <wp:positionV relativeFrom="paragraph">
                  <wp:posOffset>96538</wp:posOffset>
                </wp:positionV>
                <wp:extent cx="2474595" cy="210756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4595" cy="2107565"/>
                          <a:chOff x="0" y="0"/>
                          <a:chExt cx="2474595" cy="2107565"/>
                        </a:xfrm>
                      </wpg:grpSpPr>
                      <wps:wsp>
                        <wps:cNvPr id="38" name="Graphic 38"/>
                        <wps:cNvSpPr/>
                        <wps:spPr>
                          <a:xfrm>
                            <a:off x="0" y="0"/>
                            <a:ext cx="2474595" cy="2107565"/>
                          </a:xfrm>
                          <a:custGeom>
                            <a:avLst/>
                            <a:gdLst/>
                            <a:ahLst/>
                            <a:cxnLst/>
                            <a:rect l="l" t="t" r="r" b="b"/>
                            <a:pathLst>
                              <a:path w="2474595" h="2107565">
                                <a:moveTo>
                                  <a:pt x="1233824" y="0"/>
                                </a:moveTo>
                                <a:lnTo>
                                  <a:pt x="1188566" y="923"/>
                                </a:lnTo>
                                <a:lnTo>
                                  <a:pt x="1143338" y="3495"/>
                                </a:lnTo>
                                <a:lnTo>
                                  <a:pt x="1098188" y="7721"/>
                                </a:lnTo>
                                <a:lnTo>
                                  <a:pt x="1053165" y="13604"/>
                                </a:lnTo>
                                <a:lnTo>
                                  <a:pt x="1008318" y="21146"/>
                                </a:lnTo>
                                <a:lnTo>
                                  <a:pt x="963694" y="30352"/>
                                </a:lnTo>
                                <a:lnTo>
                                  <a:pt x="919343" y="41225"/>
                                </a:lnTo>
                                <a:lnTo>
                                  <a:pt x="875314" y="53768"/>
                                </a:lnTo>
                                <a:lnTo>
                                  <a:pt x="831654" y="67984"/>
                                </a:lnTo>
                                <a:lnTo>
                                  <a:pt x="788412" y="83878"/>
                                </a:lnTo>
                                <a:lnTo>
                                  <a:pt x="745636" y="101453"/>
                                </a:lnTo>
                                <a:lnTo>
                                  <a:pt x="703376" y="120711"/>
                                </a:lnTo>
                                <a:lnTo>
                                  <a:pt x="661679" y="141657"/>
                                </a:lnTo>
                                <a:lnTo>
                                  <a:pt x="620594" y="164293"/>
                                </a:lnTo>
                                <a:lnTo>
                                  <a:pt x="580170" y="188624"/>
                                </a:lnTo>
                                <a:lnTo>
                                  <a:pt x="540455" y="214653"/>
                                </a:lnTo>
                                <a:lnTo>
                                  <a:pt x="501497" y="242382"/>
                                </a:lnTo>
                                <a:lnTo>
                                  <a:pt x="463346" y="271816"/>
                                </a:lnTo>
                                <a:lnTo>
                                  <a:pt x="426049" y="302958"/>
                                </a:lnTo>
                                <a:lnTo>
                                  <a:pt x="389980" y="335515"/>
                                </a:lnTo>
                                <a:lnTo>
                                  <a:pt x="355482" y="369157"/>
                                </a:lnTo>
                                <a:lnTo>
                                  <a:pt x="322559" y="403837"/>
                                </a:lnTo>
                                <a:lnTo>
                                  <a:pt x="291214" y="439505"/>
                                </a:lnTo>
                                <a:lnTo>
                                  <a:pt x="261450" y="476114"/>
                                </a:lnTo>
                                <a:lnTo>
                                  <a:pt x="233270" y="513614"/>
                                </a:lnTo>
                                <a:lnTo>
                                  <a:pt x="206679" y="551958"/>
                                </a:lnTo>
                                <a:lnTo>
                                  <a:pt x="181679" y="591097"/>
                                </a:lnTo>
                                <a:lnTo>
                                  <a:pt x="158275" y="630983"/>
                                </a:lnTo>
                                <a:lnTo>
                                  <a:pt x="136469" y="671566"/>
                                </a:lnTo>
                                <a:lnTo>
                                  <a:pt x="116264" y="712798"/>
                                </a:lnTo>
                                <a:lnTo>
                                  <a:pt x="97665" y="754631"/>
                                </a:lnTo>
                                <a:lnTo>
                                  <a:pt x="80675" y="797017"/>
                                </a:lnTo>
                                <a:lnTo>
                                  <a:pt x="65297" y="839906"/>
                                </a:lnTo>
                                <a:lnTo>
                                  <a:pt x="51534" y="883251"/>
                                </a:lnTo>
                                <a:lnTo>
                                  <a:pt x="39390" y="927002"/>
                                </a:lnTo>
                                <a:lnTo>
                                  <a:pt x="28868" y="971112"/>
                                </a:lnTo>
                                <a:lnTo>
                                  <a:pt x="19973" y="1015532"/>
                                </a:lnTo>
                                <a:lnTo>
                                  <a:pt x="12706" y="1060212"/>
                                </a:lnTo>
                                <a:lnTo>
                                  <a:pt x="7072" y="1105106"/>
                                </a:lnTo>
                                <a:lnTo>
                                  <a:pt x="3074" y="1150164"/>
                                </a:lnTo>
                                <a:lnTo>
                                  <a:pt x="715" y="1195338"/>
                                </a:lnTo>
                                <a:lnTo>
                                  <a:pt x="0" y="1240579"/>
                                </a:lnTo>
                                <a:lnTo>
                                  <a:pt x="930" y="1285838"/>
                                </a:lnTo>
                                <a:lnTo>
                                  <a:pt x="3510" y="1331068"/>
                                </a:lnTo>
                                <a:lnTo>
                                  <a:pt x="7743" y="1376220"/>
                                </a:lnTo>
                                <a:lnTo>
                                  <a:pt x="13633" y="1421245"/>
                                </a:lnTo>
                                <a:lnTo>
                                  <a:pt x="21183" y="1466095"/>
                                </a:lnTo>
                                <a:lnTo>
                                  <a:pt x="30396" y="1510720"/>
                                </a:lnTo>
                                <a:lnTo>
                                  <a:pt x="41276" y="1555074"/>
                                </a:lnTo>
                                <a:lnTo>
                                  <a:pt x="53826" y="1599107"/>
                                </a:lnTo>
                                <a:lnTo>
                                  <a:pt x="68049" y="1642770"/>
                                </a:lnTo>
                                <a:lnTo>
                                  <a:pt x="83950" y="1686016"/>
                                </a:lnTo>
                                <a:lnTo>
                                  <a:pt x="101531" y="1728796"/>
                                </a:lnTo>
                                <a:lnTo>
                                  <a:pt x="120796" y="1771060"/>
                                </a:lnTo>
                                <a:lnTo>
                                  <a:pt x="141748" y="1812762"/>
                                </a:lnTo>
                                <a:lnTo>
                                  <a:pt x="164391" y="1853851"/>
                                </a:lnTo>
                                <a:lnTo>
                                  <a:pt x="188728" y="1894280"/>
                                </a:lnTo>
                                <a:lnTo>
                                  <a:pt x="214762" y="1934001"/>
                                </a:lnTo>
                                <a:lnTo>
                                  <a:pt x="242498" y="1972964"/>
                                </a:lnTo>
                                <a:lnTo>
                                  <a:pt x="271938" y="2011121"/>
                                </a:lnTo>
                                <a:lnTo>
                                  <a:pt x="303085" y="2048424"/>
                                </a:lnTo>
                                <a:lnTo>
                                  <a:pt x="527955" y="1853184"/>
                                </a:lnTo>
                                <a:lnTo>
                                  <a:pt x="497102" y="1815753"/>
                                </a:lnTo>
                                <a:lnTo>
                                  <a:pt x="468437" y="1777102"/>
                                </a:lnTo>
                                <a:lnTo>
                                  <a:pt x="441966" y="1737320"/>
                                </a:lnTo>
                                <a:lnTo>
                                  <a:pt x="417698" y="1696495"/>
                                </a:lnTo>
                                <a:lnTo>
                                  <a:pt x="395641" y="1654717"/>
                                </a:lnTo>
                                <a:lnTo>
                                  <a:pt x="375803" y="1612074"/>
                                </a:lnTo>
                                <a:lnTo>
                                  <a:pt x="358191" y="1568653"/>
                                </a:lnTo>
                                <a:lnTo>
                                  <a:pt x="342813" y="1524545"/>
                                </a:lnTo>
                                <a:lnTo>
                                  <a:pt x="329677" y="1479837"/>
                                </a:lnTo>
                                <a:lnTo>
                                  <a:pt x="318791" y="1434617"/>
                                </a:lnTo>
                                <a:lnTo>
                                  <a:pt x="310162" y="1388976"/>
                                </a:lnTo>
                                <a:lnTo>
                                  <a:pt x="303800" y="1343000"/>
                                </a:lnTo>
                                <a:lnTo>
                                  <a:pt x="299710" y="1296780"/>
                                </a:lnTo>
                                <a:lnTo>
                                  <a:pt x="297902" y="1250402"/>
                                </a:lnTo>
                                <a:lnTo>
                                  <a:pt x="298383" y="1203957"/>
                                </a:lnTo>
                                <a:lnTo>
                                  <a:pt x="301161" y="1157532"/>
                                </a:lnTo>
                                <a:lnTo>
                                  <a:pt x="306243" y="1111215"/>
                                </a:lnTo>
                                <a:lnTo>
                                  <a:pt x="313639" y="1065097"/>
                                </a:lnTo>
                                <a:lnTo>
                                  <a:pt x="323354" y="1019265"/>
                                </a:lnTo>
                                <a:lnTo>
                                  <a:pt x="335398" y="973807"/>
                                </a:lnTo>
                                <a:lnTo>
                                  <a:pt x="349778" y="928813"/>
                                </a:lnTo>
                                <a:lnTo>
                                  <a:pt x="366502" y="884370"/>
                                </a:lnTo>
                                <a:lnTo>
                                  <a:pt x="385577" y="840568"/>
                                </a:lnTo>
                                <a:lnTo>
                                  <a:pt x="407013" y="797495"/>
                                </a:lnTo>
                                <a:lnTo>
                                  <a:pt x="430815" y="755240"/>
                                </a:lnTo>
                                <a:lnTo>
                                  <a:pt x="456663" y="714370"/>
                                </a:lnTo>
                                <a:lnTo>
                                  <a:pt x="484249" y="675279"/>
                                </a:lnTo>
                                <a:lnTo>
                                  <a:pt x="513494" y="637988"/>
                                </a:lnTo>
                                <a:lnTo>
                                  <a:pt x="544317" y="602517"/>
                                </a:lnTo>
                                <a:lnTo>
                                  <a:pt x="576636" y="568886"/>
                                </a:lnTo>
                                <a:lnTo>
                                  <a:pt x="610371" y="537116"/>
                                </a:lnTo>
                                <a:lnTo>
                                  <a:pt x="645441" y="507226"/>
                                </a:lnTo>
                                <a:lnTo>
                                  <a:pt x="681764" y="479238"/>
                                </a:lnTo>
                                <a:lnTo>
                                  <a:pt x="719261" y="453172"/>
                                </a:lnTo>
                                <a:lnTo>
                                  <a:pt x="757849" y="429048"/>
                                </a:lnTo>
                                <a:lnTo>
                                  <a:pt x="797448" y="406887"/>
                                </a:lnTo>
                                <a:lnTo>
                                  <a:pt x="837976" y="386708"/>
                                </a:lnTo>
                                <a:lnTo>
                                  <a:pt x="879354" y="368532"/>
                                </a:lnTo>
                                <a:lnTo>
                                  <a:pt x="921500" y="352381"/>
                                </a:lnTo>
                                <a:lnTo>
                                  <a:pt x="964333" y="338273"/>
                                </a:lnTo>
                                <a:lnTo>
                                  <a:pt x="1007772" y="326230"/>
                                </a:lnTo>
                                <a:lnTo>
                                  <a:pt x="1051737" y="316271"/>
                                </a:lnTo>
                                <a:lnTo>
                                  <a:pt x="1096145" y="308418"/>
                                </a:lnTo>
                                <a:lnTo>
                                  <a:pt x="1140917" y="302690"/>
                                </a:lnTo>
                                <a:lnTo>
                                  <a:pt x="1185971" y="299108"/>
                                </a:lnTo>
                                <a:lnTo>
                                  <a:pt x="1231227" y="297692"/>
                                </a:lnTo>
                                <a:lnTo>
                                  <a:pt x="1276603" y="298463"/>
                                </a:lnTo>
                                <a:lnTo>
                                  <a:pt x="1322018" y="301441"/>
                                </a:lnTo>
                                <a:lnTo>
                                  <a:pt x="1367392" y="306647"/>
                                </a:lnTo>
                                <a:lnTo>
                                  <a:pt x="1412644" y="314100"/>
                                </a:lnTo>
                                <a:lnTo>
                                  <a:pt x="1457692" y="323821"/>
                                </a:lnTo>
                                <a:lnTo>
                                  <a:pt x="1502456" y="335831"/>
                                </a:lnTo>
                                <a:lnTo>
                                  <a:pt x="1546855" y="350150"/>
                                </a:lnTo>
                                <a:lnTo>
                                  <a:pt x="1590808" y="366798"/>
                                </a:lnTo>
                                <a:lnTo>
                                  <a:pt x="1634233" y="385796"/>
                                </a:lnTo>
                                <a:lnTo>
                                  <a:pt x="1677050" y="407164"/>
                                </a:lnTo>
                                <a:lnTo>
                                  <a:pt x="1719178" y="430922"/>
                                </a:lnTo>
                                <a:lnTo>
                                  <a:pt x="1760052" y="456779"/>
                                </a:lnTo>
                                <a:lnTo>
                                  <a:pt x="1799148" y="484375"/>
                                </a:lnTo>
                                <a:lnTo>
                                  <a:pt x="1836444" y="513630"/>
                                </a:lnTo>
                                <a:lnTo>
                                  <a:pt x="1871921" y="544461"/>
                                </a:lnTo>
                                <a:lnTo>
                                  <a:pt x="1905558" y="576789"/>
                                </a:lnTo>
                                <a:lnTo>
                                  <a:pt x="1937335" y="610531"/>
                                </a:lnTo>
                                <a:lnTo>
                                  <a:pt x="1967231" y="645609"/>
                                </a:lnTo>
                                <a:lnTo>
                                  <a:pt x="1995226" y="681939"/>
                                </a:lnTo>
                                <a:lnTo>
                                  <a:pt x="2021299" y="719442"/>
                                </a:lnTo>
                                <a:lnTo>
                                  <a:pt x="2045431" y="758037"/>
                                </a:lnTo>
                                <a:lnTo>
                                  <a:pt x="2067601" y="797642"/>
                                </a:lnTo>
                                <a:lnTo>
                                  <a:pt x="2087788" y="838176"/>
                                </a:lnTo>
                                <a:lnTo>
                                  <a:pt x="2105971" y="879559"/>
                                </a:lnTo>
                                <a:lnTo>
                                  <a:pt x="2122132" y="921710"/>
                                </a:lnTo>
                                <a:lnTo>
                                  <a:pt x="2136249" y="964547"/>
                                </a:lnTo>
                                <a:lnTo>
                                  <a:pt x="2148301" y="1007991"/>
                                </a:lnTo>
                                <a:lnTo>
                                  <a:pt x="2158269" y="1051958"/>
                                </a:lnTo>
                                <a:lnTo>
                                  <a:pt x="2166132" y="1096370"/>
                                </a:lnTo>
                                <a:lnTo>
                                  <a:pt x="2171869" y="1141144"/>
                                </a:lnTo>
                                <a:lnTo>
                                  <a:pt x="2175461" y="1186201"/>
                                </a:lnTo>
                                <a:lnTo>
                                  <a:pt x="2176886" y="1231458"/>
                                </a:lnTo>
                                <a:lnTo>
                                  <a:pt x="2176125" y="1276835"/>
                                </a:lnTo>
                                <a:lnTo>
                                  <a:pt x="2173157" y="1322251"/>
                                </a:lnTo>
                                <a:lnTo>
                                  <a:pt x="2167962" y="1367626"/>
                                </a:lnTo>
                                <a:lnTo>
                                  <a:pt x="2160519" y="1412877"/>
                                </a:lnTo>
                                <a:lnTo>
                                  <a:pt x="2150808" y="1457925"/>
                                </a:lnTo>
                                <a:lnTo>
                                  <a:pt x="2138808" y="1502687"/>
                                </a:lnTo>
                                <a:lnTo>
                                  <a:pt x="2124499" y="1547084"/>
                                </a:lnTo>
                                <a:lnTo>
                                  <a:pt x="2107861" y="1591034"/>
                                </a:lnTo>
                                <a:lnTo>
                                  <a:pt x="2088874" y="1634457"/>
                                </a:lnTo>
                                <a:lnTo>
                                  <a:pt x="2067516" y="1677270"/>
                                </a:lnTo>
                                <a:lnTo>
                                  <a:pt x="2043767" y="1719395"/>
                                </a:lnTo>
                                <a:lnTo>
                                  <a:pt x="1978423" y="1632452"/>
                                </a:lnTo>
                                <a:lnTo>
                                  <a:pt x="1891251" y="2107462"/>
                                </a:lnTo>
                                <a:lnTo>
                                  <a:pt x="2300210" y="2060612"/>
                                </a:lnTo>
                                <a:lnTo>
                                  <a:pt x="2233282" y="1971564"/>
                                </a:lnTo>
                                <a:lnTo>
                                  <a:pt x="2261823" y="1931195"/>
                                </a:lnTo>
                                <a:lnTo>
                                  <a:pt x="2288558" y="1890016"/>
                                </a:lnTo>
                                <a:lnTo>
                                  <a:pt x="2313489" y="1848082"/>
                                </a:lnTo>
                                <a:lnTo>
                                  <a:pt x="2336618" y="1805446"/>
                                </a:lnTo>
                                <a:lnTo>
                                  <a:pt x="2357947" y="1762161"/>
                                </a:lnTo>
                                <a:lnTo>
                                  <a:pt x="2377479" y="1718281"/>
                                </a:lnTo>
                                <a:lnTo>
                                  <a:pt x="2395215" y="1673859"/>
                                </a:lnTo>
                                <a:lnTo>
                                  <a:pt x="2411158" y="1628947"/>
                                </a:lnTo>
                                <a:lnTo>
                                  <a:pt x="2425309" y="1583600"/>
                                </a:lnTo>
                                <a:lnTo>
                                  <a:pt x="2437672" y="1537871"/>
                                </a:lnTo>
                                <a:lnTo>
                                  <a:pt x="2448247" y="1491812"/>
                                </a:lnTo>
                                <a:lnTo>
                                  <a:pt x="2457037" y="1445478"/>
                                </a:lnTo>
                                <a:lnTo>
                                  <a:pt x="2464045" y="1398921"/>
                                </a:lnTo>
                                <a:lnTo>
                                  <a:pt x="2469272" y="1352195"/>
                                </a:lnTo>
                                <a:lnTo>
                                  <a:pt x="2472721" y="1305353"/>
                                </a:lnTo>
                                <a:lnTo>
                                  <a:pt x="2474393" y="1258449"/>
                                </a:lnTo>
                                <a:lnTo>
                                  <a:pt x="2474291" y="1211534"/>
                                </a:lnTo>
                                <a:lnTo>
                                  <a:pt x="2472417" y="1164664"/>
                                </a:lnTo>
                                <a:lnTo>
                                  <a:pt x="2468773" y="1117891"/>
                                </a:lnTo>
                                <a:lnTo>
                                  <a:pt x="2463361" y="1071269"/>
                                </a:lnTo>
                                <a:lnTo>
                                  <a:pt x="2456184" y="1024850"/>
                                </a:lnTo>
                                <a:lnTo>
                                  <a:pt x="2447243" y="978688"/>
                                </a:lnTo>
                                <a:lnTo>
                                  <a:pt x="2436540" y="932836"/>
                                </a:lnTo>
                                <a:lnTo>
                                  <a:pt x="2424078" y="887348"/>
                                </a:lnTo>
                                <a:lnTo>
                                  <a:pt x="2409859" y="842277"/>
                                </a:lnTo>
                                <a:lnTo>
                                  <a:pt x="2393885" y="797676"/>
                                </a:lnTo>
                                <a:lnTo>
                                  <a:pt x="2376158" y="753598"/>
                                </a:lnTo>
                                <a:lnTo>
                                  <a:pt x="2356680" y="710098"/>
                                </a:lnTo>
                                <a:lnTo>
                                  <a:pt x="2335454" y="667227"/>
                                </a:lnTo>
                                <a:lnTo>
                                  <a:pt x="2312481" y="625039"/>
                                </a:lnTo>
                                <a:lnTo>
                                  <a:pt x="2287763" y="583588"/>
                                </a:lnTo>
                                <a:lnTo>
                                  <a:pt x="2261304" y="542927"/>
                                </a:lnTo>
                                <a:lnTo>
                                  <a:pt x="2233104" y="503108"/>
                                </a:lnTo>
                                <a:lnTo>
                                  <a:pt x="2203166" y="464187"/>
                                </a:lnTo>
                                <a:lnTo>
                                  <a:pt x="2171493" y="426214"/>
                                </a:lnTo>
                                <a:lnTo>
                                  <a:pt x="2138931" y="390139"/>
                                </a:lnTo>
                                <a:lnTo>
                                  <a:pt x="2105284" y="355635"/>
                                </a:lnTo>
                                <a:lnTo>
                                  <a:pt x="2070600" y="322705"/>
                                </a:lnTo>
                                <a:lnTo>
                                  <a:pt x="2034927" y="291353"/>
                                </a:lnTo>
                                <a:lnTo>
                                  <a:pt x="1998314" y="261582"/>
                                </a:lnTo>
                                <a:lnTo>
                                  <a:pt x="1960810" y="233396"/>
                                </a:lnTo>
                                <a:lnTo>
                                  <a:pt x="1922462" y="206798"/>
                                </a:lnTo>
                                <a:lnTo>
                                  <a:pt x="1883320" y="181791"/>
                                </a:lnTo>
                                <a:lnTo>
                                  <a:pt x="1843432" y="158380"/>
                                </a:lnTo>
                                <a:lnTo>
                                  <a:pt x="1802846" y="136566"/>
                                </a:lnTo>
                                <a:lnTo>
                                  <a:pt x="1761612" y="116355"/>
                                </a:lnTo>
                                <a:lnTo>
                                  <a:pt x="1719776" y="97748"/>
                                </a:lnTo>
                                <a:lnTo>
                                  <a:pt x="1677389" y="80750"/>
                                </a:lnTo>
                                <a:lnTo>
                                  <a:pt x="1634498" y="65364"/>
                                </a:lnTo>
                                <a:lnTo>
                                  <a:pt x="1591152" y="51594"/>
                                </a:lnTo>
                                <a:lnTo>
                                  <a:pt x="1547400" y="39443"/>
                                </a:lnTo>
                                <a:lnTo>
                                  <a:pt x="1503289" y="28914"/>
                                </a:lnTo>
                                <a:lnTo>
                                  <a:pt x="1458869" y="20010"/>
                                </a:lnTo>
                                <a:lnTo>
                                  <a:pt x="1414188" y="12736"/>
                                </a:lnTo>
                                <a:lnTo>
                                  <a:pt x="1369295" y="7094"/>
                                </a:lnTo>
                                <a:lnTo>
                                  <a:pt x="1324237" y="3089"/>
                                </a:lnTo>
                                <a:lnTo>
                                  <a:pt x="1279064" y="723"/>
                                </a:lnTo>
                                <a:lnTo>
                                  <a:pt x="1233824" y="0"/>
                                </a:lnTo>
                                <a:close/>
                              </a:path>
                            </a:pathLst>
                          </a:custGeom>
                          <a:solidFill>
                            <a:srgbClr val="FEC106"/>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21" cstate="print"/>
                          <a:stretch>
                            <a:fillRect/>
                          </a:stretch>
                        </pic:blipFill>
                        <pic:spPr>
                          <a:xfrm>
                            <a:off x="840468" y="754441"/>
                            <a:ext cx="771991" cy="771991"/>
                          </a:xfrm>
                          <a:prstGeom prst="rect">
                            <a:avLst/>
                          </a:prstGeom>
                        </pic:spPr>
                      </pic:pic>
                    </wpg:wgp>
                  </a:graphicData>
                </a:graphic>
              </wp:anchor>
            </w:drawing>
          </mc:Choice>
          <mc:Fallback>
            <w:pict>
              <v:group w14:anchorId="7F35A9DA" id="Group 37" o:spid="_x0000_s1026" style="position:absolute;margin-left:533.45pt;margin-top:7.6pt;width:194.85pt;height:165.95pt;z-index:251660288;mso-wrap-distance-left:0;mso-wrap-distance-right:0;mso-position-horizontal-relative:page" coordsize="24745,21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">
                <v:shape id="Graphic 38" o:spid="_x0000_s1027" style="position:absolute;width:24745;height:21075;visibility:visible;mso-wrap-style:square;v-text-anchor:top" coordsize="2474595,210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" path="m1233824,r-45258,923l1143338,3495r-45150,4226l1053165,13604r-44847,7542l963694,30352,919343,41225,875314,53768,831654,67984,788412,83878r-42776,17575l703376,120711r-41697,20946l620594,164293r-40424,24331l540455,214653r-38958,27729l463346,271816r-37297,31142l389980,335515r-34498,33642l322559,403837r-31345,35668l261450,476114r-28180,37500l206679,551958r-25000,39139l158275,630983r-21806,40583l116264,712798,97665,754631,80675,797017,65297,839906,51534,883251,39390,927002,28868,971112r-8895,44420l12706,1060212r-5634,44894l3074,1150164,715,1195338,,1240579r930,45259l3510,1331068r4233,45152l13633,1421245r7550,44850l30396,1510720r10880,44354l53826,1599107r14223,43663l83950,1686016r17581,42780l120796,1771060r20952,41702l164391,1853851r24337,40429l214762,1934001r27736,38963l271938,2011121r31147,37303l527955,1853184r-30853,-37431l468437,1777102r-26471,-39782l417698,1696495r-22057,-41778l375803,1612074r-17612,-43421l342813,1524545r-13136,-44708l318791,1434617r-8629,-45641l303800,1343000r-4090,-46220l297902,1250402r481,-46445l301161,1157532r5082,-46317l313639,1065097r9715,-45832l335398,973807r14380,-44994l366502,884370r19075,-43802l407013,797495r23802,-42255l456663,714370r27586,-39091l513494,637988r30823,-35471l576636,568886r33735,-31770l645441,507226r36323,-27988l719261,453172r38588,-24124l797448,406887r40528,-20179l879354,368532r42146,-16151l964333,338273r43439,-12043l1051737,316271r44408,-7853l1140917,302690r45054,-3582l1231227,297692r45376,771l1322018,301441r45374,5206l1412644,314100r45048,9721l1502456,335831r44399,14319l1590808,366798r43425,18998l1677050,407164r42128,23758l1760052,456779r39096,27596l1836444,513630r35477,30831l1905558,576789r31777,33742l1967231,645609r27995,36330l2021299,719442r24132,38595l2067601,797642r20187,40534l2105971,879559r16161,42151l2136249,964547r12052,43444l2158269,1051958r7863,44412l2171869,1141144r3592,45057l2176886,1231458r-761,45377l2173157,1322251r-5195,45375l2160519,1412877r-9711,45048l2138808,1502687r-14309,44397l2107861,1591034r-18987,43423l2067516,1677270r-23749,42125l1978423,1632452r-87172,475010l2300210,2060612r-66928,-89048l2261823,1931195r26735,-41179l2313489,1848082r23129,-42636l2357947,1762161r19532,-43880l2395215,1673859r15943,-44912l2425309,1583600r12363,-45729l2448247,1491812r8790,-46334l2464045,1398921r5227,-46726l2472721,1305353r1672,-46904l2474291,1211534r-1874,-46870l2468773,1117891r-5412,-46622l2456184,1024850r-8941,-46162l2436540,932836r-12462,-45488l2409859,842277r-15974,-44601l2376158,753598r-19478,-43500l2335454,667227r-22973,-42188l2287763,583588r-26459,-40661l2233104,503108r-29938,-38921l2171493,426214r-32562,-36075l2105284,355635r-34684,-32930l2034927,291353r-36613,-29771l1960810,233396r-38348,-26598l1883320,181791r-39888,-23411l1802846,136566r-41234,-20211l1719776,97748,1677389,80750,1634498,65364,1591152,51594,1547400,39443,1503289,28914r-44420,-8904l1414188,12736,1369295,7094,1324237,3089,1279064,723,1233824,xe" fillcolor="#fec106" stroked="f">
                  <v:path arrowok="t"/>
                </v:shape>
                <v:shape id="Image 39" o:spid="_x0000_s1028" type="#_x0000_t75" style="position:absolute;left:8404;top:7544;width:7720;height:7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">
                  <v:imagedata r:id="rId22" o:title=""/>
                </v:shape>
                <w10:wrap anchorx="page"/>
              </v:group>
            </w:pict>
          </mc:Fallback>
        </mc:AlternateContent>
      </w:r>
      <w:r w:rsidR="00314A1D">
        <w:rPr>
          <w:noProof/>
        </w:rPr>
        <mc:AlternateContent>
          <mc:Choice Requires="wpg">
            <w:drawing>
              <wp:anchor distT="0" distB="0" distL="0" distR="0" simplePos="0" relativeHeight="251659264" behindDoc="0" locked="0" layoutInCell="1" allowOverlap="1" wp14:anchorId="6F98BBAF" wp14:editId="2015B4EB">
                <wp:simplePos x="0" y="0"/>
                <wp:positionH relativeFrom="page">
                  <wp:posOffset>0</wp:posOffset>
                </wp:positionH>
                <wp:positionV relativeFrom="page">
                  <wp:posOffset>0</wp:posOffset>
                </wp:positionV>
                <wp:extent cx="5946140" cy="68580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6858000"/>
                          <a:chOff x="0" y="0"/>
                          <a:chExt cx="5946140" cy="6858000"/>
                        </a:xfrm>
                      </wpg:grpSpPr>
                      <wps:wsp>
                        <wps:cNvPr id="27" name="Graphic 27"/>
                        <wps:cNvSpPr/>
                        <wps:spPr>
                          <a:xfrm>
                            <a:off x="0" y="0"/>
                            <a:ext cx="5946140" cy="6858000"/>
                          </a:xfrm>
                          <a:custGeom>
                            <a:avLst/>
                            <a:gdLst/>
                            <a:ahLst/>
                            <a:cxnLst/>
                            <a:rect l="l" t="t" r="r" b="b"/>
                            <a:pathLst>
                              <a:path w="5946140" h="6858000">
                                <a:moveTo>
                                  <a:pt x="5945683" y="6858000"/>
                                </a:moveTo>
                                <a:lnTo>
                                  <a:pt x="5351780" y="0"/>
                                </a:lnTo>
                                <a:lnTo>
                                  <a:pt x="0" y="0"/>
                                </a:lnTo>
                                <a:lnTo>
                                  <a:pt x="0" y="6858000"/>
                                </a:lnTo>
                                <a:lnTo>
                                  <a:pt x="5351780" y="6858000"/>
                                </a:lnTo>
                                <a:lnTo>
                                  <a:pt x="5945683" y="68580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3" cstate="print"/>
                          <a:stretch>
                            <a:fillRect/>
                          </a:stretch>
                        </pic:blipFill>
                        <pic:spPr>
                          <a:xfrm>
                            <a:off x="457194" y="6237832"/>
                            <a:ext cx="1104904" cy="407864"/>
                          </a:xfrm>
                          <a:prstGeom prst="rect">
                            <a:avLst/>
                          </a:prstGeom>
                        </pic:spPr>
                      </pic:pic>
                      <pic:pic xmlns:pic="http://schemas.openxmlformats.org/drawingml/2006/picture">
                        <pic:nvPicPr>
                          <pic:cNvPr id="29" name="Image 29"/>
                          <pic:cNvPicPr/>
                        </pic:nvPicPr>
                        <pic:blipFill>
                          <a:blip r:embed="rId24" cstate="print"/>
                          <a:stretch>
                            <a:fillRect/>
                          </a:stretch>
                        </pic:blipFill>
                        <pic:spPr>
                          <a:xfrm>
                            <a:off x="2238136" y="3098218"/>
                            <a:ext cx="711677" cy="711677"/>
                          </a:xfrm>
                          <a:prstGeom prst="rect">
                            <a:avLst/>
                          </a:prstGeom>
                        </pic:spPr>
                      </pic:pic>
                      <pic:pic xmlns:pic="http://schemas.openxmlformats.org/drawingml/2006/picture">
                        <pic:nvPicPr>
                          <pic:cNvPr id="30" name="Image 30"/>
                          <pic:cNvPicPr/>
                        </pic:nvPicPr>
                        <pic:blipFill>
                          <a:blip r:embed="rId25" cstate="print"/>
                          <a:stretch>
                            <a:fillRect/>
                          </a:stretch>
                        </pic:blipFill>
                        <pic:spPr>
                          <a:xfrm>
                            <a:off x="1388722" y="4491826"/>
                            <a:ext cx="711677" cy="711677"/>
                          </a:xfrm>
                          <a:prstGeom prst="rect">
                            <a:avLst/>
                          </a:prstGeom>
                        </pic:spPr>
                      </pic:pic>
                      <pic:pic xmlns:pic="http://schemas.openxmlformats.org/drawingml/2006/picture">
                        <pic:nvPicPr>
                          <pic:cNvPr id="31" name="Image 31"/>
                          <pic:cNvPicPr/>
                        </pic:nvPicPr>
                        <pic:blipFill>
                          <a:blip r:embed="rId26" cstate="print"/>
                          <a:stretch>
                            <a:fillRect/>
                          </a:stretch>
                        </pic:blipFill>
                        <pic:spPr>
                          <a:xfrm>
                            <a:off x="3073346" y="4489036"/>
                            <a:ext cx="708031" cy="708031"/>
                          </a:xfrm>
                          <a:prstGeom prst="rect">
                            <a:avLst/>
                          </a:prstGeom>
                        </pic:spPr>
                      </pic:pic>
                      <wps:wsp>
                        <wps:cNvPr id="32" name="Graphic 32"/>
                        <wps:cNvSpPr/>
                        <wps:spPr>
                          <a:xfrm>
                            <a:off x="1672071" y="3596449"/>
                            <a:ext cx="756920" cy="1075055"/>
                          </a:xfrm>
                          <a:custGeom>
                            <a:avLst/>
                            <a:gdLst/>
                            <a:ahLst/>
                            <a:cxnLst/>
                            <a:rect l="l" t="t" r="r" b="b"/>
                            <a:pathLst>
                              <a:path w="756920" h="1075055">
                                <a:moveTo>
                                  <a:pt x="27025" y="1074956"/>
                                </a:moveTo>
                                <a:lnTo>
                                  <a:pt x="16269" y="1026460"/>
                                </a:lnTo>
                                <a:lnTo>
                                  <a:pt x="8240" y="978030"/>
                                </a:lnTo>
                                <a:lnTo>
                                  <a:pt x="2886" y="929757"/>
                                </a:lnTo>
                                <a:lnTo>
                                  <a:pt x="157" y="881728"/>
                                </a:lnTo>
                                <a:lnTo>
                                  <a:pt x="0" y="834033"/>
                                </a:lnTo>
                                <a:lnTo>
                                  <a:pt x="2364" y="786761"/>
                                </a:lnTo>
                                <a:lnTo>
                                  <a:pt x="7198" y="740001"/>
                                </a:lnTo>
                                <a:lnTo>
                                  <a:pt x="14452" y="693841"/>
                                </a:lnTo>
                                <a:lnTo>
                                  <a:pt x="24072" y="648371"/>
                                </a:lnTo>
                                <a:lnTo>
                                  <a:pt x="36009" y="603680"/>
                                </a:lnTo>
                                <a:lnTo>
                                  <a:pt x="50211" y="559857"/>
                                </a:lnTo>
                                <a:lnTo>
                                  <a:pt x="66627" y="516990"/>
                                </a:lnTo>
                                <a:lnTo>
                                  <a:pt x="85205" y="475169"/>
                                </a:lnTo>
                                <a:lnTo>
                                  <a:pt x="105894" y="434482"/>
                                </a:lnTo>
                                <a:lnTo>
                                  <a:pt x="128643" y="395019"/>
                                </a:lnTo>
                                <a:lnTo>
                                  <a:pt x="153400" y="356869"/>
                                </a:lnTo>
                                <a:lnTo>
                                  <a:pt x="180114" y="320120"/>
                                </a:lnTo>
                                <a:lnTo>
                                  <a:pt x="208735" y="284862"/>
                                </a:lnTo>
                                <a:lnTo>
                                  <a:pt x="239210" y="251184"/>
                                </a:lnTo>
                                <a:lnTo>
                                  <a:pt x="271488" y="219174"/>
                                </a:lnTo>
                                <a:lnTo>
                                  <a:pt x="305518" y="188922"/>
                                </a:lnTo>
                                <a:lnTo>
                                  <a:pt x="341249" y="160516"/>
                                </a:lnTo>
                                <a:lnTo>
                                  <a:pt x="378629" y="134045"/>
                                </a:lnTo>
                                <a:lnTo>
                                  <a:pt x="417607" y="109600"/>
                                </a:lnTo>
                                <a:lnTo>
                                  <a:pt x="458132" y="87267"/>
                                </a:lnTo>
                                <a:lnTo>
                                  <a:pt x="500153" y="67138"/>
                                </a:lnTo>
                                <a:lnTo>
                                  <a:pt x="543617" y="49299"/>
                                </a:lnTo>
                                <a:lnTo>
                                  <a:pt x="588475" y="33841"/>
                                </a:lnTo>
                                <a:lnTo>
                                  <a:pt x="634674" y="20853"/>
                                </a:lnTo>
                                <a:lnTo>
                                  <a:pt x="695217" y="8119"/>
                                </a:lnTo>
                                <a:lnTo>
                                  <a:pt x="725809" y="3480"/>
                                </a:lnTo>
                                <a:lnTo>
                                  <a:pt x="756574" y="0"/>
                                </a:lnTo>
                              </a:path>
                            </a:pathLst>
                          </a:custGeom>
                          <a:ln w="12700">
                            <a:solidFill>
                              <a:srgbClr val="FFFFFF"/>
                            </a:solidFill>
                            <a:prstDash val="solid"/>
                          </a:ln>
                        </wps:spPr>
                        <wps:bodyPr wrap="square" lIns="0" tIns="0" rIns="0" bIns="0" rtlCol="0">
                          <a:prstTxWarp prst="textNoShape">
                            <a:avLst/>
                          </a:prstTxWarp>
                          <a:noAutofit/>
                        </wps:bodyPr>
                      </wps:wsp>
                      <wps:wsp>
                        <wps:cNvPr id="33" name="Graphic 33"/>
                        <wps:cNvSpPr/>
                        <wps:spPr>
                          <a:xfrm>
                            <a:off x="1922628" y="5052138"/>
                            <a:ext cx="1299210" cy="301625"/>
                          </a:xfrm>
                          <a:custGeom>
                            <a:avLst/>
                            <a:gdLst/>
                            <a:ahLst/>
                            <a:cxnLst/>
                            <a:rect l="l" t="t" r="r" b="b"/>
                            <a:pathLst>
                              <a:path w="1299210" h="301625">
                                <a:moveTo>
                                  <a:pt x="1299129" y="5827"/>
                                </a:moveTo>
                                <a:lnTo>
                                  <a:pt x="1264880" y="41807"/>
                                </a:lnTo>
                                <a:lnTo>
                                  <a:pt x="1229165" y="75486"/>
                                </a:lnTo>
                                <a:lnTo>
                                  <a:pt x="1192088" y="106859"/>
                                </a:lnTo>
                                <a:lnTo>
                                  <a:pt x="1153749" y="135917"/>
                                </a:lnTo>
                                <a:lnTo>
                                  <a:pt x="1114253" y="162654"/>
                                </a:lnTo>
                                <a:lnTo>
                                  <a:pt x="1073701" y="187062"/>
                                </a:lnTo>
                                <a:lnTo>
                                  <a:pt x="1032195" y="209135"/>
                                </a:lnTo>
                                <a:lnTo>
                                  <a:pt x="989839" y="228865"/>
                                </a:lnTo>
                                <a:lnTo>
                                  <a:pt x="946734" y="246245"/>
                                </a:lnTo>
                                <a:lnTo>
                                  <a:pt x="902984" y="261269"/>
                                </a:lnTo>
                                <a:lnTo>
                                  <a:pt x="858691" y="273929"/>
                                </a:lnTo>
                                <a:lnTo>
                                  <a:pt x="813956" y="284218"/>
                                </a:lnTo>
                                <a:lnTo>
                                  <a:pt x="768883" y="292129"/>
                                </a:lnTo>
                                <a:lnTo>
                                  <a:pt x="723574" y="297655"/>
                                </a:lnTo>
                                <a:lnTo>
                                  <a:pt x="678132" y="300788"/>
                                </a:lnTo>
                                <a:lnTo>
                                  <a:pt x="632659" y="301523"/>
                                </a:lnTo>
                                <a:lnTo>
                                  <a:pt x="587257" y="299852"/>
                                </a:lnTo>
                                <a:lnTo>
                                  <a:pt x="542029" y="295767"/>
                                </a:lnTo>
                                <a:lnTo>
                                  <a:pt x="497077" y="289262"/>
                                </a:lnTo>
                                <a:lnTo>
                                  <a:pt x="452505" y="280329"/>
                                </a:lnTo>
                                <a:lnTo>
                                  <a:pt x="408414" y="268962"/>
                                </a:lnTo>
                                <a:lnTo>
                                  <a:pt x="364906" y="255154"/>
                                </a:lnTo>
                                <a:lnTo>
                                  <a:pt x="322085" y="238896"/>
                                </a:lnTo>
                                <a:lnTo>
                                  <a:pt x="280052" y="220184"/>
                                </a:lnTo>
                                <a:lnTo>
                                  <a:pt x="238911" y="199008"/>
                                </a:lnTo>
                                <a:lnTo>
                                  <a:pt x="198764" y="175362"/>
                                </a:lnTo>
                                <a:lnTo>
                                  <a:pt x="159712" y="149240"/>
                                </a:lnTo>
                                <a:lnTo>
                                  <a:pt x="121859" y="120634"/>
                                </a:lnTo>
                                <a:lnTo>
                                  <a:pt x="85308" y="89537"/>
                                </a:lnTo>
                                <a:lnTo>
                                  <a:pt x="40966" y="46393"/>
                                </a:lnTo>
                                <a:lnTo>
                                  <a:pt x="20050" y="23591"/>
                                </a:lnTo>
                                <a:lnTo>
                                  <a:pt x="0" y="0"/>
                                </a:lnTo>
                              </a:path>
                            </a:pathLst>
                          </a:custGeom>
                          <a:ln w="12699">
                            <a:solidFill>
                              <a:srgbClr val="FFFFFF"/>
                            </a:solidFill>
                            <a:prstDash val="solid"/>
                          </a:ln>
                        </wps:spPr>
                        <wps:bodyPr wrap="square" lIns="0" tIns="0" rIns="0" bIns="0" rtlCol="0">
                          <a:prstTxWarp prst="textNoShape">
                            <a:avLst/>
                          </a:prstTxWarp>
                          <a:noAutofit/>
                        </wps:bodyPr>
                      </wps:wsp>
                      <wps:wsp>
                        <wps:cNvPr id="34" name="Graphic 34"/>
                        <wps:cNvSpPr/>
                        <wps:spPr>
                          <a:xfrm>
                            <a:off x="2952508" y="3665727"/>
                            <a:ext cx="534035" cy="1233805"/>
                          </a:xfrm>
                          <a:custGeom>
                            <a:avLst/>
                            <a:gdLst/>
                            <a:ahLst/>
                            <a:cxnLst/>
                            <a:rect l="l" t="t" r="r" b="b"/>
                            <a:pathLst>
                              <a:path w="534035" h="1233805">
                                <a:moveTo>
                                  <a:pt x="0" y="0"/>
                                </a:moveTo>
                                <a:lnTo>
                                  <a:pt x="45002" y="21032"/>
                                </a:lnTo>
                                <a:lnTo>
                                  <a:pt x="88289" y="44186"/>
                                </a:lnTo>
                                <a:lnTo>
                                  <a:pt x="129822" y="69365"/>
                                </a:lnTo>
                                <a:lnTo>
                                  <a:pt x="169561" y="96476"/>
                                </a:lnTo>
                                <a:lnTo>
                                  <a:pt x="207468" y="125423"/>
                                </a:lnTo>
                                <a:lnTo>
                                  <a:pt x="243502" y="156111"/>
                                </a:lnTo>
                                <a:lnTo>
                                  <a:pt x="277626" y="188445"/>
                                </a:lnTo>
                                <a:lnTo>
                                  <a:pt x="309798" y="222331"/>
                                </a:lnTo>
                                <a:lnTo>
                                  <a:pt x="339981" y="257673"/>
                                </a:lnTo>
                                <a:lnTo>
                                  <a:pt x="368135" y="294376"/>
                                </a:lnTo>
                                <a:lnTo>
                                  <a:pt x="394220" y="332347"/>
                                </a:lnTo>
                                <a:lnTo>
                                  <a:pt x="418198" y="371489"/>
                                </a:lnTo>
                                <a:lnTo>
                                  <a:pt x="440029" y="411708"/>
                                </a:lnTo>
                                <a:lnTo>
                                  <a:pt x="459673" y="452909"/>
                                </a:lnTo>
                                <a:lnTo>
                                  <a:pt x="477092" y="494997"/>
                                </a:lnTo>
                                <a:lnTo>
                                  <a:pt x="492246" y="537877"/>
                                </a:lnTo>
                                <a:lnTo>
                                  <a:pt x="505096" y="581455"/>
                                </a:lnTo>
                                <a:lnTo>
                                  <a:pt x="515603" y="625635"/>
                                </a:lnTo>
                                <a:lnTo>
                                  <a:pt x="523727" y="670322"/>
                                </a:lnTo>
                                <a:lnTo>
                                  <a:pt x="529429" y="715422"/>
                                </a:lnTo>
                                <a:lnTo>
                                  <a:pt x="532670" y="760839"/>
                                </a:lnTo>
                                <a:lnTo>
                                  <a:pt x="533410" y="806480"/>
                                </a:lnTo>
                                <a:lnTo>
                                  <a:pt x="531610" y="852248"/>
                                </a:lnTo>
                                <a:lnTo>
                                  <a:pt x="527232" y="898049"/>
                                </a:lnTo>
                                <a:lnTo>
                                  <a:pt x="520235" y="943788"/>
                                </a:lnTo>
                                <a:lnTo>
                                  <a:pt x="510581" y="989370"/>
                                </a:lnTo>
                                <a:lnTo>
                                  <a:pt x="498230" y="1034700"/>
                                </a:lnTo>
                                <a:lnTo>
                                  <a:pt x="483142" y="1079684"/>
                                </a:lnTo>
                                <a:lnTo>
                                  <a:pt x="465280" y="1124226"/>
                                </a:lnTo>
                                <a:lnTo>
                                  <a:pt x="438472" y="1179984"/>
                                </a:lnTo>
                                <a:lnTo>
                                  <a:pt x="423503" y="1207064"/>
                                </a:lnTo>
                                <a:lnTo>
                                  <a:pt x="407511" y="1233574"/>
                                </a:lnTo>
                              </a:path>
                            </a:pathLst>
                          </a:custGeom>
                          <a:ln w="12699">
                            <a:solidFill>
                              <a:srgbClr val="FFFFFF"/>
                            </a:solidFill>
                            <a:prstDash val="solid"/>
                          </a:ln>
                        </wps:spPr>
                        <wps:bodyPr wrap="square" lIns="0" tIns="0" rIns="0" bIns="0" rtlCol="0">
                          <a:prstTxWarp prst="textNoShape">
                            <a:avLst/>
                          </a:prstTxWarp>
                          <a:noAutofit/>
                        </wps:bodyPr>
                      </wps:wsp>
                      <wps:wsp>
                        <wps:cNvPr id="35" name="Textbox 35"/>
                        <wps:cNvSpPr txBox="1"/>
                        <wps:spPr>
                          <a:xfrm>
                            <a:off x="755366" y="962964"/>
                            <a:ext cx="3488054" cy="1967864"/>
                          </a:xfrm>
                          <a:prstGeom prst="rect">
                            <a:avLst/>
                          </a:prstGeom>
                        </wps:spPr>
                        <wps:txbx>
                          <w:txbxContent>
                            <w:p w14:paraId="0946802D" w14:textId="77777777" w:rsidR="00314A1D" w:rsidRDefault="00314A1D" w:rsidP="00314A1D">
                              <w:pPr>
                                <w:spacing w:line="211" w:lineRule="auto"/>
                                <w:ind w:right="18"/>
                                <w:rPr>
                                  <w:rFonts w:ascii="Montserrat Medium" w:hAnsi="Montserrat Medium"/>
                                  <w:sz w:val="64"/>
                                </w:rPr>
                              </w:pPr>
                              <w:r>
                                <w:rPr>
                                  <w:rFonts w:ascii="Montserrat Medium" w:hAnsi="Montserrat Medium"/>
                                  <w:color w:val="FFFFFF"/>
                                  <w:sz w:val="64"/>
                                </w:rPr>
                                <w:t xml:space="preserve">The First </w:t>
                              </w:r>
                              <w:r>
                                <w:rPr>
                                  <w:rFonts w:ascii="Montserrat Medium" w:hAnsi="Montserrat Medium"/>
                                  <w:color w:val="FEC106"/>
                                  <w:sz w:val="64"/>
                                </w:rPr>
                                <w:t>3</w:t>
                              </w:r>
                              <w:r>
                                <w:rPr>
                                  <w:rFonts w:ascii="Montserrat Medium" w:hAnsi="Montserrat Medium"/>
                                  <w:color w:val="06A8F5"/>
                                  <w:sz w:val="64"/>
                                </w:rPr>
                                <w:t>6</w:t>
                              </w:r>
                              <w:r>
                                <w:rPr>
                                  <w:rFonts w:ascii="Montserrat Medium" w:hAnsi="Montserrat Medium"/>
                                  <w:color w:val="009688"/>
                                  <w:sz w:val="64"/>
                                </w:rPr>
                                <w:t>0</w:t>
                              </w:r>
                              <w:r>
                                <w:rPr>
                                  <w:color w:val="FFFFFF"/>
                                  <w:sz w:val="64"/>
                                </w:rPr>
                                <w:t xml:space="preserve">° </w:t>
                              </w:r>
                              <w:r>
                                <w:rPr>
                                  <w:rFonts w:ascii="Montserrat Medium" w:hAnsi="Montserrat Medium"/>
                                  <w:color w:val="FFFFFF"/>
                                  <w:sz w:val="64"/>
                                </w:rPr>
                                <w:t>Clinical</w:t>
                              </w:r>
                              <w:r>
                                <w:rPr>
                                  <w:rFonts w:ascii="Montserrat Medium" w:hAnsi="Montserrat Medium"/>
                                  <w:color w:val="FFFFFF"/>
                                  <w:spacing w:val="-43"/>
                                  <w:sz w:val="64"/>
                                </w:rPr>
                                <w:t xml:space="preserve"> </w:t>
                              </w:r>
                              <w:r>
                                <w:rPr>
                                  <w:rFonts w:ascii="Montserrat Medium" w:hAnsi="Montserrat Medium"/>
                                  <w:color w:val="FFFFFF"/>
                                  <w:sz w:val="64"/>
                                </w:rPr>
                                <w:t xml:space="preserve">Nutrition </w:t>
                              </w:r>
                              <w:r>
                                <w:rPr>
                                  <w:rFonts w:ascii="Montserrat Medium" w:hAnsi="Montserrat Medium"/>
                                  <w:color w:val="FFFFFF"/>
                                  <w:spacing w:val="-2"/>
                                  <w:sz w:val="64"/>
                                </w:rPr>
                                <w:t>Management System</w:t>
                              </w:r>
                            </w:p>
                          </w:txbxContent>
                        </wps:txbx>
                        <wps:bodyPr wrap="square" lIns="0" tIns="0" rIns="0" bIns="0" rtlCol="0">
                          <a:noAutofit/>
                        </wps:bodyPr>
                      </wps:wsp>
                      <wps:wsp>
                        <wps:cNvPr id="36" name="Textbox 36"/>
                        <wps:cNvSpPr txBox="1"/>
                        <wps:spPr>
                          <a:xfrm>
                            <a:off x="1362002" y="5448198"/>
                            <a:ext cx="3130550" cy="248285"/>
                          </a:xfrm>
                          <a:prstGeom prst="rect">
                            <a:avLst/>
                          </a:prstGeom>
                        </wps:spPr>
                        <wps:txbx>
                          <w:txbxContent>
                            <w:p w14:paraId="284D43CB" w14:textId="77777777" w:rsidR="00314A1D" w:rsidRDefault="00314A1D" w:rsidP="00314A1D">
                              <w:pPr>
                                <w:spacing w:line="390" w:lineRule="exact"/>
                                <w:rPr>
                                  <w:rFonts w:ascii="Montserrat" w:hAnsi="Montserrat"/>
                                  <w:sz w:val="32"/>
                                </w:rPr>
                              </w:pPr>
                              <w:r>
                                <w:rPr>
                                  <w:rFonts w:ascii="Montserrat" w:hAnsi="Montserrat"/>
                                  <w:color w:val="FFFFFF"/>
                                  <w:spacing w:val="19"/>
                                  <w:sz w:val="32"/>
                                </w:rPr>
                                <w:t>FR</w:t>
                              </w:r>
                              <w:r>
                                <w:rPr>
                                  <w:rFonts w:ascii="Montserrat" w:hAnsi="Montserrat"/>
                                  <w:color w:val="FFFFFF"/>
                                  <w:spacing w:val="-43"/>
                                  <w:sz w:val="32"/>
                                </w:rPr>
                                <w:t xml:space="preserve"> </w:t>
                              </w:r>
                              <w:r>
                                <w:rPr>
                                  <w:rFonts w:ascii="Montserrat" w:hAnsi="Montserrat"/>
                                  <w:color w:val="FFFFFF"/>
                                  <w:spacing w:val="19"/>
                                  <w:sz w:val="32"/>
                                </w:rPr>
                                <w:t>OM</w:t>
                              </w:r>
                              <w:r>
                                <w:rPr>
                                  <w:rFonts w:ascii="Montserrat" w:hAnsi="Montserrat"/>
                                  <w:color w:val="FFFFFF"/>
                                  <w:spacing w:val="38"/>
                                  <w:w w:val="150"/>
                                  <w:sz w:val="32"/>
                                </w:rPr>
                                <w:t xml:space="preserve"> </w:t>
                              </w:r>
                              <w:r>
                                <w:rPr>
                                  <w:rFonts w:ascii="Montserrat" w:hAnsi="Montserrat"/>
                                  <w:color w:val="FFFFFF"/>
                                  <w:spacing w:val="25"/>
                                  <w:sz w:val="32"/>
                                </w:rPr>
                                <w:t>HOS</w:t>
                              </w:r>
                              <w:r>
                                <w:rPr>
                                  <w:rFonts w:ascii="Montserrat" w:hAnsi="Montserrat"/>
                                  <w:color w:val="FFFFFF"/>
                                  <w:spacing w:val="-44"/>
                                  <w:sz w:val="32"/>
                                </w:rPr>
                                <w:t xml:space="preserve"> </w:t>
                              </w:r>
                              <w:r>
                                <w:rPr>
                                  <w:rFonts w:ascii="Montserrat" w:hAnsi="Montserrat"/>
                                  <w:color w:val="FFFFFF"/>
                                  <w:sz w:val="32"/>
                                </w:rPr>
                                <w:t>P</w:t>
                              </w:r>
                              <w:r>
                                <w:rPr>
                                  <w:rFonts w:ascii="Montserrat" w:hAnsi="Montserrat"/>
                                  <w:color w:val="FFFFFF"/>
                                  <w:spacing w:val="-43"/>
                                  <w:sz w:val="32"/>
                                </w:rPr>
                                <w:t xml:space="preserve"> </w:t>
                              </w:r>
                              <w:r>
                                <w:rPr>
                                  <w:rFonts w:ascii="Montserrat" w:hAnsi="Montserrat"/>
                                  <w:color w:val="FFFFFF"/>
                                  <w:sz w:val="32"/>
                                </w:rPr>
                                <w:t>I</w:t>
                              </w:r>
                              <w:r>
                                <w:rPr>
                                  <w:rFonts w:ascii="Montserrat" w:hAnsi="Montserrat"/>
                                  <w:color w:val="FFFFFF"/>
                                  <w:spacing w:val="-43"/>
                                  <w:sz w:val="32"/>
                                </w:rPr>
                                <w:t xml:space="preserve"> </w:t>
                              </w:r>
                              <w:r>
                                <w:rPr>
                                  <w:rFonts w:ascii="Montserrat" w:hAnsi="Montserrat"/>
                                  <w:color w:val="FFFFFF"/>
                                  <w:spacing w:val="19"/>
                                  <w:sz w:val="32"/>
                                </w:rPr>
                                <w:t>TA</w:t>
                              </w:r>
                              <w:r>
                                <w:rPr>
                                  <w:rFonts w:ascii="Montserrat" w:hAnsi="Montserrat"/>
                                  <w:color w:val="FFFFFF"/>
                                  <w:spacing w:val="-44"/>
                                  <w:sz w:val="32"/>
                                </w:rPr>
                                <w:t xml:space="preserve"> </w:t>
                              </w:r>
                              <w:r>
                                <w:rPr>
                                  <w:rFonts w:ascii="Montserrat" w:hAnsi="Montserrat"/>
                                  <w:color w:val="FFFFFF"/>
                                  <w:spacing w:val="19"/>
                                  <w:sz w:val="32"/>
                                </w:rPr>
                                <w:t>L</w:t>
                              </w:r>
                              <w:r>
                                <w:rPr>
                                  <w:rFonts w:ascii="Wingdings" w:hAnsi="Wingdings"/>
                                  <w:color w:val="FFFFFF"/>
                                  <w:spacing w:val="19"/>
                                  <w:sz w:val="32"/>
                                </w:rPr>
                                <w:t></w:t>
                              </w:r>
                              <w:r>
                                <w:rPr>
                                  <w:color w:val="FFFFFF"/>
                                  <w:spacing w:val="46"/>
                                  <w:w w:val="150"/>
                                  <w:sz w:val="32"/>
                                </w:rPr>
                                <w:t xml:space="preserve"> </w:t>
                              </w:r>
                              <w:r>
                                <w:rPr>
                                  <w:rFonts w:ascii="Montserrat" w:hAnsi="Montserrat"/>
                                  <w:color w:val="FFFFFF"/>
                                  <w:spacing w:val="25"/>
                                  <w:sz w:val="32"/>
                                </w:rPr>
                                <w:t>HOME</w:t>
                              </w:r>
                            </w:p>
                          </w:txbxContent>
                        </wps:txbx>
                        <wps:bodyPr wrap="square" lIns="0" tIns="0" rIns="0" bIns="0" rtlCol="0">
                          <a:noAutofit/>
                        </wps:bodyPr>
                      </wps:wsp>
                    </wpg:wgp>
                  </a:graphicData>
                </a:graphic>
              </wp:anchor>
            </w:drawing>
          </mc:Choice>
          <mc:Fallback>
            <w:pict>
              <v:group w14:anchorId="6F98BBAF" id="Group 26" o:spid="_x0000_s1036" style="position:absolute;left:0;text-align:left;margin-left:0;margin-top:0;width:468.2pt;height:540pt;z-index:251659264;mso-wrap-distance-left:0;mso-wrap-distance-right:0;mso-position-horizontal-relative:page;mso-position-vertical-relative:page" coordsize="59461,68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">
                <v:shape id="Graphic 27" o:spid="_x0000_s1037" style="position:absolute;width:59461;height:68580;visibility:visible;mso-wrap-style:square;v-text-anchor:top" coordsize="5946140,685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" path="m5945683,6858000l5351780,,,,,6858000r5351780,l5945683,6858000xe" fillcolor="black" stroked="f">
                  <v:path arrowok="t"/>
                </v:shape>
                <v:shape id="Image 28" o:spid="_x0000_s1038" type="#_x0000_t75" style="position:absolute;left:4571;top:62378;width:11049;height:4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">
                  <v:imagedata r:id="rId27" o:title=""/>
                </v:shape>
                <v:shape id="Image 29" o:spid="_x0000_s1039" type="#_x0000_t75" style="position:absolute;left:22381;top:30982;width:7117;height:71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">
                  <v:imagedata r:id="rId28" o:title=""/>
                </v:shape>
                <v:shape id="Image 30" o:spid="_x0000_s1040" type="#_x0000_t75" style="position:absolute;left:13887;top:44918;width:7116;height:71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">
                  <v:imagedata r:id="rId29" o:title=""/>
                </v:shape>
                <v:shape id="Image 31" o:spid="_x0000_s1041" type="#_x0000_t75" style="position:absolute;left:30733;top:44890;width:7080;height:7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">
                  <v:imagedata r:id="rId30" o:title=""/>
                </v:shape>
                <v:shape id="Graphic 32" o:spid="_x0000_s1042" style="position:absolute;left:16720;top:35964;width:7569;height:10751;visibility:visible;mso-wrap-style:square;v-text-anchor:top" coordsize="756920,1075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" path="m27025,1074956l16269,1026460,8240,978030,2886,929757,157,881728,,834033,2364,786761,7198,740001r7254,-46160l24072,648371,36009,603680,50211,559857,66627,516990,85205,475169r20689,-40687l128643,395019r24757,-38150l180114,320120r28621,-35258l239210,251184r32278,-32010l305518,188922r35731,-28406l378629,134045r38978,-24445l458132,87267,500153,67138,543617,49299,588475,33841,634674,20853,695217,8119,725809,3480,756574,e" filled="f" strokecolor="white" strokeweight="1pt">
                  <v:path arrowok="t"/>
                </v:shape>
                <v:shape id="Graphic 33" o:spid="_x0000_s1043" style="position:absolute;left:19226;top:50521;width:12992;height:3016;visibility:visible;mso-wrap-style:square;v-text-anchor:top" coordsize="1299210,301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" path="m1299129,5827r-34249,35980l1229165,75486r-37077,31373l1153749,135917r-39496,26737l1073701,187062r-41506,22073l989839,228865r-43105,17380l902984,261269r-44293,12660l813956,284218r-45073,7911l723574,297655r-45442,3133l632659,301523r-45402,-1671l542029,295767r-44952,-6505l452505,280329,408414,268962,364906,255154,322085,238896,280052,220184,238911,199008,198764,175362,159712,149240,121859,120634,85308,89537,40966,46393,20050,23591,,e" filled="f" strokecolor="white" strokeweight=".35275mm">
                  <v:path arrowok="t"/>
                </v:shape>
                <v:shape id="Graphic 34" o:spid="_x0000_s1044" style="position:absolute;left:29525;top:36657;width:5340;height:12338;visibility:visible;mso-wrap-style:square;v-text-anchor:top" coordsize="534035,1233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" path="m,l45002,21032,88289,44186r41533,25179l169561,96476r37907,28947l243502,156111r34124,32334l309798,222331r30183,35342l368135,294376r26085,37971l418198,371489r21831,40219l459673,452909r17419,42088l492246,537877r12850,43578l515603,625635r8124,44687l529429,715422r3241,45417l533410,806480r-1800,45768l527232,898049r-6997,45739l510581,989370r-12351,45330l483142,1079684r-17862,44542l438472,1179984r-14969,27080l407511,1233574e" filled="f" strokecolor="white" strokeweight=".35275mm">
                  <v:path arrowok="t"/>
                </v:shape>
                <v:shape id="Textbox 35" o:spid="_x0000_s1045" type="#_x0000_t202" style="position:absolute;left:7553;top:9629;width:34881;height:196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14:paraId="0946802D" w14:textId="77777777" w:rsidR="00314A1D" w:rsidRDefault="00314A1D" w:rsidP="00314A1D">
                        <w:pPr>
                          <w:spacing w:line="211" w:lineRule="auto"/>
                          <w:ind w:right="18"/>
                          <w:rPr>
                            <w:rFonts w:ascii="Montserrat Medium" w:hAnsi="Montserrat Medium"/>
                            <w:sz w:val="64"/>
                          </w:rPr>
                        </w:pPr>
                        <w:r>
                          <w:rPr>
                            <w:rFonts w:ascii="Montserrat Medium" w:hAnsi="Montserrat Medium"/>
                            <w:color w:val="FFFFFF"/>
                            <w:sz w:val="64"/>
                          </w:rPr>
                          <w:t xml:space="preserve">The First </w:t>
                        </w:r>
                        <w:r>
                          <w:rPr>
                            <w:rFonts w:ascii="Montserrat Medium" w:hAnsi="Montserrat Medium"/>
                            <w:color w:val="FEC106"/>
                            <w:sz w:val="64"/>
                          </w:rPr>
                          <w:t>3</w:t>
                        </w:r>
                        <w:r>
                          <w:rPr>
                            <w:rFonts w:ascii="Montserrat Medium" w:hAnsi="Montserrat Medium"/>
                            <w:color w:val="06A8F5"/>
                            <w:sz w:val="64"/>
                          </w:rPr>
                          <w:t>6</w:t>
                        </w:r>
                        <w:r>
                          <w:rPr>
                            <w:rFonts w:ascii="Montserrat Medium" w:hAnsi="Montserrat Medium"/>
                            <w:color w:val="009688"/>
                            <w:sz w:val="64"/>
                          </w:rPr>
                          <w:t>0</w:t>
                        </w:r>
                        <w:r>
                          <w:rPr>
                            <w:color w:val="FFFFFF"/>
                            <w:sz w:val="64"/>
                          </w:rPr>
                          <w:t xml:space="preserve">° </w:t>
                        </w:r>
                        <w:r>
                          <w:rPr>
                            <w:rFonts w:ascii="Montserrat Medium" w:hAnsi="Montserrat Medium"/>
                            <w:color w:val="FFFFFF"/>
                            <w:sz w:val="64"/>
                          </w:rPr>
                          <w:t>Clinical</w:t>
                        </w:r>
                        <w:r>
                          <w:rPr>
                            <w:rFonts w:ascii="Montserrat Medium" w:hAnsi="Montserrat Medium"/>
                            <w:color w:val="FFFFFF"/>
                            <w:spacing w:val="-43"/>
                            <w:sz w:val="64"/>
                          </w:rPr>
                          <w:t xml:space="preserve"> </w:t>
                        </w:r>
                        <w:r>
                          <w:rPr>
                            <w:rFonts w:ascii="Montserrat Medium" w:hAnsi="Montserrat Medium"/>
                            <w:color w:val="FFFFFF"/>
                            <w:sz w:val="64"/>
                          </w:rPr>
                          <w:t xml:space="preserve">Nutrition </w:t>
                        </w:r>
                        <w:r>
                          <w:rPr>
                            <w:rFonts w:ascii="Montserrat Medium" w:hAnsi="Montserrat Medium"/>
                            <w:color w:val="FFFFFF"/>
                            <w:spacing w:val="-2"/>
                            <w:sz w:val="64"/>
                          </w:rPr>
                          <w:t>Management System</w:t>
                        </w:r>
                      </w:p>
                    </w:txbxContent>
                  </v:textbox>
                </v:shape>
                <v:shape id="Textbox 36" o:spid="_x0000_s1046" type="#_x0000_t202" style="position:absolute;left:13620;top:54481;width:31305;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9C+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CMS9C+yAAAAOAA&#13;&#10;AAAPAAAAAAAAAAAAAAAAAAcCAABkcnMvZG93bnJldi54bWxQSwUGAAAAAAMAAwC3AAAA/AIAAAAA&#13;&#10;" filled="f" stroked="f">
                  <v:textbox inset="0,0,0,0">
                    <w:txbxContent>
                      <w:p w14:paraId="284D43CB" w14:textId="77777777" w:rsidR="00314A1D" w:rsidRDefault="00314A1D" w:rsidP="00314A1D">
                        <w:pPr>
                          <w:spacing w:line="390" w:lineRule="exact"/>
                          <w:rPr>
                            <w:rFonts w:ascii="Montserrat" w:hAnsi="Montserrat"/>
                            <w:sz w:val="32"/>
                          </w:rPr>
                        </w:pPr>
                        <w:r>
                          <w:rPr>
                            <w:rFonts w:ascii="Montserrat" w:hAnsi="Montserrat"/>
                            <w:color w:val="FFFFFF"/>
                            <w:spacing w:val="19"/>
                            <w:sz w:val="32"/>
                          </w:rPr>
                          <w:t>FR</w:t>
                        </w:r>
                        <w:r>
                          <w:rPr>
                            <w:rFonts w:ascii="Montserrat" w:hAnsi="Montserrat"/>
                            <w:color w:val="FFFFFF"/>
                            <w:spacing w:val="-43"/>
                            <w:sz w:val="32"/>
                          </w:rPr>
                          <w:t xml:space="preserve"> </w:t>
                        </w:r>
                        <w:r>
                          <w:rPr>
                            <w:rFonts w:ascii="Montserrat" w:hAnsi="Montserrat"/>
                            <w:color w:val="FFFFFF"/>
                            <w:spacing w:val="19"/>
                            <w:sz w:val="32"/>
                          </w:rPr>
                          <w:t>OM</w:t>
                        </w:r>
                        <w:r>
                          <w:rPr>
                            <w:rFonts w:ascii="Montserrat" w:hAnsi="Montserrat"/>
                            <w:color w:val="FFFFFF"/>
                            <w:spacing w:val="38"/>
                            <w:w w:val="150"/>
                            <w:sz w:val="32"/>
                          </w:rPr>
                          <w:t xml:space="preserve"> </w:t>
                        </w:r>
                        <w:r>
                          <w:rPr>
                            <w:rFonts w:ascii="Montserrat" w:hAnsi="Montserrat"/>
                            <w:color w:val="FFFFFF"/>
                            <w:spacing w:val="25"/>
                            <w:sz w:val="32"/>
                          </w:rPr>
                          <w:t>HOS</w:t>
                        </w:r>
                        <w:r>
                          <w:rPr>
                            <w:rFonts w:ascii="Montserrat" w:hAnsi="Montserrat"/>
                            <w:color w:val="FFFFFF"/>
                            <w:spacing w:val="-44"/>
                            <w:sz w:val="32"/>
                          </w:rPr>
                          <w:t xml:space="preserve"> </w:t>
                        </w:r>
                        <w:r>
                          <w:rPr>
                            <w:rFonts w:ascii="Montserrat" w:hAnsi="Montserrat"/>
                            <w:color w:val="FFFFFF"/>
                            <w:sz w:val="32"/>
                          </w:rPr>
                          <w:t>P</w:t>
                        </w:r>
                        <w:r>
                          <w:rPr>
                            <w:rFonts w:ascii="Montserrat" w:hAnsi="Montserrat"/>
                            <w:color w:val="FFFFFF"/>
                            <w:spacing w:val="-43"/>
                            <w:sz w:val="32"/>
                          </w:rPr>
                          <w:t xml:space="preserve"> </w:t>
                        </w:r>
                        <w:r>
                          <w:rPr>
                            <w:rFonts w:ascii="Montserrat" w:hAnsi="Montserrat"/>
                            <w:color w:val="FFFFFF"/>
                            <w:sz w:val="32"/>
                          </w:rPr>
                          <w:t>I</w:t>
                        </w:r>
                        <w:r>
                          <w:rPr>
                            <w:rFonts w:ascii="Montserrat" w:hAnsi="Montserrat"/>
                            <w:color w:val="FFFFFF"/>
                            <w:spacing w:val="-43"/>
                            <w:sz w:val="32"/>
                          </w:rPr>
                          <w:t xml:space="preserve"> </w:t>
                        </w:r>
                        <w:r>
                          <w:rPr>
                            <w:rFonts w:ascii="Montserrat" w:hAnsi="Montserrat"/>
                            <w:color w:val="FFFFFF"/>
                            <w:spacing w:val="19"/>
                            <w:sz w:val="32"/>
                          </w:rPr>
                          <w:t>TA</w:t>
                        </w:r>
                        <w:r>
                          <w:rPr>
                            <w:rFonts w:ascii="Montserrat" w:hAnsi="Montserrat"/>
                            <w:color w:val="FFFFFF"/>
                            <w:spacing w:val="-44"/>
                            <w:sz w:val="32"/>
                          </w:rPr>
                          <w:t xml:space="preserve"> </w:t>
                        </w:r>
                        <w:r>
                          <w:rPr>
                            <w:rFonts w:ascii="Montserrat" w:hAnsi="Montserrat"/>
                            <w:color w:val="FFFFFF"/>
                            <w:spacing w:val="19"/>
                            <w:sz w:val="32"/>
                          </w:rPr>
                          <w:t>L</w:t>
                        </w:r>
                        <w:r>
                          <w:rPr>
                            <w:rFonts w:ascii="Wingdings" w:hAnsi="Wingdings"/>
                            <w:color w:val="FFFFFF"/>
                            <w:spacing w:val="19"/>
                            <w:sz w:val="32"/>
                          </w:rPr>
                          <w:t></w:t>
                        </w:r>
                        <w:r>
                          <w:rPr>
                            <w:color w:val="FFFFFF"/>
                            <w:spacing w:val="46"/>
                            <w:w w:val="150"/>
                            <w:sz w:val="32"/>
                          </w:rPr>
                          <w:t xml:space="preserve"> </w:t>
                        </w:r>
                        <w:r>
                          <w:rPr>
                            <w:rFonts w:ascii="Montserrat" w:hAnsi="Montserrat"/>
                            <w:color w:val="FFFFFF"/>
                            <w:spacing w:val="25"/>
                            <w:sz w:val="32"/>
                          </w:rPr>
                          <w:t>HOME</w:t>
                        </w:r>
                      </w:p>
                    </w:txbxContent>
                  </v:textbox>
                </v:shape>
                <w10:wrap anchorx="page" anchory="page"/>
              </v:group>
            </w:pict>
          </mc:Fallback>
        </mc:AlternateContent>
      </w:r>
      <w:r>
        <w:rPr>
          <w:b/>
          <w:color w:val="FEC106"/>
          <w:spacing w:val="13"/>
          <w:sz w:val="56"/>
          <w:lang w:val="fr-FR"/>
        </w:rPr>
        <w:t>DIAGNOSTIC</w:t>
      </w:r>
    </w:p>
    <w:p w14:paraId="0049CBFA" w14:textId="77777777" w:rsidR="00314A1D" w:rsidRPr="00A84823" w:rsidRDefault="00314A1D" w:rsidP="00314A1D">
      <w:pPr>
        <w:pStyle w:val="BodyText"/>
        <w:rPr>
          <w:b/>
          <w:sz w:val="20"/>
          <w:lang w:val="fr-FR"/>
        </w:rPr>
      </w:pPr>
    </w:p>
    <w:p w14:paraId="2A22DFDC" w14:textId="77777777" w:rsidR="00314A1D" w:rsidRPr="00A84823" w:rsidRDefault="00314A1D" w:rsidP="00314A1D">
      <w:pPr>
        <w:pStyle w:val="BodyText"/>
        <w:rPr>
          <w:b/>
          <w:sz w:val="20"/>
          <w:lang w:val="fr-FR"/>
        </w:rPr>
      </w:pPr>
    </w:p>
    <w:p w14:paraId="16F2B614" w14:textId="77777777" w:rsidR="00314A1D" w:rsidRPr="00A84823" w:rsidRDefault="00314A1D" w:rsidP="00314A1D">
      <w:pPr>
        <w:pStyle w:val="BodyText"/>
        <w:rPr>
          <w:b/>
          <w:sz w:val="20"/>
          <w:lang w:val="fr-FR"/>
        </w:rPr>
      </w:pPr>
    </w:p>
    <w:p w14:paraId="783FDF59" w14:textId="77777777" w:rsidR="00314A1D" w:rsidRPr="00A84823" w:rsidRDefault="00314A1D" w:rsidP="00314A1D">
      <w:pPr>
        <w:pStyle w:val="BodyText"/>
        <w:rPr>
          <w:b/>
          <w:sz w:val="20"/>
          <w:lang w:val="fr-FR"/>
        </w:rPr>
      </w:pPr>
    </w:p>
    <w:p w14:paraId="4568617A" w14:textId="77777777" w:rsidR="00314A1D" w:rsidRPr="00A84823" w:rsidRDefault="00314A1D" w:rsidP="00314A1D">
      <w:pPr>
        <w:pStyle w:val="BodyText"/>
        <w:rPr>
          <w:b/>
          <w:sz w:val="20"/>
          <w:lang w:val="fr-FR"/>
        </w:rPr>
      </w:pPr>
    </w:p>
    <w:p w14:paraId="507060CF" w14:textId="77777777" w:rsidR="00314A1D" w:rsidRPr="00A84823" w:rsidRDefault="00314A1D" w:rsidP="00314A1D">
      <w:pPr>
        <w:pStyle w:val="BodyText"/>
        <w:rPr>
          <w:b/>
          <w:sz w:val="20"/>
          <w:lang w:val="fr-FR"/>
        </w:rPr>
      </w:pPr>
    </w:p>
    <w:p w14:paraId="023EB6BA" w14:textId="77777777" w:rsidR="00314A1D" w:rsidRPr="00A84823" w:rsidRDefault="00314A1D" w:rsidP="00314A1D">
      <w:pPr>
        <w:pStyle w:val="BodyText"/>
        <w:rPr>
          <w:b/>
          <w:sz w:val="20"/>
          <w:lang w:val="fr-FR"/>
        </w:rPr>
      </w:pPr>
    </w:p>
    <w:p w14:paraId="3AF4A2A9" w14:textId="77777777" w:rsidR="00314A1D" w:rsidRPr="00A84823" w:rsidRDefault="00314A1D" w:rsidP="00314A1D">
      <w:pPr>
        <w:pStyle w:val="BodyText"/>
        <w:rPr>
          <w:b/>
          <w:sz w:val="20"/>
          <w:lang w:val="fr-FR"/>
        </w:rPr>
      </w:pPr>
    </w:p>
    <w:p w14:paraId="561103DD" w14:textId="2D47DA2F" w:rsidR="00314A1D" w:rsidRPr="00A84823" w:rsidRDefault="00314A1D" w:rsidP="00314A1D">
      <w:pPr>
        <w:pStyle w:val="BodyText"/>
        <w:rPr>
          <w:b/>
          <w:sz w:val="20"/>
          <w:lang w:val="fr-FR"/>
        </w:rPr>
      </w:pPr>
    </w:p>
    <w:p w14:paraId="65CE174A" w14:textId="388A13B1" w:rsidR="00314A1D" w:rsidRPr="00A84823" w:rsidRDefault="00840D55" w:rsidP="00314A1D">
      <w:pPr>
        <w:pStyle w:val="BodyText"/>
        <w:rPr>
          <w:b/>
          <w:sz w:val="20"/>
          <w:lang w:val="fr-FR"/>
        </w:rPr>
      </w:pPr>
      <w:r>
        <w:rPr>
          <w:noProof/>
        </w:rPr>
        <mc:AlternateContent>
          <mc:Choice Requires="wpg">
            <w:drawing>
              <wp:anchor distT="0" distB="0" distL="0" distR="0" simplePos="0" relativeHeight="251661312" behindDoc="0" locked="0" layoutInCell="1" allowOverlap="1" wp14:anchorId="7AE1ABCF" wp14:editId="05A8CABA">
                <wp:simplePos x="0" y="0"/>
                <wp:positionH relativeFrom="page">
                  <wp:posOffset>6601594</wp:posOffset>
                </wp:positionH>
                <wp:positionV relativeFrom="page">
                  <wp:posOffset>2335039</wp:posOffset>
                </wp:positionV>
                <wp:extent cx="3239770" cy="41275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9770" cy="4127500"/>
                          <a:chOff x="0" y="0"/>
                          <a:chExt cx="3239770" cy="4127500"/>
                        </a:xfrm>
                      </wpg:grpSpPr>
                      <wps:wsp>
                        <wps:cNvPr id="41" name="Graphic 41"/>
                        <wps:cNvSpPr/>
                        <wps:spPr>
                          <a:xfrm>
                            <a:off x="0" y="0"/>
                            <a:ext cx="2068195" cy="2531110"/>
                          </a:xfrm>
                          <a:custGeom>
                            <a:avLst/>
                            <a:gdLst/>
                            <a:ahLst/>
                            <a:cxnLst/>
                            <a:rect l="l" t="t" r="r" b="b"/>
                            <a:pathLst>
                              <a:path w="2068195" h="2531110">
                                <a:moveTo>
                                  <a:pt x="1190767" y="0"/>
                                </a:moveTo>
                                <a:lnTo>
                                  <a:pt x="1144030" y="1670"/>
                                </a:lnTo>
                                <a:lnTo>
                                  <a:pt x="1097615" y="5138"/>
                                </a:lnTo>
                                <a:lnTo>
                                  <a:pt x="1051566" y="10373"/>
                                </a:lnTo>
                                <a:lnTo>
                                  <a:pt x="1005924" y="17351"/>
                                </a:lnTo>
                                <a:lnTo>
                                  <a:pt x="960734" y="26042"/>
                                </a:lnTo>
                                <a:lnTo>
                                  <a:pt x="916038" y="36419"/>
                                </a:lnTo>
                                <a:lnTo>
                                  <a:pt x="871880" y="48455"/>
                                </a:lnTo>
                                <a:lnTo>
                                  <a:pt x="828304" y="62123"/>
                                </a:lnTo>
                                <a:lnTo>
                                  <a:pt x="785351" y="77395"/>
                                </a:lnTo>
                                <a:lnTo>
                                  <a:pt x="743066" y="94244"/>
                                </a:lnTo>
                                <a:lnTo>
                                  <a:pt x="701491" y="112641"/>
                                </a:lnTo>
                                <a:lnTo>
                                  <a:pt x="660671" y="132561"/>
                                </a:lnTo>
                                <a:lnTo>
                                  <a:pt x="620647" y="153975"/>
                                </a:lnTo>
                                <a:lnTo>
                                  <a:pt x="581464" y="176856"/>
                                </a:lnTo>
                                <a:lnTo>
                                  <a:pt x="543164" y="201176"/>
                                </a:lnTo>
                                <a:lnTo>
                                  <a:pt x="505790" y="226909"/>
                                </a:lnTo>
                                <a:lnTo>
                                  <a:pt x="469387" y="254026"/>
                                </a:lnTo>
                                <a:lnTo>
                                  <a:pt x="433996" y="282500"/>
                                </a:lnTo>
                                <a:lnTo>
                                  <a:pt x="399662" y="312304"/>
                                </a:lnTo>
                                <a:lnTo>
                                  <a:pt x="366428" y="343410"/>
                                </a:lnTo>
                                <a:lnTo>
                                  <a:pt x="334336" y="375791"/>
                                </a:lnTo>
                                <a:lnTo>
                                  <a:pt x="303430" y="409420"/>
                                </a:lnTo>
                                <a:lnTo>
                                  <a:pt x="273753" y="444269"/>
                                </a:lnTo>
                                <a:lnTo>
                                  <a:pt x="245348" y="480310"/>
                                </a:lnTo>
                                <a:lnTo>
                                  <a:pt x="218259" y="517516"/>
                                </a:lnTo>
                                <a:lnTo>
                                  <a:pt x="192528" y="555860"/>
                                </a:lnTo>
                                <a:lnTo>
                                  <a:pt x="168200" y="595314"/>
                                </a:lnTo>
                                <a:lnTo>
                                  <a:pt x="145316" y="635851"/>
                                </a:lnTo>
                                <a:lnTo>
                                  <a:pt x="123921" y="677444"/>
                                </a:lnTo>
                                <a:lnTo>
                                  <a:pt x="104057" y="720064"/>
                                </a:lnTo>
                                <a:lnTo>
                                  <a:pt x="85768" y="763685"/>
                                </a:lnTo>
                                <a:lnTo>
                                  <a:pt x="69097" y="808279"/>
                                </a:lnTo>
                                <a:lnTo>
                                  <a:pt x="54088" y="853819"/>
                                </a:lnTo>
                                <a:lnTo>
                                  <a:pt x="40782" y="900277"/>
                                </a:lnTo>
                                <a:lnTo>
                                  <a:pt x="29224" y="947626"/>
                                </a:lnTo>
                                <a:lnTo>
                                  <a:pt x="19544" y="995394"/>
                                </a:lnTo>
                                <a:lnTo>
                                  <a:pt x="11824" y="1043099"/>
                                </a:lnTo>
                                <a:lnTo>
                                  <a:pt x="6037" y="1090699"/>
                                </a:lnTo>
                                <a:lnTo>
                                  <a:pt x="2155" y="1138150"/>
                                </a:lnTo>
                                <a:lnTo>
                                  <a:pt x="152" y="1185408"/>
                                </a:lnTo>
                                <a:lnTo>
                                  <a:pt x="0" y="1232431"/>
                                </a:lnTo>
                                <a:lnTo>
                                  <a:pt x="1670" y="1279176"/>
                                </a:lnTo>
                                <a:lnTo>
                                  <a:pt x="5137" y="1325598"/>
                                </a:lnTo>
                                <a:lnTo>
                                  <a:pt x="10372" y="1371656"/>
                                </a:lnTo>
                                <a:lnTo>
                                  <a:pt x="17348" y="1417305"/>
                                </a:lnTo>
                                <a:lnTo>
                                  <a:pt x="26037" y="1462503"/>
                                </a:lnTo>
                                <a:lnTo>
                                  <a:pt x="36413" y="1507207"/>
                                </a:lnTo>
                                <a:lnTo>
                                  <a:pt x="48447" y="1551372"/>
                                </a:lnTo>
                                <a:lnTo>
                                  <a:pt x="62113" y="1594956"/>
                                </a:lnTo>
                                <a:lnTo>
                                  <a:pt x="77382" y="1637916"/>
                                </a:lnTo>
                                <a:lnTo>
                                  <a:pt x="94228" y="1680208"/>
                                </a:lnTo>
                                <a:lnTo>
                                  <a:pt x="112622" y="1721790"/>
                                </a:lnTo>
                                <a:lnTo>
                                  <a:pt x="132539" y="1762617"/>
                                </a:lnTo>
                                <a:lnTo>
                                  <a:pt x="153949" y="1802648"/>
                                </a:lnTo>
                                <a:lnTo>
                                  <a:pt x="176826" y="1841838"/>
                                </a:lnTo>
                                <a:lnTo>
                                  <a:pt x="201142" y="1880144"/>
                                </a:lnTo>
                                <a:lnTo>
                                  <a:pt x="226871" y="1917524"/>
                                </a:lnTo>
                                <a:lnTo>
                                  <a:pt x="253983" y="1953934"/>
                                </a:lnTo>
                                <a:lnTo>
                                  <a:pt x="282453" y="1989330"/>
                                </a:lnTo>
                                <a:lnTo>
                                  <a:pt x="312251" y="2023670"/>
                                </a:lnTo>
                                <a:lnTo>
                                  <a:pt x="343353" y="2056910"/>
                                </a:lnTo>
                                <a:lnTo>
                                  <a:pt x="375728" y="2089008"/>
                                </a:lnTo>
                                <a:lnTo>
                                  <a:pt x="409351" y="2119919"/>
                                </a:lnTo>
                                <a:lnTo>
                                  <a:pt x="444194" y="2149601"/>
                                </a:lnTo>
                                <a:lnTo>
                                  <a:pt x="480229" y="2178011"/>
                                </a:lnTo>
                                <a:lnTo>
                                  <a:pt x="517429" y="2205105"/>
                                </a:lnTo>
                                <a:lnTo>
                                  <a:pt x="555767" y="2230839"/>
                                </a:lnTo>
                                <a:lnTo>
                                  <a:pt x="595214" y="2255172"/>
                                </a:lnTo>
                                <a:lnTo>
                                  <a:pt x="635744" y="2278059"/>
                                </a:lnTo>
                                <a:lnTo>
                                  <a:pt x="677330" y="2299458"/>
                                </a:lnTo>
                                <a:lnTo>
                                  <a:pt x="719943" y="2319325"/>
                                </a:lnTo>
                                <a:lnTo>
                                  <a:pt x="763557" y="2337617"/>
                                </a:lnTo>
                                <a:lnTo>
                                  <a:pt x="808143" y="2354291"/>
                                </a:lnTo>
                                <a:lnTo>
                                  <a:pt x="853675" y="2369303"/>
                                </a:lnTo>
                                <a:lnTo>
                                  <a:pt x="900125" y="2382611"/>
                                </a:lnTo>
                                <a:lnTo>
                                  <a:pt x="947466" y="2394171"/>
                                </a:lnTo>
                                <a:lnTo>
                                  <a:pt x="957131" y="2531040"/>
                                </a:lnTo>
                                <a:lnTo>
                                  <a:pt x="1286343" y="2271759"/>
                                </a:lnTo>
                                <a:lnTo>
                                  <a:pt x="915774" y="1945312"/>
                                </a:lnTo>
                                <a:lnTo>
                                  <a:pt x="925249" y="2079490"/>
                                </a:lnTo>
                                <a:lnTo>
                                  <a:pt x="874990" y="2061257"/>
                                </a:lnTo>
                                <a:lnTo>
                                  <a:pt x="826009" y="2040173"/>
                                </a:lnTo>
                                <a:lnTo>
                                  <a:pt x="778419" y="2016308"/>
                                </a:lnTo>
                                <a:lnTo>
                                  <a:pt x="732338" y="1989735"/>
                                </a:lnTo>
                                <a:lnTo>
                                  <a:pt x="687881" y="1960524"/>
                                </a:lnTo>
                                <a:lnTo>
                                  <a:pt x="645164" y="1928748"/>
                                </a:lnTo>
                                <a:lnTo>
                                  <a:pt x="604303" y="1894478"/>
                                </a:lnTo>
                                <a:lnTo>
                                  <a:pt x="565414" y="1857784"/>
                                </a:lnTo>
                                <a:lnTo>
                                  <a:pt x="532005" y="1822568"/>
                                </a:lnTo>
                                <a:lnTo>
                                  <a:pt x="500823" y="1786057"/>
                                </a:lnTo>
                                <a:lnTo>
                                  <a:pt x="471869" y="1748341"/>
                                </a:lnTo>
                                <a:lnTo>
                                  <a:pt x="445142" y="1709508"/>
                                </a:lnTo>
                                <a:lnTo>
                                  <a:pt x="420643" y="1669649"/>
                                </a:lnTo>
                                <a:lnTo>
                                  <a:pt x="398372" y="1628852"/>
                                </a:lnTo>
                                <a:lnTo>
                                  <a:pt x="378328" y="1587207"/>
                                </a:lnTo>
                                <a:lnTo>
                                  <a:pt x="360513" y="1544803"/>
                                </a:lnTo>
                                <a:lnTo>
                                  <a:pt x="344924" y="1501730"/>
                                </a:lnTo>
                                <a:lnTo>
                                  <a:pt x="331564" y="1458076"/>
                                </a:lnTo>
                                <a:lnTo>
                                  <a:pt x="320431" y="1413931"/>
                                </a:lnTo>
                                <a:lnTo>
                                  <a:pt x="311526" y="1369385"/>
                                </a:lnTo>
                                <a:lnTo>
                                  <a:pt x="304848" y="1324526"/>
                                </a:lnTo>
                                <a:lnTo>
                                  <a:pt x="300398" y="1279444"/>
                                </a:lnTo>
                                <a:lnTo>
                                  <a:pt x="298175" y="1234229"/>
                                </a:lnTo>
                                <a:lnTo>
                                  <a:pt x="298180" y="1188969"/>
                                </a:lnTo>
                                <a:lnTo>
                                  <a:pt x="300413" y="1143754"/>
                                </a:lnTo>
                                <a:lnTo>
                                  <a:pt x="304873" y="1098673"/>
                                </a:lnTo>
                                <a:lnTo>
                                  <a:pt x="311561" y="1053816"/>
                                </a:lnTo>
                                <a:lnTo>
                                  <a:pt x="320476" y="1009271"/>
                                </a:lnTo>
                                <a:lnTo>
                                  <a:pt x="331619" y="965129"/>
                                </a:lnTo>
                                <a:lnTo>
                                  <a:pt x="344989" y="921478"/>
                                </a:lnTo>
                                <a:lnTo>
                                  <a:pt x="360587" y="878408"/>
                                </a:lnTo>
                                <a:lnTo>
                                  <a:pt x="378412" y="836008"/>
                                </a:lnTo>
                                <a:lnTo>
                                  <a:pt x="398465" y="794368"/>
                                </a:lnTo>
                                <a:lnTo>
                                  <a:pt x="420745" y="753576"/>
                                </a:lnTo>
                                <a:lnTo>
                                  <a:pt x="445253" y="713722"/>
                                </a:lnTo>
                                <a:lnTo>
                                  <a:pt x="471988" y="674896"/>
                                </a:lnTo>
                                <a:lnTo>
                                  <a:pt x="500950" y="637186"/>
                                </a:lnTo>
                                <a:lnTo>
                                  <a:pt x="532140" y="600682"/>
                                </a:lnTo>
                                <a:lnTo>
                                  <a:pt x="565558" y="565474"/>
                                </a:lnTo>
                                <a:lnTo>
                                  <a:pt x="600766" y="532057"/>
                                </a:lnTo>
                                <a:lnTo>
                                  <a:pt x="637269" y="500868"/>
                                </a:lnTo>
                                <a:lnTo>
                                  <a:pt x="674976" y="471907"/>
                                </a:lnTo>
                                <a:lnTo>
                                  <a:pt x="713800" y="445175"/>
                                </a:lnTo>
                                <a:lnTo>
                                  <a:pt x="753651" y="420671"/>
                                </a:lnTo>
                                <a:lnTo>
                                  <a:pt x="794438" y="398395"/>
                                </a:lnTo>
                                <a:lnTo>
                                  <a:pt x="836074" y="378347"/>
                                </a:lnTo>
                                <a:lnTo>
                                  <a:pt x="878468" y="360527"/>
                                </a:lnTo>
                                <a:lnTo>
                                  <a:pt x="921532" y="344935"/>
                                </a:lnTo>
                                <a:lnTo>
                                  <a:pt x="965176" y="331572"/>
                                </a:lnTo>
                                <a:lnTo>
                                  <a:pt x="1009311" y="320436"/>
                                </a:lnTo>
                                <a:lnTo>
                                  <a:pt x="1053848" y="311529"/>
                                </a:lnTo>
                                <a:lnTo>
                                  <a:pt x="1098697" y="304850"/>
                                </a:lnTo>
                                <a:lnTo>
                                  <a:pt x="1143768" y="300399"/>
                                </a:lnTo>
                                <a:lnTo>
                                  <a:pt x="1188974" y="298176"/>
                                </a:lnTo>
                                <a:lnTo>
                                  <a:pt x="1234224" y="298181"/>
                                </a:lnTo>
                                <a:lnTo>
                                  <a:pt x="1279429" y="300414"/>
                                </a:lnTo>
                                <a:lnTo>
                                  <a:pt x="1324499" y="304875"/>
                                </a:lnTo>
                                <a:lnTo>
                                  <a:pt x="1369347" y="311564"/>
                                </a:lnTo>
                                <a:lnTo>
                                  <a:pt x="1413881" y="320482"/>
                                </a:lnTo>
                                <a:lnTo>
                                  <a:pt x="1458013" y="331627"/>
                                </a:lnTo>
                                <a:lnTo>
                                  <a:pt x="1501655" y="345000"/>
                                </a:lnTo>
                                <a:lnTo>
                                  <a:pt x="1544715" y="360601"/>
                                </a:lnTo>
                                <a:lnTo>
                                  <a:pt x="1587105" y="378431"/>
                                </a:lnTo>
                                <a:lnTo>
                                  <a:pt x="1628737" y="398488"/>
                                </a:lnTo>
                                <a:lnTo>
                                  <a:pt x="1669519" y="420773"/>
                                </a:lnTo>
                                <a:lnTo>
                                  <a:pt x="1709364" y="445286"/>
                                </a:lnTo>
                                <a:lnTo>
                                  <a:pt x="1748182" y="472028"/>
                                </a:lnTo>
                                <a:lnTo>
                                  <a:pt x="1785883" y="500997"/>
                                </a:lnTo>
                                <a:lnTo>
                                  <a:pt x="1822379" y="532194"/>
                                </a:lnTo>
                                <a:lnTo>
                                  <a:pt x="1857580" y="565619"/>
                                </a:lnTo>
                                <a:lnTo>
                                  <a:pt x="2068152" y="355042"/>
                                </a:lnTo>
                                <a:lnTo>
                                  <a:pt x="2032658" y="320950"/>
                                </a:lnTo>
                                <a:lnTo>
                                  <a:pt x="1995902" y="288406"/>
                                </a:lnTo>
                                <a:lnTo>
                                  <a:pt x="1957936" y="257440"/>
                                </a:lnTo>
                                <a:lnTo>
                                  <a:pt x="1918814" y="228082"/>
                                </a:lnTo>
                                <a:lnTo>
                                  <a:pt x="1878587" y="200359"/>
                                </a:lnTo>
                                <a:lnTo>
                                  <a:pt x="1837309" y="174300"/>
                                </a:lnTo>
                                <a:lnTo>
                                  <a:pt x="1795031" y="149936"/>
                                </a:lnTo>
                                <a:lnTo>
                                  <a:pt x="1751807" y="127293"/>
                                </a:lnTo>
                                <a:lnTo>
                                  <a:pt x="1707688" y="106402"/>
                                </a:lnTo>
                                <a:lnTo>
                                  <a:pt x="1662728" y="87292"/>
                                </a:lnTo>
                                <a:lnTo>
                                  <a:pt x="1616980" y="69990"/>
                                </a:lnTo>
                                <a:lnTo>
                                  <a:pt x="1570494" y="54527"/>
                                </a:lnTo>
                                <a:lnTo>
                                  <a:pt x="1523325" y="40930"/>
                                </a:lnTo>
                                <a:lnTo>
                                  <a:pt x="1475524" y="29229"/>
                                </a:lnTo>
                                <a:lnTo>
                                  <a:pt x="1427764" y="19547"/>
                                </a:lnTo>
                                <a:lnTo>
                                  <a:pt x="1380067" y="11826"/>
                                </a:lnTo>
                                <a:lnTo>
                                  <a:pt x="1332475" y="6038"/>
                                </a:lnTo>
                                <a:lnTo>
                                  <a:pt x="1285033" y="2156"/>
                                </a:lnTo>
                                <a:lnTo>
                                  <a:pt x="1237782" y="152"/>
                                </a:lnTo>
                                <a:lnTo>
                                  <a:pt x="1190767" y="0"/>
                                </a:lnTo>
                                <a:close/>
                              </a:path>
                            </a:pathLst>
                          </a:custGeom>
                          <a:solidFill>
                            <a:srgbClr val="06A8F5"/>
                          </a:solidFill>
                        </wps:spPr>
                        <wps:bodyPr wrap="square" lIns="0" tIns="0" rIns="0" bIns="0" rtlCol="0">
                          <a:prstTxWarp prst="textNoShape">
                            <a:avLst/>
                          </a:prstTxWarp>
                          <a:noAutofit/>
                        </wps:bodyPr>
                      </wps:wsp>
                      <wps:wsp>
                        <wps:cNvPr id="42" name="Graphic 42"/>
                        <wps:cNvSpPr/>
                        <wps:spPr>
                          <a:xfrm>
                            <a:off x="821493" y="1795735"/>
                            <a:ext cx="2330450" cy="2331720"/>
                          </a:xfrm>
                          <a:custGeom>
                            <a:avLst/>
                            <a:gdLst/>
                            <a:ahLst/>
                            <a:cxnLst/>
                            <a:rect l="l" t="t" r="r" b="b"/>
                            <a:pathLst>
                              <a:path w="2330450" h="2331720">
                                <a:moveTo>
                                  <a:pt x="1149321" y="0"/>
                                </a:moveTo>
                                <a:lnTo>
                                  <a:pt x="1104256" y="1449"/>
                                </a:lnTo>
                                <a:lnTo>
                                  <a:pt x="1059169" y="4656"/>
                                </a:lnTo>
                                <a:lnTo>
                                  <a:pt x="1014112" y="9636"/>
                                </a:lnTo>
                                <a:lnTo>
                                  <a:pt x="969136" y="16402"/>
                                </a:lnTo>
                                <a:lnTo>
                                  <a:pt x="924293" y="24966"/>
                                </a:lnTo>
                                <a:lnTo>
                                  <a:pt x="879633" y="35343"/>
                                </a:lnTo>
                                <a:lnTo>
                                  <a:pt x="835207" y="47545"/>
                                </a:lnTo>
                                <a:lnTo>
                                  <a:pt x="791068" y="61586"/>
                                </a:lnTo>
                                <a:lnTo>
                                  <a:pt x="747267" y="77480"/>
                                </a:lnTo>
                                <a:lnTo>
                                  <a:pt x="703854" y="95240"/>
                                </a:lnTo>
                                <a:lnTo>
                                  <a:pt x="660881" y="114879"/>
                                </a:lnTo>
                                <a:lnTo>
                                  <a:pt x="618399" y="136411"/>
                                </a:lnTo>
                                <a:lnTo>
                                  <a:pt x="576460" y="159850"/>
                                </a:lnTo>
                                <a:lnTo>
                                  <a:pt x="702683" y="375541"/>
                                </a:lnTo>
                                <a:lnTo>
                                  <a:pt x="746178" y="351618"/>
                                </a:lnTo>
                                <a:lnTo>
                                  <a:pt x="790737" y="330164"/>
                                </a:lnTo>
                                <a:lnTo>
                                  <a:pt x="836256" y="311200"/>
                                </a:lnTo>
                                <a:lnTo>
                                  <a:pt x="882630" y="294748"/>
                                </a:lnTo>
                                <a:lnTo>
                                  <a:pt x="929754" y="280831"/>
                                </a:lnTo>
                                <a:lnTo>
                                  <a:pt x="977522" y="269470"/>
                                </a:lnTo>
                                <a:lnTo>
                                  <a:pt x="1025830" y="260688"/>
                                </a:lnTo>
                                <a:lnTo>
                                  <a:pt x="1074572" y="254506"/>
                                </a:lnTo>
                                <a:lnTo>
                                  <a:pt x="1123644" y="250947"/>
                                </a:lnTo>
                                <a:lnTo>
                                  <a:pt x="1172940" y="250033"/>
                                </a:lnTo>
                                <a:lnTo>
                                  <a:pt x="1222355" y="251785"/>
                                </a:lnTo>
                                <a:lnTo>
                                  <a:pt x="1271784" y="256226"/>
                                </a:lnTo>
                                <a:lnTo>
                                  <a:pt x="1319910" y="263147"/>
                                </a:lnTo>
                                <a:lnTo>
                                  <a:pt x="1367088" y="272470"/>
                                </a:lnTo>
                                <a:lnTo>
                                  <a:pt x="1413264" y="284125"/>
                                </a:lnTo>
                                <a:lnTo>
                                  <a:pt x="1458382" y="298042"/>
                                </a:lnTo>
                                <a:lnTo>
                                  <a:pt x="1502386" y="314151"/>
                                </a:lnTo>
                                <a:lnTo>
                                  <a:pt x="1545221" y="332380"/>
                                </a:lnTo>
                                <a:lnTo>
                                  <a:pt x="1586831" y="352661"/>
                                </a:lnTo>
                                <a:lnTo>
                                  <a:pt x="1627161" y="374923"/>
                                </a:lnTo>
                                <a:lnTo>
                                  <a:pt x="1666156" y="399096"/>
                                </a:lnTo>
                                <a:lnTo>
                                  <a:pt x="1703761" y="425109"/>
                                </a:lnTo>
                                <a:lnTo>
                                  <a:pt x="1739919" y="452893"/>
                                </a:lnTo>
                                <a:lnTo>
                                  <a:pt x="1774575" y="482376"/>
                                </a:lnTo>
                                <a:lnTo>
                                  <a:pt x="1807674" y="513490"/>
                                </a:lnTo>
                                <a:lnTo>
                                  <a:pt x="1839160" y="546163"/>
                                </a:lnTo>
                                <a:lnTo>
                                  <a:pt x="1868979" y="580326"/>
                                </a:lnTo>
                                <a:lnTo>
                                  <a:pt x="1897074" y="615908"/>
                                </a:lnTo>
                                <a:lnTo>
                                  <a:pt x="1923390" y="652838"/>
                                </a:lnTo>
                                <a:lnTo>
                                  <a:pt x="1947872" y="691048"/>
                                </a:lnTo>
                                <a:lnTo>
                                  <a:pt x="1970464" y="730466"/>
                                </a:lnTo>
                                <a:lnTo>
                                  <a:pt x="1991110" y="771023"/>
                                </a:lnTo>
                                <a:lnTo>
                                  <a:pt x="2009756" y="812648"/>
                                </a:lnTo>
                                <a:lnTo>
                                  <a:pt x="2026346" y="855270"/>
                                </a:lnTo>
                                <a:lnTo>
                                  <a:pt x="2040825" y="898821"/>
                                </a:lnTo>
                                <a:lnTo>
                                  <a:pt x="2053136" y="943229"/>
                                </a:lnTo>
                                <a:lnTo>
                                  <a:pt x="2063225" y="988424"/>
                                </a:lnTo>
                                <a:lnTo>
                                  <a:pt x="2071036" y="1034336"/>
                                </a:lnTo>
                                <a:lnTo>
                                  <a:pt x="2076513" y="1080896"/>
                                </a:lnTo>
                                <a:lnTo>
                                  <a:pt x="2079602" y="1128031"/>
                                </a:lnTo>
                                <a:lnTo>
                                  <a:pt x="2080247" y="1175674"/>
                                </a:lnTo>
                                <a:lnTo>
                                  <a:pt x="2078392" y="1223752"/>
                                </a:lnTo>
                                <a:lnTo>
                                  <a:pt x="2073982" y="1272197"/>
                                </a:lnTo>
                                <a:lnTo>
                                  <a:pt x="2067052" y="1320346"/>
                                </a:lnTo>
                                <a:lnTo>
                                  <a:pt x="2057722" y="1367548"/>
                                </a:lnTo>
                                <a:lnTo>
                                  <a:pt x="2046060" y="1413747"/>
                                </a:lnTo>
                                <a:lnTo>
                                  <a:pt x="2032138" y="1458888"/>
                                </a:lnTo>
                                <a:lnTo>
                                  <a:pt x="2016026" y="1502916"/>
                                </a:lnTo>
                                <a:lnTo>
                                  <a:pt x="1997793" y="1545775"/>
                                </a:lnTo>
                                <a:lnTo>
                                  <a:pt x="1977511" y="1587409"/>
                                </a:lnTo>
                                <a:lnTo>
                                  <a:pt x="1955248" y="1627763"/>
                                </a:lnTo>
                                <a:lnTo>
                                  <a:pt x="1931077" y="1666781"/>
                                </a:lnTo>
                                <a:lnTo>
                                  <a:pt x="1905066" y="1704409"/>
                                </a:lnTo>
                                <a:lnTo>
                                  <a:pt x="1877285" y="1740590"/>
                                </a:lnTo>
                                <a:lnTo>
                                  <a:pt x="1847806" y="1775269"/>
                                </a:lnTo>
                                <a:lnTo>
                                  <a:pt x="1816698" y="1808390"/>
                                </a:lnTo>
                                <a:lnTo>
                                  <a:pt x="1784032" y="1839899"/>
                                </a:lnTo>
                                <a:lnTo>
                                  <a:pt x="1749877" y="1869739"/>
                                </a:lnTo>
                                <a:lnTo>
                                  <a:pt x="1714304" y="1897856"/>
                                </a:lnTo>
                                <a:lnTo>
                                  <a:pt x="1677383" y="1924193"/>
                                </a:lnTo>
                                <a:lnTo>
                                  <a:pt x="1639184" y="1948695"/>
                                </a:lnTo>
                                <a:lnTo>
                                  <a:pt x="1599778" y="1971307"/>
                                </a:lnTo>
                                <a:lnTo>
                                  <a:pt x="1559234" y="1991973"/>
                                </a:lnTo>
                                <a:lnTo>
                                  <a:pt x="1517623" y="2010638"/>
                                </a:lnTo>
                                <a:lnTo>
                                  <a:pt x="1475015" y="2027246"/>
                                </a:lnTo>
                                <a:lnTo>
                                  <a:pt x="1431481" y="2041741"/>
                                </a:lnTo>
                                <a:lnTo>
                                  <a:pt x="1387090" y="2054069"/>
                                </a:lnTo>
                                <a:lnTo>
                                  <a:pt x="1341912" y="2064174"/>
                                </a:lnTo>
                                <a:lnTo>
                                  <a:pt x="1296018" y="2072000"/>
                                </a:lnTo>
                                <a:lnTo>
                                  <a:pt x="1249478" y="2077492"/>
                                </a:lnTo>
                                <a:lnTo>
                                  <a:pt x="1202363" y="2080594"/>
                                </a:lnTo>
                                <a:lnTo>
                                  <a:pt x="1154741" y="2081251"/>
                                </a:lnTo>
                                <a:lnTo>
                                  <a:pt x="1106685" y="2079407"/>
                                </a:lnTo>
                                <a:lnTo>
                                  <a:pt x="1058263" y="2075007"/>
                                </a:lnTo>
                                <a:lnTo>
                                  <a:pt x="1010137" y="2068086"/>
                                </a:lnTo>
                                <a:lnTo>
                                  <a:pt x="962958" y="2058763"/>
                                </a:lnTo>
                                <a:lnTo>
                                  <a:pt x="916783" y="2047108"/>
                                </a:lnTo>
                                <a:lnTo>
                                  <a:pt x="871665" y="2033191"/>
                                </a:lnTo>
                                <a:lnTo>
                                  <a:pt x="827661" y="2017083"/>
                                </a:lnTo>
                                <a:lnTo>
                                  <a:pt x="784826" y="1998853"/>
                                </a:lnTo>
                                <a:lnTo>
                                  <a:pt x="743216" y="1978572"/>
                                </a:lnTo>
                                <a:lnTo>
                                  <a:pt x="702885" y="1956310"/>
                                </a:lnTo>
                                <a:lnTo>
                                  <a:pt x="663890" y="1932137"/>
                                </a:lnTo>
                                <a:lnTo>
                                  <a:pt x="626286" y="1906124"/>
                                </a:lnTo>
                                <a:lnTo>
                                  <a:pt x="590128" y="1878340"/>
                                </a:lnTo>
                                <a:lnTo>
                                  <a:pt x="555472" y="1848857"/>
                                </a:lnTo>
                                <a:lnTo>
                                  <a:pt x="522373" y="1817743"/>
                                </a:lnTo>
                                <a:lnTo>
                                  <a:pt x="490886" y="1785070"/>
                                </a:lnTo>
                                <a:lnTo>
                                  <a:pt x="461068" y="1750907"/>
                                </a:lnTo>
                                <a:lnTo>
                                  <a:pt x="432973" y="1715325"/>
                                </a:lnTo>
                                <a:lnTo>
                                  <a:pt x="406657" y="1678395"/>
                                </a:lnTo>
                                <a:lnTo>
                                  <a:pt x="382175" y="1640185"/>
                                </a:lnTo>
                                <a:lnTo>
                                  <a:pt x="359583" y="1600767"/>
                                </a:lnTo>
                                <a:lnTo>
                                  <a:pt x="338937" y="1560210"/>
                                </a:lnTo>
                                <a:lnTo>
                                  <a:pt x="320291" y="1518585"/>
                                </a:lnTo>
                                <a:lnTo>
                                  <a:pt x="303701" y="1475963"/>
                                </a:lnTo>
                                <a:lnTo>
                                  <a:pt x="289222" y="1432412"/>
                                </a:lnTo>
                                <a:lnTo>
                                  <a:pt x="276911" y="1388004"/>
                                </a:lnTo>
                                <a:lnTo>
                                  <a:pt x="266822" y="1342809"/>
                                </a:lnTo>
                                <a:lnTo>
                                  <a:pt x="259011" y="1296897"/>
                                </a:lnTo>
                                <a:lnTo>
                                  <a:pt x="253534" y="1250338"/>
                                </a:lnTo>
                                <a:lnTo>
                                  <a:pt x="250445" y="1203202"/>
                                </a:lnTo>
                                <a:lnTo>
                                  <a:pt x="249800" y="1155559"/>
                                </a:lnTo>
                                <a:lnTo>
                                  <a:pt x="251655" y="1107481"/>
                                </a:lnTo>
                                <a:lnTo>
                                  <a:pt x="256065" y="1059036"/>
                                </a:lnTo>
                                <a:lnTo>
                                  <a:pt x="7852" y="1029934"/>
                                </a:lnTo>
                                <a:lnTo>
                                  <a:pt x="3047" y="1080286"/>
                                </a:lnTo>
                                <a:lnTo>
                                  <a:pt x="434" y="1130643"/>
                                </a:lnTo>
                                <a:lnTo>
                                  <a:pt x="0" y="1180937"/>
                                </a:lnTo>
                                <a:lnTo>
                                  <a:pt x="1729" y="1231098"/>
                                </a:lnTo>
                                <a:lnTo>
                                  <a:pt x="5609" y="1281059"/>
                                </a:lnTo>
                                <a:lnTo>
                                  <a:pt x="11624" y="1330752"/>
                                </a:lnTo>
                                <a:lnTo>
                                  <a:pt x="19760" y="1380106"/>
                                </a:lnTo>
                                <a:lnTo>
                                  <a:pt x="30003" y="1429056"/>
                                </a:lnTo>
                                <a:lnTo>
                                  <a:pt x="42338" y="1477530"/>
                                </a:lnTo>
                                <a:lnTo>
                                  <a:pt x="56752" y="1525462"/>
                                </a:lnTo>
                                <a:lnTo>
                                  <a:pt x="73229" y="1572783"/>
                                </a:lnTo>
                                <a:lnTo>
                                  <a:pt x="91756" y="1619424"/>
                                </a:lnTo>
                                <a:lnTo>
                                  <a:pt x="112317" y="1665317"/>
                                </a:lnTo>
                                <a:lnTo>
                                  <a:pt x="134900" y="1710393"/>
                                </a:lnTo>
                                <a:lnTo>
                                  <a:pt x="159489" y="1754584"/>
                                </a:lnTo>
                                <a:lnTo>
                                  <a:pt x="184588" y="1795550"/>
                                </a:lnTo>
                                <a:lnTo>
                                  <a:pt x="211094" y="1835120"/>
                                </a:lnTo>
                                <a:lnTo>
                                  <a:pt x="238954" y="1873280"/>
                                </a:lnTo>
                                <a:lnTo>
                                  <a:pt x="268118" y="1910016"/>
                                </a:lnTo>
                                <a:lnTo>
                                  <a:pt x="298534" y="1945316"/>
                                </a:lnTo>
                                <a:lnTo>
                                  <a:pt x="330151" y="1979165"/>
                                </a:lnTo>
                                <a:lnTo>
                                  <a:pt x="362918" y="2011551"/>
                                </a:lnTo>
                                <a:lnTo>
                                  <a:pt x="396783" y="2042459"/>
                                </a:lnTo>
                                <a:lnTo>
                                  <a:pt x="431696" y="2071877"/>
                                </a:lnTo>
                                <a:lnTo>
                                  <a:pt x="467604" y="2099791"/>
                                </a:lnTo>
                                <a:lnTo>
                                  <a:pt x="504457" y="2126188"/>
                                </a:lnTo>
                                <a:lnTo>
                                  <a:pt x="542203" y="2151054"/>
                                </a:lnTo>
                                <a:lnTo>
                                  <a:pt x="580792" y="2174376"/>
                                </a:lnTo>
                                <a:lnTo>
                                  <a:pt x="620171" y="2196140"/>
                                </a:lnTo>
                                <a:lnTo>
                                  <a:pt x="660289" y="2216333"/>
                                </a:lnTo>
                                <a:lnTo>
                                  <a:pt x="701096" y="2234942"/>
                                </a:lnTo>
                                <a:lnTo>
                                  <a:pt x="742540" y="2251954"/>
                                </a:lnTo>
                                <a:lnTo>
                                  <a:pt x="784569" y="2267354"/>
                                </a:lnTo>
                                <a:lnTo>
                                  <a:pt x="827133" y="2281129"/>
                                </a:lnTo>
                                <a:lnTo>
                                  <a:pt x="870180" y="2293267"/>
                                </a:lnTo>
                                <a:lnTo>
                                  <a:pt x="913658" y="2303753"/>
                                </a:lnTo>
                                <a:lnTo>
                                  <a:pt x="957518" y="2312574"/>
                                </a:lnTo>
                                <a:lnTo>
                                  <a:pt x="1001706" y="2319717"/>
                                </a:lnTo>
                                <a:lnTo>
                                  <a:pt x="1046172" y="2325169"/>
                                </a:lnTo>
                                <a:lnTo>
                                  <a:pt x="1090865" y="2328915"/>
                                </a:lnTo>
                                <a:lnTo>
                                  <a:pt x="1135733" y="2330943"/>
                                </a:lnTo>
                                <a:lnTo>
                                  <a:pt x="1180726" y="2331239"/>
                                </a:lnTo>
                                <a:lnTo>
                                  <a:pt x="1225791" y="2329790"/>
                                </a:lnTo>
                                <a:lnTo>
                                  <a:pt x="1270878" y="2326582"/>
                                </a:lnTo>
                                <a:lnTo>
                                  <a:pt x="1315935" y="2321602"/>
                                </a:lnTo>
                                <a:lnTo>
                                  <a:pt x="1360911" y="2314837"/>
                                </a:lnTo>
                                <a:lnTo>
                                  <a:pt x="1405754" y="2306273"/>
                                </a:lnTo>
                                <a:lnTo>
                                  <a:pt x="1450414" y="2295896"/>
                                </a:lnTo>
                                <a:lnTo>
                                  <a:pt x="1494840" y="2283694"/>
                                </a:lnTo>
                                <a:lnTo>
                                  <a:pt x="1538979" y="2269652"/>
                                </a:lnTo>
                                <a:lnTo>
                                  <a:pt x="1582780" y="2253758"/>
                                </a:lnTo>
                                <a:lnTo>
                                  <a:pt x="1626193" y="2235998"/>
                                </a:lnTo>
                                <a:lnTo>
                                  <a:pt x="1669166" y="2216359"/>
                                </a:lnTo>
                                <a:lnTo>
                                  <a:pt x="1711648" y="2194827"/>
                                </a:lnTo>
                                <a:lnTo>
                                  <a:pt x="1753587" y="2171389"/>
                                </a:lnTo>
                                <a:lnTo>
                                  <a:pt x="1794544" y="2146273"/>
                                </a:lnTo>
                                <a:lnTo>
                                  <a:pt x="1834105" y="2119751"/>
                                </a:lnTo>
                                <a:lnTo>
                                  <a:pt x="1872257" y="2091873"/>
                                </a:lnTo>
                                <a:lnTo>
                                  <a:pt x="1908986" y="2062692"/>
                                </a:lnTo>
                                <a:lnTo>
                                  <a:pt x="1944280" y="2032258"/>
                                </a:lnTo>
                                <a:lnTo>
                                  <a:pt x="1978123" y="2000624"/>
                                </a:lnTo>
                                <a:lnTo>
                                  <a:pt x="2010504" y="1967839"/>
                                </a:lnTo>
                                <a:lnTo>
                                  <a:pt x="2041408" y="1933956"/>
                                </a:lnTo>
                                <a:lnTo>
                                  <a:pt x="2070823" y="1899025"/>
                                </a:lnTo>
                                <a:lnTo>
                                  <a:pt x="2098734" y="1863099"/>
                                </a:lnTo>
                                <a:lnTo>
                                  <a:pt x="2125129" y="1826228"/>
                                </a:lnTo>
                                <a:lnTo>
                                  <a:pt x="2149993" y="1788464"/>
                                </a:lnTo>
                                <a:lnTo>
                                  <a:pt x="2173315" y="1749857"/>
                                </a:lnTo>
                                <a:lnTo>
                                  <a:pt x="2195079" y="1710460"/>
                                </a:lnTo>
                                <a:lnTo>
                                  <a:pt x="2215273" y="1670324"/>
                                </a:lnTo>
                                <a:lnTo>
                                  <a:pt x="2233884" y="1629499"/>
                                </a:lnTo>
                                <a:lnTo>
                                  <a:pt x="2250897" y="1588037"/>
                                </a:lnTo>
                                <a:lnTo>
                                  <a:pt x="2266300" y="1545990"/>
                                </a:lnTo>
                                <a:lnTo>
                                  <a:pt x="2280079" y="1503409"/>
                                </a:lnTo>
                                <a:lnTo>
                                  <a:pt x="2292221" y="1460345"/>
                                </a:lnTo>
                                <a:lnTo>
                                  <a:pt x="2302712" y="1416849"/>
                                </a:lnTo>
                                <a:lnTo>
                                  <a:pt x="2311538" y="1372973"/>
                                </a:lnTo>
                                <a:lnTo>
                                  <a:pt x="2318688" y="1328768"/>
                                </a:lnTo>
                                <a:lnTo>
                                  <a:pt x="2324146" y="1284285"/>
                                </a:lnTo>
                                <a:lnTo>
                                  <a:pt x="2327900" y="1239576"/>
                                </a:lnTo>
                                <a:lnTo>
                                  <a:pt x="2329936" y="1194692"/>
                                </a:lnTo>
                                <a:lnTo>
                                  <a:pt x="2330241" y="1149684"/>
                                </a:lnTo>
                                <a:lnTo>
                                  <a:pt x="2328801" y="1104603"/>
                                </a:lnTo>
                                <a:lnTo>
                                  <a:pt x="2325603" y="1059501"/>
                                </a:lnTo>
                                <a:lnTo>
                                  <a:pt x="2320633" y="1014429"/>
                                </a:lnTo>
                                <a:lnTo>
                                  <a:pt x="2313879" y="969439"/>
                                </a:lnTo>
                                <a:lnTo>
                                  <a:pt x="2305327" y="924582"/>
                                </a:lnTo>
                                <a:lnTo>
                                  <a:pt x="2294962" y="879908"/>
                                </a:lnTo>
                                <a:lnTo>
                                  <a:pt x="2282773" y="835470"/>
                                </a:lnTo>
                                <a:lnTo>
                                  <a:pt x="2268745" y="791318"/>
                                </a:lnTo>
                                <a:lnTo>
                                  <a:pt x="2252865" y="747504"/>
                                </a:lnTo>
                                <a:lnTo>
                                  <a:pt x="2235120" y="704080"/>
                                </a:lnTo>
                                <a:lnTo>
                                  <a:pt x="2215496" y="661096"/>
                                </a:lnTo>
                                <a:lnTo>
                                  <a:pt x="2193980" y="618604"/>
                                </a:lnTo>
                                <a:lnTo>
                                  <a:pt x="2170558" y="576655"/>
                                </a:lnTo>
                                <a:lnTo>
                                  <a:pt x="2145459" y="535688"/>
                                </a:lnTo>
                                <a:lnTo>
                                  <a:pt x="2118954" y="496118"/>
                                </a:lnTo>
                                <a:lnTo>
                                  <a:pt x="2091093" y="457959"/>
                                </a:lnTo>
                                <a:lnTo>
                                  <a:pt x="2061929" y="421222"/>
                                </a:lnTo>
                                <a:lnTo>
                                  <a:pt x="2031513" y="385923"/>
                                </a:lnTo>
                                <a:lnTo>
                                  <a:pt x="1999896" y="352074"/>
                                </a:lnTo>
                                <a:lnTo>
                                  <a:pt x="1967129" y="319688"/>
                                </a:lnTo>
                                <a:lnTo>
                                  <a:pt x="1933264" y="288780"/>
                                </a:lnTo>
                                <a:lnTo>
                                  <a:pt x="1898352" y="259362"/>
                                </a:lnTo>
                                <a:lnTo>
                                  <a:pt x="1862443" y="231448"/>
                                </a:lnTo>
                                <a:lnTo>
                                  <a:pt x="1825590" y="205051"/>
                                </a:lnTo>
                                <a:lnTo>
                                  <a:pt x="1787844" y="180185"/>
                                </a:lnTo>
                                <a:lnTo>
                                  <a:pt x="1749255" y="156863"/>
                                </a:lnTo>
                                <a:lnTo>
                                  <a:pt x="1709876" y="135099"/>
                                </a:lnTo>
                                <a:lnTo>
                                  <a:pt x="1669758" y="114905"/>
                                </a:lnTo>
                                <a:lnTo>
                                  <a:pt x="1628951" y="96296"/>
                                </a:lnTo>
                                <a:lnTo>
                                  <a:pt x="1587507" y="79285"/>
                                </a:lnTo>
                                <a:lnTo>
                                  <a:pt x="1545478" y="63885"/>
                                </a:lnTo>
                                <a:lnTo>
                                  <a:pt x="1502914" y="50109"/>
                                </a:lnTo>
                                <a:lnTo>
                                  <a:pt x="1459867" y="37972"/>
                                </a:lnTo>
                                <a:lnTo>
                                  <a:pt x="1416389" y="27486"/>
                                </a:lnTo>
                                <a:lnTo>
                                  <a:pt x="1372530" y="18664"/>
                                </a:lnTo>
                                <a:lnTo>
                                  <a:pt x="1328341" y="11521"/>
                                </a:lnTo>
                                <a:lnTo>
                                  <a:pt x="1283875" y="6070"/>
                                </a:lnTo>
                                <a:lnTo>
                                  <a:pt x="1239182" y="2324"/>
                                </a:lnTo>
                                <a:lnTo>
                                  <a:pt x="1194314" y="296"/>
                                </a:lnTo>
                                <a:lnTo>
                                  <a:pt x="1149321" y="0"/>
                                </a:lnTo>
                                <a:close/>
                              </a:path>
                            </a:pathLst>
                          </a:custGeom>
                          <a:solidFill>
                            <a:srgbClr val="009688"/>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1" cstate="print"/>
                          <a:stretch>
                            <a:fillRect/>
                          </a:stretch>
                        </pic:blipFill>
                        <pic:spPr>
                          <a:xfrm>
                            <a:off x="825500" y="775993"/>
                            <a:ext cx="771991" cy="771991"/>
                          </a:xfrm>
                          <a:prstGeom prst="rect">
                            <a:avLst/>
                          </a:prstGeom>
                        </pic:spPr>
                      </pic:pic>
                      <pic:pic xmlns:pic="http://schemas.openxmlformats.org/drawingml/2006/picture">
                        <pic:nvPicPr>
                          <pic:cNvPr id="44" name="Image 44"/>
                          <pic:cNvPicPr/>
                        </pic:nvPicPr>
                        <pic:blipFill>
                          <a:blip r:embed="rId32" cstate="print"/>
                          <a:stretch>
                            <a:fillRect/>
                          </a:stretch>
                        </pic:blipFill>
                        <pic:spPr>
                          <a:xfrm>
                            <a:off x="1600521" y="2599735"/>
                            <a:ext cx="771991" cy="771991"/>
                          </a:xfrm>
                          <a:prstGeom prst="rect">
                            <a:avLst/>
                          </a:prstGeom>
                        </pic:spPr>
                      </pic:pic>
                      <wps:wsp>
                        <wps:cNvPr id="45" name="Textbox 45"/>
                        <wps:cNvSpPr txBox="1"/>
                        <wps:spPr>
                          <a:xfrm>
                            <a:off x="0" y="0"/>
                            <a:ext cx="3239770" cy="4127500"/>
                          </a:xfrm>
                          <a:prstGeom prst="rect">
                            <a:avLst/>
                          </a:prstGeom>
                        </wps:spPr>
                        <wps:txbx>
                          <w:txbxContent>
                            <w:p w14:paraId="0E8B2296" w14:textId="77777777" w:rsidR="00314A1D" w:rsidRDefault="00314A1D" w:rsidP="00314A1D">
                              <w:pPr>
                                <w:spacing w:before="676"/>
                                <w:rPr>
                                  <w:b/>
                                  <w:sz w:val="56"/>
                                </w:rPr>
                              </w:pPr>
                            </w:p>
                            <w:p w14:paraId="0ABA9083" w14:textId="7E37D480" w:rsidR="00314A1D" w:rsidRPr="00840D55" w:rsidRDefault="00840D55" w:rsidP="00314A1D">
                              <w:pPr>
                                <w:ind w:left="2639"/>
                                <w:rPr>
                                  <w:b/>
                                  <w:sz w:val="56"/>
                                  <w:lang w:val="fr-FR"/>
                                </w:rPr>
                              </w:pPr>
                              <w:r>
                                <w:rPr>
                                  <w:b/>
                                  <w:color w:val="06A8F5"/>
                                  <w:spacing w:val="12"/>
                                  <w:sz w:val="56"/>
                                  <w:lang w:val="fr-FR"/>
                                </w:rPr>
                                <w:t>PRISE DE DECISION</w:t>
                              </w:r>
                            </w:p>
                          </w:txbxContent>
                        </wps:txbx>
                        <wps:bodyPr wrap="square" lIns="0" tIns="0" rIns="0" bIns="0" rtlCol="0">
                          <a:noAutofit/>
                        </wps:bodyPr>
                      </wps:wsp>
                    </wpg:wgp>
                  </a:graphicData>
                </a:graphic>
              </wp:anchor>
            </w:drawing>
          </mc:Choice>
          <mc:Fallback>
            <w:pict>
              <v:group w14:anchorId="7AE1ABCF" id="Group 40" o:spid="_x0000_s1047" style="position:absolute;margin-left:519.8pt;margin-top:183.85pt;width:255.1pt;height:325pt;z-index:251661312;mso-wrap-distance-left:0;mso-wrap-distance-right:0;mso-position-horizontal-relative:page;mso-position-vertical-relative:page" coordsize="32397,412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">
                <v:shape id="Graphic 41" o:spid="_x0000_s1048" style="position:absolute;width:20681;height:25311;visibility:visible;mso-wrap-style:square;v-text-anchor:top" coordsize="2068195,253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" path="m1190767,r-46737,1670l1097615,5138r-46049,5235l1005924,17351r-45190,8691l916038,36419,871880,48455,828304,62123,785351,77395,743066,94244r-41575,18397l660671,132561r-40024,21414l581464,176856r-38300,24320l505790,226909r-36403,27117l433996,282500r-34334,29804l366428,343410r-32092,32381l303430,409420r-29677,34849l245348,480310r-27089,37206l192528,555860r-24328,39454l145316,635851r-21395,41593l104057,720064,85768,763685,69097,808279,54088,853819,40782,900277,29224,947626r-9680,47768l11824,1043099r-5787,47600l2155,1138150,152,1185408,,1232431r1670,46745l5137,1325598r5235,46058l17348,1417305r8689,45198l36413,1507207r12034,44165l62113,1594956r15269,42960l94228,1680208r18394,41582l132539,1762617r21410,40031l176826,1841838r24316,38306l226871,1917524r27112,36410l282453,1989330r29798,34340l343353,2056910r32375,32098l409351,2119919r34843,29682l480229,2178011r37200,27094l555767,2230839r39447,24333l635744,2278059r41586,21399l719943,2319325r43614,18292l808143,2354291r45532,15012l900125,2382611r47341,11560l957131,2531040r329212,-259281l915774,1945312r9475,134178l874990,2061257r-48981,-21084l778419,2016308r-46081,-26573l687881,1960524r-42717,-31776l604303,1894478r-38889,-36694l532005,1822568r-31182,-36511l471869,1748341r-26727,-38833l420643,1669649r-22271,-40797l378328,1587207r-17815,-42404l344924,1501730r-13360,-43654l320431,1413931r-8905,-44546l304848,1324526r-4450,-45082l298175,1234229r5,-45260l300413,1143754r4460,-45081l311561,1053816r8915,-44545l331619,965129r13370,-43651l360587,878408r17825,-42400l398465,794368r22280,-40792l445253,713722r26735,-38826l500950,637186r31190,-36504l565558,565474r35208,-33417l637269,500868r37707,-28961l713800,445175r39851,-24504l794438,398395r41636,-20048l878468,360527r43064,-15592l965176,331572r44135,-11136l1053848,311529r44849,-6679l1143768,300399r45206,-2223l1234224,298181r45205,2233l1324499,304875r44848,6689l1413881,320482r44132,11145l1501655,345000r43060,15601l1587105,378431r41632,20057l1669519,420773r39845,24513l1748182,472028r37701,28969l1822379,532194r35201,33425l2068152,355042r-35494,-34092l1995902,288406r-37966,-30966l1918814,228082r-40227,-27723l1837309,174300r-42278,-24364l1751807,127293r-44119,-20891l1662728,87292,1616980,69990,1570494,54527,1523325,40930,1475524,29229r-47760,-9682l1380067,11826,1332475,6038,1285033,2156,1237782,152,1190767,xe" fillcolor="#06a8f5" stroked="f">
                  <v:path arrowok="t"/>
                </v:shape>
                <v:shape id="Graphic 42" o:spid="_x0000_s1049" style="position:absolute;left:8214;top:17957;width:23305;height:23317;visibility:visible;mso-wrap-style:square;v-text-anchor:top" coordsize="2330450,2331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" path="m1149321,r-45065,1449l1059169,4656r-45057,4980l969136,16402r-44843,8564l879633,35343,835207,47545,791068,61586,747267,77480,703854,95240r-42973,19639l618399,136411r-41939,23439l702683,375541r43495,-23923l790737,330164r45519,-18964l882630,294748r47124,-13917l977522,269470r48308,-8782l1074572,254506r49072,-3559l1172940,250033r49415,1752l1271784,256226r48126,6921l1367088,272470r46176,11655l1458382,298042r44004,16109l1545221,332380r41610,20281l1627161,374923r38995,24173l1703761,425109r36158,27784l1774575,482376r33099,31114l1839160,546163r29819,34163l1897074,615908r26316,36930l1947872,691048r22592,39418l1991110,771023r18646,41625l2026346,855270r14479,43551l2053136,943229r10089,45195l2071036,1034336r5477,46560l2079602,1128031r645,47643l2078392,1223752r-4410,48445l2067052,1320346r-9330,47202l2046060,1413747r-13922,45141l2016026,1502916r-18233,42859l1977511,1587409r-22263,40354l1931077,1666781r-26011,37628l1877285,1740590r-29479,34679l1816698,1808390r-32666,31509l1749877,1869739r-35573,28117l1677383,1924193r-38199,24502l1599778,1971307r-40544,20666l1517623,2010638r-42608,16608l1431481,2041741r-44391,12328l1341912,2064174r-45894,7826l1249478,2077492r-47115,3102l1154741,2081251r-48056,-1844l1058263,2075007r-48126,-6921l962958,2058763r-46175,-11655l871665,2033191r-44004,-16108l784826,1998853r-41610,-20281l702885,1956310r-38995,-24173l626286,1906124r-36158,-27784l555472,1848857r-33099,-31114l490886,1785070r-29818,-34163l432973,1715325r-26316,-36930l382175,1640185r-22592,-39418l338937,1560210r-18646,-41625l303701,1475963r-14479,-43551l276911,1388004r-10089,-45195l259011,1296897r-5477,-46559l250445,1203202r-645,-47643l251655,1107481r4410,-48445l7852,1029934r-4805,50352l434,1130643,,1180937r1729,50161l5609,1281059r6015,49693l19760,1380106r10243,48950l42338,1477530r14414,47932l73229,1572783r18527,46641l112317,1665317r22583,45076l159489,1754584r25099,40966l211094,1835120r27860,38160l268118,1910016r30416,35300l330151,1979165r32767,32386l396783,2042459r34913,29418l467604,2099791r36853,26397l542203,2151054r38589,23322l620171,2196140r40118,20193l701096,2234942r41444,17012l784569,2267354r42564,13775l870180,2293267r43478,10486l957518,2312574r44188,7143l1046172,2325169r44693,3746l1135733,2330943r44993,296l1225791,2329790r45087,-3208l1315935,2321602r44976,-6765l1405754,2306273r44660,-10377l1494840,2283694r44139,-14042l1582780,2253758r43413,-17760l1669166,2216359r42482,-21532l1753587,2171389r40957,-25116l1834105,2119751r38152,-27878l1908986,2062692r35294,-30434l1978123,2000624r32381,-32785l2041408,1933956r29415,-34931l2098734,1863099r26395,-36871l2149993,1788464r23322,-38607l2195079,1710460r20194,-40136l2233884,1629499r17013,-41462l2266300,1545990r13779,-42581l2292221,1460345r10491,-43496l2311538,1372973r7150,-44205l2324146,1284285r3754,-44709l2329936,1194692r305,-45008l2328801,1104603r-3198,-45102l2320633,1014429r-6754,-44990l2305327,924582r-10365,-44674l2282773,835470r-14028,-44152l2252865,747504r-17745,-43424l2215496,661096r-21516,-42492l2170558,576655r-25099,-40967l2118954,496118r-27861,-38159l2061929,421222r-30416,-35299l1999896,352074r-32767,-32386l1933264,288780r-34912,-29418l1862443,231448r-36853,-26397l1787844,180185r-38589,-23322l1709876,135099r-40118,-20194l1628951,96296,1587507,79285,1545478,63885,1502914,50109,1459867,37972,1416389,27486r-43859,-8822l1328341,11521,1283875,6070,1239182,2324,1194314,296,1149321,xe" fillcolor="#009688" stroked="f">
                  <v:path arrowok="t"/>
                </v:shape>
                <v:shape id="Image 43" o:spid="_x0000_s1050" type="#_x0000_t75" style="position:absolute;left:8255;top:7759;width:7719;height:7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">
                  <v:imagedata r:id="rId33" o:title=""/>
                </v:shape>
                <v:shape id="Image 44" o:spid="_x0000_s1051" type="#_x0000_t75" style="position:absolute;left:16005;top:25997;width:7720;height:77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">
                  <v:imagedata r:id="rId34" o:title=""/>
                </v:shape>
                <v:shape id="Textbox 45" o:spid="_x0000_s1052" type="#_x0000_t202" style="position:absolute;width:32397;height:41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z20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knz20yAAAAOAA&#13;&#10;AAAPAAAAAAAAAAAAAAAAAAcCAABkcnMvZG93bnJldi54bWxQSwUGAAAAAAMAAwC3AAAA/AIAAAAA&#13;&#10;" filled="f" stroked="f">
                  <v:textbox inset="0,0,0,0">
                    <w:txbxContent>
                      <w:p w14:paraId="0E8B2296" w14:textId="77777777" w:rsidR="00314A1D" w:rsidRDefault="00314A1D" w:rsidP="00314A1D">
                        <w:pPr>
                          <w:spacing w:before="676"/>
                          <w:rPr>
                            <w:b/>
                            <w:sz w:val="56"/>
                          </w:rPr>
                        </w:pPr>
                      </w:p>
                      <w:p w14:paraId="0ABA9083" w14:textId="7E37D480" w:rsidR="00314A1D" w:rsidRPr="00840D55" w:rsidRDefault="00840D55" w:rsidP="00314A1D">
                        <w:pPr>
                          <w:ind w:left="2639"/>
                          <w:rPr>
                            <w:b/>
                            <w:sz w:val="56"/>
                            <w:lang w:val="fr-FR"/>
                          </w:rPr>
                        </w:pPr>
                        <w:r>
                          <w:rPr>
                            <w:b/>
                            <w:color w:val="06A8F5"/>
                            <w:spacing w:val="12"/>
                            <w:sz w:val="56"/>
                            <w:lang w:val="fr-FR"/>
                          </w:rPr>
                          <w:t>PRISE DE DECISION</w:t>
                        </w:r>
                      </w:p>
                    </w:txbxContent>
                  </v:textbox>
                </v:shape>
                <w10:wrap anchorx="page" anchory="page"/>
              </v:group>
            </w:pict>
          </mc:Fallback>
        </mc:AlternateContent>
      </w:r>
    </w:p>
    <w:p w14:paraId="2E606234" w14:textId="624F520D" w:rsidR="00314A1D" w:rsidRPr="00A84823" w:rsidRDefault="00314A1D" w:rsidP="00314A1D">
      <w:pPr>
        <w:pStyle w:val="BodyText"/>
        <w:spacing w:before="11"/>
        <w:rPr>
          <w:b/>
          <w:sz w:val="20"/>
          <w:lang w:val="fr-FR"/>
        </w:rPr>
      </w:pPr>
    </w:p>
    <w:p w14:paraId="746A446C" w14:textId="234D8025" w:rsidR="00840D55" w:rsidRDefault="00840D55" w:rsidP="00314A1D">
      <w:pPr>
        <w:spacing w:before="390"/>
        <w:ind w:right="2155"/>
        <w:jc w:val="right"/>
        <w:rPr>
          <w:b/>
          <w:color w:val="009688"/>
          <w:spacing w:val="13"/>
          <w:sz w:val="56"/>
          <w:lang w:val="fr-FR"/>
        </w:rPr>
      </w:pPr>
    </w:p>
    <w:p w14:paraId="5D4FFFBB" w14:textId="77777777" w:rsidR="00840D55" w:rsidRDefault="00840D55" w:rsidP="00314A1D">
      <w:pPr>
        <w:spacing w:before="390"/>
        <w:ind w:right="2155"/>
        <w:jc w:val="right"/>
        <w:rPr>
          <w:b/>
          <w:color w:val="009688"/>
          <w:spacing w:val="13"/>
          <w:sz w:val="56"/>
          <w:lang w:val="fr-FR"/>
        </w:rPr>
      </w:pPr>
    </w:p>
    <w:p w14:paraId="21CA6E17" w14:textId="77777777" w:rsidR="00840D55" w:rsidRDefault="00840D55" w:rsidP="00314A1D">
      <w:pPr>
        <w:spacing w:before="390"/>
        <w:ind w:right="2155"/>
        <w:jc w:val="right"/>
        <w:rPr>
          <w:b/>
          <w:color w:val="009688"/>
          <w:spacing w:val="13"/>
          <w:sz w:val="56"/>
          <w:lang w:val="fr-FR"/>
        </w:rPr>
      </w:pPr>
    </w:p>
    <w:p w14:paraId="7875B6EB" w14:textId="77777777" w:rsidR="00840D55" w:rsidRDefault="00840D55" w:rsidP="00314A1D">
      <w:pPr>
        <w:spacing w:before="390"/>
        <w:ind w:right="2155"/>
        <w:jc w:val="right"/>
        <w:rPr>
          <w:b/>
          <w:color w:val="009688"/>
          <w:spacing w:val="13"/>
          <w:sz w:val="56"/>
          <w:lang w:val="fr-FR"/>
        </w:rPr>
      </w:pPr>
    </w:p>
    <w:p w14:paraId="45FB5096" w14:textId="5D01C821" w:rsidR="00840D55" w:rsidRDefault="00840D55" w:rsidP="00840D55">
      <w:pPr>
        <w:ind w:right="896"/>
        <w:jc w:val="right"/>
        <w:rPr>
          <w:b/>
          <w:color w:val="009688"/>
          <w:spacing w:val="13"/>
          <w:sz w:val="56"/>
          <w:lang w:val="fr-FR"/>
        </w:rPr>
      </w:pPr>
      <w:r>
        <w:rPr>
          <w:b/>
          <w:color w:val="009688"/>
          <w:spacing w:val="13"/>
          <w:sz w:val="56"/>
          <w:lang w:val="fr-FR"/>
        </w:rPr>
        <w:t xml:space="preserve">         DONNEES </w:t>
      </w:r>
    </w:p>
    <w:p w14:paraId="42A42315" w14:textId="25BC5AFD" w:rsidR="00314A1D" w:rsidRPr="00A84823" w:rsidRDefault="00840D55" w:rsidP="00840D55">
      <w:pPr>
        <w:ind w:right="896"/>
        <w:jc w:val="right"/>
        <w:rPr>
          <w:b/>
          <w:sz w:val="56"/>
          <w:lang w:val="fr-FR"/>
        </w:rPr>
      </w:pPr>
      <w:r>
        <w:rPr>
          <w:b/>
          <w:color w:val="009688"/>
          <w:spacing w:val="13"/>
          <w:sz w:val="56"/>
          <w:lang w:val="fr-FR"/>
        </w:rPr>
        <w:t>OBJECTIVES</w:t>
      </w:r>
    </w:p>
    <w:p w14:paraId="2DE2AD54" w14:textId="77777777" w:rsidR="00314A1D" w:rsidRPr="00A84823" w:rsidRDefault="00314A1D" w:rsidP="00314A1D">
      <w:pPr>
        <w:jc w:val="right"/>
        <w:rPr>
          <w:sz w:val="56"/>
          <w:lang w:val="fr-FR"/>
        </w:rPr>
        <w:sectPr w:rsidR="00314A1D" w:rsidRPr="00A84823" w:rsidSect="00ED6BC5">
          <w:pgSz w:w="19200" w:h="10800" w:orient="landscape"/>
          <w:pgMar w:top="0" w:right="0" w:bottom="0" w:left="160" w:header="720" w:footer="720" w:gutter="0"/>
          <w:cols w:space="720"/>
        </w:sectPr>
      </w:pPr>
    </w:p>
    <w:p w14:paraId="6C203B0A" w14:textId="77777777" w:rsidR="00314A1D" w:rsidRPr="00A84823" w:rsidRDefault="00314A1D" w:rsidP="00314A1D">
      <w:pPr>
        <w:spacing w:before="215"/>
        <w:ind w:left="537"/>
        <w:rPr>
          <w:rFonts w:ascii="Calibri Light"/>
          <w:sz w:val="86"/>
          <w:lang w:val="fr-FR"/>
        </w:rPr>
      </w:pPr>
      <w:r>
        <w:rPr>
          <w:noProof/>
        </w:rPr>
        <w:lastRenderedPageBreak/>
        <w:drawing>
          <wp:anchor distT="0" distB="0" distL="0" distR="0" simplePos="0" relativeHeight="251662336" behindDoc="0" locked="0" layoutInCell="1" allowOverlap="1" wp14:anchorId="0122C9F7" wp14:editId="2EAAC413">
            <wp:simplePos x="0" y="0"/>
            <wp:positionH relativeFrom="page">
              <wp:posOffset>8685103</wp:posOffset>
            </wp:positionH>
            <wp:positionV relativeFrom="paragraph">
              <wp:posOffset>1029</wp:posOffset>
            </wp:positionV>
            <wp:extent cx="3506896" cy="3753535"/>
            <wp:effectExtent l="0" t="0" r="0" b="0"/>
            <wp:wrapNone/>
            <wp:docPr id="49" name="Image 49" descr="A diagram of a diagram&#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diagram of a diagram&#10;&#10;Description automatically generated with medium confidence"/>
                    <pic:cNvPicPr/>
                  </pic:nvPicPr>
                  <pic:blipFill>
                    <a:blip r:embed="rId35" cstate="print"/>
                    <a:stretch>
                      <a:fillRect/>
                    </a:stretch>
                  </pic:blipFill>
                  <pic:spPr>
                    <a:xfrm>
                      <a:off x="0" y="0"/>
                      <a:ext cx="3506896" cy="3753535"/>
                    </a:xfrm>
                    <a:prstGeom prst="rect">
                      <a:avLst/>
                    </a:prstGeom>
                  </pic:spPr>
                </pic:pic>
              </a:graphicData>
            </a:graphic>
          </wp:anchor>
        </w:drawing>
      </w:r>
      <w:r w:rsidRPr="00A84823">
        <w:rPr>
          <w:rFonts w:ascii="Calibri Light"/>
          <w:color w:val="2F5597"/>
          <w:spacing w:val="-2"/>
          <w:sz w:val="86"/>
          <w:lang w:val="fr-FR"/>
        </w:rPr>
        <w:t>FAITS</w:t>
      </w:r>
    </w:p>
    <w:p w14:paraId="2B85F26F" w14:textId="77777777" w:rsidR="00314A1D" w:rsidRPr="00A84823" w:rsidRDefault="00314A1D" w:rsidP="00314A1D">
      <w:pPr>
        <w:pStyle w:val="BodyText"/>
        <w:rPr>
          <w:rFonts w:ascii="Calibri Light"/>
          <w:lang w:val="fr-FR"/>
        </w:rPr>
      </w:pPr>
    </w:p>
    <w:p w14:paraId="4CB25348" w14:textId="77777777" w:rsidR="00314A1D" w:rsidRPr="00A84823" w:rsidRDefault="00314A1D" w:rsidP="00314A1D">
      <w:pPr>
        <w:pStyle w:val="BodyText"/>
        <w:rPr>
          <w:rFonts w:ascii="Calibri Light"/>
          <w:lang w:val="fr-FR"/>
        </w:rPr>
      </w:pPr>
    </w:p>
    <w:p w14:paraId="7031CB84" w14:textId="77777777" w:rsidR="00314A1D" w:rsidRPr="00A84823" w:rsidRDefault="00314A1D" w:rsidP="00314A1D">
      <w:pPr>
        <w:pStyle w:val="BodyText"/>
        <w:spacing w:before="560"/>
        <w:rPr>
          <w:rFonts w:ascii="Calibri Light"/>
          <w:lang w:val="fr-FR"/>
        </w:rPr>
      </w:pPr>
    </w:p>
    <w:p w14:paraId="41598967" w14:textId="77777777" w:rsidR="00314A1D" w:rsidRPr="00A84823" w:rsidRDefault="00314A1D" w:rsidP="00314A1D">
      <w:pPr>
        <w:pStyle w:val="BodyText"/>
        <w:spacing w:line="747" w:lineRule="exact"/>
        <w:ind w:left="381"/>
        <w:rPr>
          <w:rFonts w:ascii="Calibri Light" w:hAnsi="Calibri Light"/>
          <w:lang w:val="fr-FR"/>
        </w:rPr>
      </w:pPr>
      <w:r w:rsidRPr="00A84823">
        <w:rPr>
          <w:rFonts w:ascii="Calibri Light" w:hAnsi="Calibri Light"/>
          <w:lang w:val="fr-FR"/>
        </w:rPr>
        <w:t>30-50%</w:t>
      </w:r>
      <w:r w:rsidRPr="00A84823">
        <w:rPr>
          <w:rFonts w:ascii="Calibri Light" w:hAnsi="Calibri Light"/>
          <w:spacing w:val="-6"/>
          <w:lang w:val="fr-FR"/>
        </w:rPr>
        <w:t xml:space="preserve"> </w:t>
      </w:r>
      <w:r w:rsidRPr="00A84823">
        <w:rPr>
          <w:rFonts w:ascii="Calibri Light" w:hAnsi="Calibri Light"/>
          <w:lang w:val="fr-FR"/>
        </w:rPr>
        <w:t>des</w:t>
      </w:r>
      <w:r w:rsidRPr="00A84823">
        <w:rPr>
          <w:rFonts w:ascii="Calibri Light" w:hAnsi="Calibri Light"/>
          <w:spacing w:val="-4"/>
          <w:lang w:val="fr-FR"/>
        </w:rPr>
        <w:t xml:space="preserve"> </w:t>
      </w:r>
      <w:r w:rsidRPr="00A84823">
        <w:rPr>
          <w:rFonts w:ascii="Calibri Light" w:hAnsi="Calibri Light"/>
          <w:lang w:val="fr-FR"/>
        </w:rPr>
        <w:t>patients</w:t>
      </w:r>
      <w:r w:rsidRPr="00A84823">
        <w:rPr>
          <w:rFonts w:ascii="Calibri Light" w:hAnsi="Calibri Light"/>
          <w:spacing w:val="-4"/>
          <w:lang w:val="fr-FR"/>
        </w:rPr>
        <w:t xml:space="preserve"> </w:t>
      </w:r>
      <w:r w:rsidRPr="00A84823">
        <w:rPr>
          <w:rFonts w:ascii="Calibri Light" w:hAnsi="Calibri Light"/>
          <w:lang w:val="fr-FR"/>
        </w:rPr>
        <w:t>hospitalisés</w:t>
      </w:r>
      <w:r w:rsidRPr="00A84823">
        <w:rPr>
          <w:rFonts w:ascii="Calibri Light" w:hAnsi="Calibri Light"/>
          <w:spacing w:val="-3"/>
          <w:lang w:val="fr-FR"/>
        </w:rPr>
        <w:t xml:space="preserve"> </w:t>
      </w:r>
      <w:r w:rsidRPr="00A84823">
        <w:rPr>
          <w:rFonts w:ascii="Calibri Light" w:hAnsi="Calibri Light"/>
          <w:lang w:val="fr-FR"/>
        </w:rPr>
        <w:t>à</w:t>
      </w:r>
      <w:r w:rsidRPr="00A84823">
        <w:rPr>
          <w:rFonts w:ascii="Calibri Light" w:hAnsi="Calibri Light"/>
          <w:spacing w:val="-3"/>
          <w:lang w:val="fr-FR"/>
        </w:rPr>
        <w:t xml:space="preserve"> </w:t>
      </w:r>
      <w:r w:rsidRPr="00A84823">
        <w:rPr>
          <w:rFonts w:ascii="Calibri Light" w:hAnsi="Calibri Light"/>
          <w:lang w:val="fr-FR"/>
        </w:rPr>
        <w:t>risque</w:t>
      </w:r>
      <w:r w:rsidRPr="00A84823">
        <w:rPr>
          <w:rFonts w:ascii="Calibri Light" w:hAnsi="Calibri Light"/>
          <w:spacing w:val="-2"/>
          <w:lang w:val="fr-FR"/>
        </w:rPr>
        <w:t xml:space="preserve"> </w:t>
      </w:r>
      <w:proofErr w:type="spellStart"/>
      <w:r w:rsidRPr="00A84823">
        <w:rPr>
          <w:rFonts w:ascii="Calibri Light" w:hAnsi="Calibri Light"/>
          <w:spacing w:val="-2"/>
          <w:lang w:val="fr-FR"/>
        </w:rPr>
        <w:t>Denutrition</w:t>
      </w:r>
      <w:proofErr w:type="spellEnd"/>
    </w:p>
    <w:p w14:paraId="22F91766" w14:textId="77777777" w:rsidR="00314A1D" w:rsidRPr="00A84823" w:rsidRDefault="00314A1D" w:rsidP="00314A1D">
      <w:pPr>
        <w:spacing w:before="31" w:line="213" w:lineRule="auto"/>
        <w:ind w:left="381" w:right="6487"/>
        <w:rPr>
          <w:rFonts w:ascii="Calibri Light" w:hAnsi="Calibri Light"/>
          <w:sz w:val="62"/>
          <w:lang w:val="fr-FR"/>
        </w:rPr>
      </w:pPr>
      <w:r w:rsidRPr="00A84823">
        <w:rPr>
          <w:rFonts w:ascii="Calibri Light" w:hAnsi="Calibri Light"/>
          <w:color w:val="2F5597"/>
          <w:spacing w:val="-2"/>
          <w:w w:val="105"/>
          <w:sz w:val="62"/>
          <w:lang w:val="fr-FR"/>
        </w:rPr>
        <w:t>33%</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des</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patients</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hospitalisés</w:t>
      </w:r>
      <w:r w:rsidRPr="00A84823">
        <w:rPr>
          <w:rFonts w:ascii="Calibri Light" w:hAnsi="Calibri Light"/>
          <w:color w:val="2F5597"/>
          <w:spacing w:val="-31"/>
          <w:w w:val="105"/>
          <w:sz w:val="62"/>
          <w:lang w:val="fr-FR"/>
        </w:rPr>
        <w:t xml:space="preserve"> </w:t>
      </w:r>
      <w:r w:rsidRPr="00A84823">
        <w:rPr>
          <w:rFonts w:ascii="Calibri Light" w:hAnsi="Calibri Light"/>
          <w:color w:val="2F5597"/>
          <w:spacing w:val="-2"/>
          <w:w w:val="105"/>
          <w:sz w:val="62"/>
          <w:lang w:val="fr-FR"/>
        </w:rPr>
        <w:t>sont</w:t>
      </w:r>
      <w:r w:rsidRPr="00A84823">
        <w:rPr>
          <w:rFonts w:ascii="Calibri Light" w:hAnsi="Calibri Light"/>
          <w:color w:val="2F5597"/>
          <w:spacing w:val="-33"/>
          <w:w w:val="105"/>
          <w:sz w:val="62"/>
          <w:lang w:val="fr-FR"/>
        </w:rPr>
        <w:t xml:space="preserve"> </w:t>
      </w:r>
      <w:r w:rsidRPr="00A84823">
        <w:rPr>
          <w:rFonts w:ascii="Calibri Light" w:hAnsi="Calibri Light"/>
          <w:color w:val="2F5597"/>
          <w:spacing w:val="-2"/>
          <w:w w:val="105"/>
          <w:sz w:val="62"/>
          <w:lang w:val="fr-FR"/>
        </w:rPr>
        <w:t xml:space="preserve">Dénutris </w:t>
      </w:r>
      <w:r w:rsidRPr="00A84823">
        <w:rPr>
          <w:rFonts w:ascii="Calibri Light" w:hAnsi="Calibri Light"/>
          <w:color w:val="2F5597"/>
          <w:w w:val="105"/>
          <w:sz w:val="62"/>
          <w:lang w:val="fr-FR"/>
        </w:rPr>
        <w:t>35%</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des</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patients</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sont</w:t>
      </w:r>
      <w:r w:rsidRPr="00A84823">
        <w:rPr>
          <w:rFonts w:ascii="Calibri Light" w:hAnsi="Calibri Light"/>
          <w:color w:val="2F5597"/>
          <w:spacing w:val="-7"/>
          <w:w w:val="105"/>
          <w:sz w:val="62"/>
          <w:lang w:val="fr-FR"/>
        </w:rPr>
        <w:t xml:space="preserve"> </w:t>
      </w:r>
      <w:r w:rsidRPr="00A84823">
        <w:rPr>
          <w:rFonts w:ascii="Calibri Light" w:hAnsi="Calibri Light"/>
          <w:color w:val="2F5597"/>
          <w:w w:val="105"/>
          <w:sz w:val="62"/>
          <w:lang w:val="fr-FR"/>
        </w:rPr>
        <w:t>dénutris</w:t>
      </w:r>
      <w:r w:rsidRPr="00A84823">
        <w:rPr>
          <w:rFonts w:ascii="Calibri Light" w:hAnsi="Calibri Light"/>
          <w:color w:val="2F5597"/>
          <w:spacing w:val="-6"/>
          <w:w w:val="105"/>
          <w:sz w:val="62"/>
          <w:lang w:val="fr-FR"/>
        </w:rPr>
        <w:t xml:space="preserve"> </w:t>
      </w:r>
      <w:r w:rsidRPr="00A84823">
        <w:rPr>
          <w:rFonts w:ascii="Calibri Light" w:hAnsi="Calibri Light"/>
          <w:color w:val="2F5597"/>
          <w:w w:val="105"/>
          <w:sz w:val="62"/>
          <w:lang w:val="fr-FR"/>
        </w:rPr>
        <w:t>à</w:t>
      </w:r>
      <w:r w:rsidRPr="00A84823">
        <w:rPr>
          <w:rFonts w:ascii="Calibri Light" w:hAnsi="Calibri Light"/>
          <w:color w:val="2F5597"/>
          <w:spacing w:val="-5"/>
          <w:w w:val="105"/>
          <w:sz w:val="62"/>
          <w:lang w:val="fr-FR"/>
        </w:rPr>
        <w:t xml:space="preserve"> </w:t>
      </w:r>
      <w:r w:rsidRPr="00A84823">
        <w:rPr>
          <w:rFonts w:ascii="Calibri Light" w:hAnsi="Calibri Light"/>
          <w:color w:val="2F5597"/>
          <w:w w:val="105"/>
          <w:sz w:val="62"/>
          <w:lang w:val="fr-FR"/>
        </w:rPr>
        <w:t>la</w:t>
      </w:r>
      <w:r w:rsidRPr="00A84823">
        <w:rPr>
          <w:rFonts w:ascii="Calibri Light" w:hAnsi="Calibri Light"/>
          <w:color w:val="2F5597"/>
          <w:spacing w:val="-5"/>
          <w:w w:val="105"/>
          <w:sz w:val="62"/>
          <w:lang w:val="fr-FR"/>
        </w:rPr>
        <w:t xml:space="preserve"> </w:t>
      </w:r>
      <w:r w:rsidRPr="00A84823">
        <w:rPr>
          <w:rFonts w:ascii="Calibri Light" w:hAnsi="Calibri Light"/>
          <w:color w:val="2F5597"/>
          <w:w w:val="105"/>
          <w:sz w:val="62"/>
          <w:lang w:val="fr-FR"/>
        </w:rPr>
        <w:t>sortie</w:t>
      </w:r>
    </w:p>
    <w:p w14:paraId="49037BDF" w14:textId="77777777" w:rsidR="00314A1D" w:rsidRPr="00A84823" w:rsidRDefault="00314A1D" w:rsidP="00314A1D">
      <w:pPr>
        <w:pStyle w:val="BodyText"/>
        <w:spacing w:before="635"/>
        <w:ind w:left="381"/>
        <w:rPr>
          <w:rFonts w:ascii="Calibri Light" w:hAnsi="Calibri Light"/>
          <w:lang w:val="fr-FR"/>
        </w:rPr>
      </w:pPr>
      <w:r w:rsidRPr="00A84823">
        <w:rPr>
          <w:rFonts w:ascii="Calibri Light" w:hAnsi="Calibri Light"/>
          <w:lang w:val="fr-FR"/>
        </w:rPr>
        <w:t>30%</w:t>
      </w:r>
      <w:r w:rsidRPr="00A84823">
        <w:rPr>
          <w:rFonts w:ascii="Calibri Light" w:hAnsi="Calibri Light"/>
          <w:spacing w:val="-5"/>
          <w:lang w:val="fr-FR"/>
        </w:rPr>
        <w:t xml:space="preserve"> </w:t>
      </w:r>
      <w:r w:rsidRPr="00A84823">
        <w:rPr>
          <w:rFonts w:ascii="Calibri Light" w:hAnsi="Calibri Light"/>
          <w:lang w:val="fr-FR"/>
        </w:rPr>
        <w:t>des</w:t>
      </w:r>
      <w:r w:rsidRPr="00A84823">
        <w:rPr>
          <w:rFonts w:ascii="Calibri Light" w:hAnsi="Calibri Light"/>
          <w:spacing w:val="-3"/>
          <w:lang w:val="fr-FR"/>
        </w:rPr>
        <w:t xml:space="preserve"> </w:t>
      </w:r>
      <w:r w:rsidRPr="00A84823">
        <w:rPr>
          <w:rFonts w:ascii="Calibri Light" w:hAnsi="Calibri Light"/>
          <w:lang w:val="fr-FR"/>
        </w:rPr>
        <w:t>patients</w:t>
      </w:r>
      <w:r w:rsidRPr="00A84823">
        <w:rPr>
          <w:rFonts w:ascii="Calibri Light" w:hAnsi="Calibri Light"/>
          <w:spacing w:val="-2"/>
          <w:lang w:val="fr-FR"/>
        </w:rPr>
        <w:t xml:space="preserve"> </w:t>
      </w:r>
      <w:r w:rsidRPr="00A84823">
        <w:rPr>
          <w:rFonts w:ascii="Calibri Light" w:hAnsi="Calibri Light"/>
          <w:lang w:val="fr-FR"/>
        </w:rPr>
        <w:t>à</w:t>
      </w:r>
      <w:r w:rsidRPr="00A84823">
        <w:rPr>
          <w:rFonts w:ascii="Calibri Light" w:hAnsi="Calibri Light"/>
          <w:spacing w:val="-2"/>
          <w:lang w:val="fr-FR"/>
        </w:rPr>
        <w:t xml:space="preserve"> </w:t>
      </w:r>
      <w:r w:rsidRPr="00A84823">
        <w:rPr>
          <w:rFonts w:ascii="Calibri Light" w:hAnsi="Calibri Light"/>
          <w:lang w:val="fr-FR"/>
        </w:rPr>
        <w:t>risque</w:t>
      </w:r>
      <w:r w:rsidRPr="00A84823">
        <w:rPr>
          <w:rFonts w:ascii="Calibri Light" w:hAnsi="Calibri Light"/>
          <w:spacing w:val="-1"/>
          <w:lang w:val="fr-FR"/>
        </w:rPr>
        <w:t xml:space="preserve"> </w:t>
      </w:r>
      <w:r w:rsidRPr="00A84823">
        <w:rPr>
          <w:rFonts w:ascii="Calibri Light" w:hAnsi="Calibri Light"/>
          <w:lang w:val="fr-FR"/>
        </w:rPr>
        <w:t>sont</w:t>
      </w:r>
      <w:r w:rsidRPr="00A84823">
        <w:rPr>
          <w:rFonts w:ascii="Calibri Light" w:hAnsi="Calibri Light"/>
          <w:spacing w:val="-3"/>
          <w:lang w:val="fr-FR"/>
        </w:rPr>
        <w:t xml:space="preserve"> </w:t>
      </w:r>
      <w:r w:rsidRPr="00A84823">
        <w:rPr>
          <w:rFonts w:ascii="Calibri Light" w:hAnsi="Calibri Light"/>
          <w:lang w:val="fr-FR"/>
        </w:rPr>
        <w:t>dénutris</w:t>
      </w:r>
      <w:r w:rsidRPr="00A84823">
        <w:rPr>
          <w:rFonts w:ascii="Calibri Light" w:hAnsi="Calibri Light"/>
          <w:spacing w:val="-2"/>
          <w:lang w:val="fr-FR"/>
        </w:rPr>
        <w:t xml:space="preserve"> </w:t>
      </w:r>
      <w:r w:rsidRPr="00A84823">
        <w:rPr>
          <w:rFonts w:ascii="Calibri Light" w:hAnsi="Calibri Light"/>
          <w:lang w:val="fr-FR"/>
        </w:rPr>
        <w:t>à</w:t>
      </w:r>
      <w:r w:rsidRPr="00A84823">
        <w:rPr>
          <w:rFonts w:ascii="Calibri Light" w:hAnsi="Calibri Light"/>
          <w:spacing w:val="-2"/>
          <w:lang w:val="fr-FR"/>
        </w:rPr>
        <w:t xml:space="preserve"> </w:t>
      </w:r>
      <w:r w:rsidRPr="00A84823">
        <w:rPr>
          <w:rFonts w:ascii="Calibri Light" w:hAnsi="Calibri Light"/>
          <w:lang w:val="fr-FR"/>
        </w:rPr>
        <w:t>la</w:t>
      </w:r>
      <w:r w:rsidRPr="00A84823">
        <w:rPr>
          <w:rFonts w:ascii="Calibri Light" w:hAnsi="Calibri Light"/>
          <w:spacing w:val="-1"/>
          <w:lang w:val="fr-FR"/>
        </w:rPr>
        <w:t xml:space="preserve"> </w:t>
      </w:r>
      <w:r w:rsidRPr="00A84823">
        <w:rPr>
          <w:rFonts w:ascii="Calibri Light" w:hAnsi="Calibri Light"/>
          <w:spacing w:val="-2"/>
          <w:lang w:val="fr-FR"/>
        </w:rPr>
        <w:t>sortie</w:t>
      </w:r>
    </w:p>
    <w:p w14:paraId="25B3EF5B" w14:textId="77777777" w:rsidR="00314A1D" w:rsidRPr="00A84823" w:rsidRDefault="00314A1D" w:rsidP="00314A1D">
      <w:pPr>
        <w:rPr>
          <w:rFonts w:ascii="Calibri Light" w:hAnsi="Calibri Light"/>
          <w:lang w:val="fr-FR"/>
        </w:rPr>
        <w:sectPr w:rsidR="00314A1D" w:rsidRPr="00A84823" w:rsidSect="00ED6BC5">
          <w:pgSz w:w="19200" w:h="10800" w:orient="landscape"/>
          <w:pgMar w:top="660" w:right="0" w:bottom="280" w:left="160" w:header="720" w:footer="720" w:gutter="0"/>
          <w:cols w:space="720"/>
        </w:sectPr>
      </w:pPr>
    </w:p>
    <w:p w14:paraId="02F24BA1" w14:textId="77777777" w:rsidR="00314A1D" w:rsidRPr="00A84823" w:rsidRDefault="00314A1D" w:rsidP="00314A1D">
      <w:pPr>
        <w:pStyle w:val="Heading1"/>
        <w:spacing w:before="87" w:line="828" w:lineRule="exact"/>
        <w:ind w:left="110"/>
        <w:rPr>
          <w:rFonts w:ascii="Calibri Light"/>
          <w:lang w:val="fr-FR"/>
        </w:rPr>
      </w:pPr>
      <w:r w:rsidRPr="00A84823">
        <w:rPr>
          <w:rFonts w:ascii="Calibri Light"/>
          <w:lang w:val="fr-FR"/>
        </w:rPr>
        <w:lastRenderedPageBreak/>
        <w:t>Financement</w:t>
      </w:r>
      <w:r w:rsidRPr="00A84823">
        <w:rPr>
          <w:rFonts w:ascii="Calibri Light"/>
          <w:spacing w:val="-6"/>
          <w:lang w:val="fr-FR"/>
        </w:rPr>
        <w:t xml:space="preserve"> </w:t>
      </w:r>
      <w:r w:rsidRPr="00A84823">
        <w:rPr>
          <w:rFonts w:ascii="Calibri Light"/>
          <w:lang w:val="fr-FR"/>
        </w:rPr>
        <w:t>Public</w:t>
      </w:r>
      <w:r w:rsidRPr="00A84823">
        <w:rPr>
          <w:rFonts w:ascii="Calibri Light"/>
          <w:spacing w:val="-6"/>
          <w:lang w:val="fr-FR"/>
        </w:rPr>
        <w:t xml:space="preserve"> </w:t>
      </w:r>
      <w:r w:rsidRPr="00A84823">
        <w:rPr>
          <w:rFonts w:ascii="Calibri Light"/>
          <w:lang w:val="fr-FR"/>
        </w:rPr>
        <w:t>des</w:t>
      </w:r>
      <w:r w:rsidRPr="00A84823">
        <w:rPr>
          <w:rFonts w:ascii="Calibri Light"/>
          <w:spacing w:val="-6"/>
          <w:lang w:val="fr-FR"/>
        </w:rPr>
        <w:t xml:space="preserve"> </w:t>
      </w:r>
      <w:proofErr w:type="spellStart"/>
      <w:r w:rsidRPr="00A84823">
        <w:rPr>
          <w:rFonts w:ascii="Calibri Light"/>
          <w:spacing w:val="-2"/>
          <w:lang w:val="fr-FR"/>
        </w:rPr>
        <w:t>Hopitaux</w:t>
      </w:r>
      <w:proofErr w:type="spellEnd"/>
    </w:p>
    <w:p w14:paraId="244C239A" w14:textId="77777777" w:rsidR="00314A1D" w:rsidRPr="00A84823" w:rsidRDefault="00314A1D" w:rsidP="00314A1D">
      <w:pPr>
        <w:spacing w:line="828" w:lineRule="exact"/>
        <w:ind w:left="110"/>
        <w:rPr>
          <w:rFonts w:ascii="Calibri Light" w:hAnsi="Calibri Light"/>
          <w:sz w:val="72"/>
          <w:lang w:val="fr-FR"/>
        </w:rPr>
      </w:pPr>
      <w:r>
        <w:rPr>
          <w:noProof/>
        </w:rPr>
        <mc:AlternateContent>
          <mc:Choice Requires="wpg">
            <w:drawing>
              <wp:anchor distT="0" distB="0" distL="0" distR="0" simplePos="0" relativeHeight="251668480" behindDoc="1" locked="0" layoutInCell="1" allowOverlap="1" wp14:anchorId="6830E158" wp14:editId="3641ED82">
                <wp:simplePos x="0" y="0"/>
                <wp:positionH relativeFrom="page">
                  <wp:posOffset>171861</wp:posOffset>
                </wp:positionH>
                <wp:positionV relativeFrom="paragraph">
                  <wp:posOffset>824939</wp:posOffset>
                </wp:positionV>
                <wp:extent cx="11668760" cy="476059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68760" cy="4760595"/>
                          <a:chOff x="0" y="0"/>
                          <a:chExt cx="11668760" cy="4760595"/>
                        </a:xfrm>
                      </wpg:grpSpPr>
                      <wps:wsp>
                        <wps:cNvPr id="51" name="Graphic 51"/>
                        <wps:cNvSpPr/>
                        <wps:spPr>
                          <a:xfrm>
                            <a:off x="451868" y="6350"/>
                            <a:ext cx="1877695" cy="2616200"/>
                          </a:xfrm>
                          <a:custGeom>
                            <a:avLst/>
                            <a:gdLst/>
                            <a:ahLst/>
                            <a:cxnLst/>
                            <a:rect l="l" t="t" r="r" b="b"/>
                            <a:pathLst>
                              <a:path w="1877695" h="2616200">
                                <a:moveTo>
                                  <a:pt x="0" y="0"/>
                                </a:moveTo>
                                <a:lnTo>
                                  <a:pt x="1877245" y="0"/>
                                </a:lnTo>
                                <a:lnTo>
                                  <a:pt x="1877245" y="2616032"/>
                                </a:lnTo>
                                <a:lnTo>
                                  <a:pt x="0" y="2616032"/>
                                </a:lnTo>
                                <a:lnTo>
                                  <a:pt x="0" y="0"/>
                                </a:lnTo>
                                <a:close/>
                              </a:path>
                            </a:pathLst>
                          </a:custGeom>
                          <a:ln w="12700">
                            <a:solidFill>
                              <a:srgbClr val="2F528F"/>
                            </a:solidFill>
                            <a:prstDash val="solid"/>
                          </a:ln>
                        </wps:spPr>
                        <wps:bodyPr wrap="square" lIns="0" tIns="0" rIns="0" bIns="0" rtlCol="0">
                          <a:prstTxWarp prst="textNoShape">
                            <a:avLst/>
                          </a:prstTxWarp>
                          <a:noAutofit/>
                        </wps:bodyPr>
                      </wps:wsp>
                      <wps:wsp>
                        <wps:cNvPr id="52" name="Graphic 52"/>
                        <wps:cNvSpPr/>
                        <wps:spPr>
                          <a:xfrm>
                            <a:off x="4295538" y="1277137"/>
                            <a:ext cx="1203960" cy="1056005"/>
                          </a:xfrm>
                          <a:custGeom>
                            <a:avLst/>
                            <a:gdLst/>
                            <a:ahLst/>
                            <a:cxnLst/>
                            <a:rect l="l" t="t" r="r" b="b"/>
                            <a:pathLst>
                              <a:path w="1203960" h="1056005">
                                <a:moveTo>
                                  <a:pt x="0" y="527780"/>
                                </a:moveTo>
                                <a:lnTo>
                                  <a:pt x="2209" y="482241"/>
                                </a:lnTo>
                                <a:lnTo>
                                  <a:pt x="8716" y="437777"/>
                                </a:lnTo>
                                <a:lnTo>
                                  <a:pt x="19341" y="394548"/>
                                </a:lnTo>
                                <a:lnTo>
                                  <a:pt x="33903" y="352712"/>
                                </a:lnTo>
                                <a:lnTo>
                                  <a:pt x="52222" y="312426"/>
                                </a:lnTo>
                                <a:lnTo>
                                  <a:pt x="74115" y="273850"/>
                                </a:lnTo>
                                <a:lnTo>
                                  <a:pt x="99404" y="237142"/>
                                </a:lnTo>
                                <a:lnTo>
                                  <a:pt x="127906" y="202460"/>
                                </a:lnTo>
                                <a:lnTo>
                                  <a:pt x="159443" y="169963"/>
                                </a:lnTo>
                                <a:lnTo>
                                  <a:pt x="193832" y="139808"/>
                                </a:lnTo>
                                <a:lnTo>
                                  <a:pt x="230893" y="112156"/>
                                </a:lnTo>
                                <a:lnTo>
                                  <a:pt x="270445" y="87163"/>
                                </a:lnTo>
                                <a:lnTo>
                                  <a:pt x="312309" y="64988"/>
                                </a:lnTo>
                                <a:lnTo>
                                  <a:pt x="356303" y="45791"/>
                                </a:lnTo>
                                <a:lnTo>
                                  <a:pt x="402246" y="29728"/>
                                </a:lnTo>
                                <a:lnTo>
                                  <a:pt x="449957" y="16960"/>
                                </a:lnTo>
                                <a:lnTo>
                                  <a:pt x="499257" y="7643"/>
                                </a:lnTo>
                                <a:lnTo>
                                  <a:pt x="549965" y="1937"/>
                                </a:lnTo>
                                <a:lnTo>
                                  <a:pt x="601899" y="0"/>
                                </a:lnTo>
                                <a:lnTo>
                                  <a:pt x="653833" y="1937"/>
                                </a:lnTo>
                                <a:lnTo>
                                  <a:pt x="704541" y="7643"/>
                                </a:lnTo>
                                <a:lnTo>
                                  <a:pt x="753841" y="16960"/>
                                </a:lnTo>
                                <a:lnTo>
                                  <a:pt x="801552" y="29728"/>
                                </a:lnTo>
                                <a:lnTo>
                                  <a:pt x="847496" y="45791"/>
                                </a:lnTo>
                                <a:lnTo>
                                  <a:pt x="891489" y="64988"/>
                                </a:lnTo>
                                <a:lnTo>
                                  <a:pt x="933353" y="87163"/>
                                </a:lnTo>
                                <a:lnTo>
                                  <a:pt x="972905" y="112156"/>
                                </a:lnTo>
                                <a:lnTo>
                                  <a:pt x="1009966" y="139808"/>
                                </a:lnTo>
                                <a:lnTo>
                                  <a:pt x="1044355" y="169963"/>
                                </a:lnTo>
                                <a:lnTo>
                                  <a:pt x="1075892" y="202460"/>
                                </a:lnTo>
                                <a:lnTo>
                                  <a:pt x="1104394" y="237142"/>
                                </a:lnTo>
                                <a:lnTo>
                                  <a:pt x="1129683" y="273850"/>
                                </a:lnTo>
                                <a:lnTo>
                                  <a:pt x="1151576" y="312426"/>
                                </a:lnTo>
                                <a:lnTo>
                                  <a:pt x="1169895" y="352712"/>
                                </a:lnTo>
                                <a:lnTo>
                                  <a:pt x="1184457" y="394548"/>
                                </a:lnTo>
                                <a:lnTo>
                                  <a:pt x="1195082" y="437777"/>
                                </a:lnTo>
                                <a:lnTo>
                                  <a:pt x="1201589" y="482241"/>
                                </a:lnTo>
                                <a:lnTo>
                                  <a:pt x="1203799" y="527780"/>
                                </a:lnTo>
                                <a:lnTo>
                                  <a:pt x="1201589" y="573318"/>
                                </a:lnTo>
                                <a:lnTo>
                                  <a:pt x="1195082" y="617782"/>
                                </a:lnTo>
                                <a:lnTo>
                                  <a:pt x="1184457" y="661011"/>
                                </a:lnTo>
                                <a:lnTo>
                                  <a:pt x="1169895" y="702847"/>
                                </a:lnTo>
                                <a:lnTo>
                                  <a:pt x="1151576" y="743133"/>
                                </a:lnTo>
                                <a:lnTo>
                                  <a:pt x="1129683" y="781709"/>
                                </a:lnTo>
                                <a:lnTo>
                                  <a:pt x="1104394" y="818417"/>
                                </a:lnTo>
                                <a:lnTo>
                                  <a:pt x="1075892" y="853099"/>
                                </a:lnTo>
                                <a:lnTo>
                                  <a:pt x="1044355" y="885596"/>
                                </a:lnTo>
                                <a:lnTo>
                                  <a:pt x="1009966" y="915751"/>
                                </a:lnTo>
                                <a:lnTo>
                                  <a:pt x="972905" y="943403"/>
                                </a:lnTo>
                                <a:lnTo>
                                  <a:pt x="933353" y="968396"/>
                                </a:lnTo>
                                <a:lnTo>
                                  <a:pt x="891489" y="990571"/>
                                </a:lnTo>
                                <a:lnTo>
                                  <a:pt x="847496" y="1009768"/>
                                </a:lnTo>
                                <a:lnTo>
                                  <a:pt x="801552" y="1025831"/>
                                </a:lnTo>
                                <a:lnTo>
                                  <a:pt x="753841" y="1038599"/>
                                </a:lnTo>
                                <a:lnTo>
                                  <a:pt x="704541" y="1047916"/>
                                </a:lnTo>
                                <a:lnTo>
                                  <a:pt x="653833" y="1053622"/>
                                </a:lnTo>
                                <a:lnTo>
                                  <a:pt x="601899" y="1055560"/>
                                </a:lnTo>
                                <a:lnTo>
                                  <a:pt x="549965" y="1053622"/>
                                </a:lnTo>
                                <a:lnTo>
                                  <a:pt x="499257" y="1047916"/>
                                </a:lnTo>
                                <a:lnTo>
                                  <a:pt x="449957" y="1038599"/>
                                </a:lnTo>
                                <a:lnTo>
                                  <a:pt x="402246" y="1025831"/>
                                </a:lnTo>
                                <a:lnTo>
                                  <a:pt x="356303" y="1009768"/>
                                </a:lnTo>
                                <a:lnTo>
                                  <a:pt x="312309" y="990571"/>
                                </a:lnTo>
                                <a:lnTo>
                                  <a:pt x="270445" y="968396"/>
                                </a:lnTo>
                                <a:lnTo>
                                  <a:pt x="230893" y="943403"/>
                                </a:lnTo>
                                <a:lnTo>
                                  <a:pt x="193832" y="915751"/>
                                </a:lnTo>
                                <a:lnTo>
                                  <a:pt x="159443" y="885596"/>
                                </a:lnTo>
                                <a:lnTo>
                                  <a:pt x="127906" y="853099"/>
                                </a:lnTo>
                                <a:lnTo>
                                  <a:pt x="99404" y="818417"/>
                                </a:lnTo>
                                <a:lnTo>
                                  <a:pt x="74115" y="781709"/>
                                </a:lnTo>
                                <a:lnTo>
                                  <a:pt x="52222" y="743133"/>
                                </a:lnTo>
                                <a:lnTo>
                                  <a:pt x="33903" y="702847"/>
                                </a:lnTo>
                                <a:lnTo>
                                  <a:pt x="19341" y="661011"/>
                                </a:lnTo>
                                <a:lnTo>
                                  <a:pt x="8716" y="617782"/>
                                </a:lnTo>
                                <a:lnTo>
                                  <a:pt x="2209" y="573318"/>
                                </a:lnTo>
                                <a:lnTo>
                                  <a:pt x="0" y="527780"/>
                                </a:lnTo>
                                <a:close/>
                              </a:path>
                            </a:pathLst>
                          </a:custGeom>
                          <a:ln w="28575">
                            <a:solidFill>
                              <a:srgbClr val="4472C4"/>
                            </a:solidFill>
                            <a:prstDash val="solid"/>
                          </a:ln>
                        </wps:spPr>
                        <wps:bodyPr wrap="square" lIns="0" tIns="0" rIns="0" bIns="0" rtlCol="0">
                          <a:prstTxWarp prst="textNoShape">
                            <a:avLst/>
                          </a:prstTxWarp>
                          <a:noAutofit/>
                        </wps:bodyPr>
                      </wps:wsp>
                      <wps:wsp>
                        <wps:cNvPr id="53" name="Graphic 53"/>
                        <wps:cNvSpPr/>
                        <wps:spPr>
                          <a:xfrm>
                            <a:off x="0" y="1205788"/>
                            <a:ext cx="11668760" cy="182880"/>
                          </a:xfrm>
                          <a:custGeom>
                            <a:avLst/>
                            <a:gdLst/>
                            <a:ahLst/>
                            <a:cxnLst/>
                            <a:rect l="l" t="t" r="r" b="b"/>
                            <a:pathLst>
                              <a:path w="11668760" h="182880">
                                <a:moveTo>
                                  <a:pt x="11583407" y="96856"/>
                                </a:moveTo>
                                <a:lnTo>
                                  <a:pt x="11583097" y="125430"/>
                                </a:lnTo>
                                <a:lnTo>
                                  <a:pt x="11597386" y="125585"/>
                                </a:lnTo>
                                <a:lnTo>
                                  <a:pt x="11597076" y="154157"/>
                                </a:lnTo>
                                <a:lnTo>
                                  <a:pt x="11582786" y="154157"/>
                                </a:lnTo>
                                <a:lnTo>
                                  <a:pt x="11582478" y="182576"/>
                                </a:lnTo>
                                <a:lnTo>
                                  <a:pt x="11640889" y="154157"/>
                                </a:lnTo>
                                <a:lnTo>
                                  <a:pt x="11597076" y="154157"/>
                                </a:lnTo>
                                <a:lnTo>
                                  <a:pt x="11582788" y="154002"/>
                                </a:lnTo>
                                <a:lnTo>
                                  <a:pt x="11641208" y="154002"/>
                                </a:lnTo>
                                <a:lnTo>
                                  <a:pt x="11668663" y="140644"/>
                                </a:lnTo>
                                <a:lnTo>
                                  <a:pt x="11583407" y="96856"/>
                                </a:lnTo>
                                <a:close/>
                              </a:path>
                              <a:path w="11668760" h="182880">
                                <a:moveTo>
                                  <a:pt x="11583097" y="125430"/>
                                </a:moveTo>
                                <a:lnTo>
                                  <a:pt x="11582788" y="154002"/>
                                </a:lnTo>
                                <a:lnTo>
                                  <a:pt x="11597076" y="154157"/>
                                </a:lnTo>
                                <a:lnTo>
                                  <a:pt x="11597386" y="125585"/>
                                </a:lnTo>
                                <a:lnTo>
                                  <a:pt x="11583097" y="125430"/>
                                </a:lnTo>
                                <a:close/>
                              </a:path>
                              <a:path w="11668760" h="182880">
                                <a:moveTo>
                                  <a:pt x="309" y="0"/>
                                </a:moveTo>
                                <a:lnTo>
                                  <a:pt x="0" y="28573"/>
                                </a:lnTo>
                                <a:lnTo>
                                  <a:pt x="11582788" y="154002"/>
                                </a:lnTo>
                                <a:lnTo>
                                  <a:pt x="11583097" y="125430"/>
                                </a:lnTo>
                                <a:lnTo>
                                  <a:pt x="309" y="0"/>
                                </a:lnTo>
                                <a:close/>
                              </a:path>
                            </a:pathLst>
                          </a:custGeom>
                          <a:solidFill>
                            <a:srgbClr val="4472C4"/>
                          </a:solidFill>
                        </wps:spPr>
                        <wps:bodyPr wrap="square" lIns="0" tIns="0" rIns="0" bIns="0" rtlCol="0">
                          <a:prstTxWarp prst="textNoShape">
                            <a:avLst/>
                          </a:prstTxWarp>
                          <a:noAutofit/>
                        </wps:bodyPr>
                      </wps:wsp>
                      <wps:wsp>
                        <wps:cNvPr id="54" name="Graphic 54"/>
                        <wps:cNvSpPr/>
                        <wps:spPr>
                          <a:xfrm>
                            <a:off x="611966" y="680840"/>
                            <a:ext cx="1541145" cy="1078865"/>
                          </a:xfrm>
                          <a:custGeom>
                            <a:avLst/>
                            <a:gdLst/>
                            <a:ahLst/>
                            <a:cxnLst/>
                            <a:rect l="l" t="t" r="r" b="b"/>
                            <a:pathLst>
                              <a:path w="1541145" h="1078865">
                                <a:moveTo>
                                  <a:pt x="1360949" y="0"/>
                                </a:moveTo>
                                <a:lnTo>
                                  <a:pt x="179751" y="0"/>
                                </a:lnTo>
                                <a:lnTo>
                                  <a:pt x="131966" y="6420"/>
                                </a:lnTo>
                                <a:lnTo>
                                  <a:pt x="89027" y="24541"/>
                                </a:lnTo>
                                <a:lnTo>
                                  <a:pt x="52648" y="52647"/>
                                </a:lnTo>
                                <a:lnTo>
                                  <a:pt x="24541" y="89027"/>
                                </a:lnTo>
                                <a:lnTo>
                                  <a:pt x="6420" y="131965"/>
                                </a:lnTo>
                                <a:lnTo>
                                  <a:pt x="0" y="179750"/>
                                </a:lnTo>
                                <a:lnTo>
                                  <a:pt x="0" y="898737"/>
                                </a:lnTo>
                                <a:lnTo>
                                  <a:pt x="6420" y="946522"/>
                                </a:lnTo>
                                <a:lnTo>
                                  <a:pt x="24541" y="989461"/>
                                </a:lnTo>
                                <a:lnTo>
                                  <a:pt x="52648" y="1025841"/>
                                </a:lnTo>
                                <a:lnTo>
                                  <a:pt x="89027" y="1053947"/>
                                </a:lnTo>
                                <a:lnTo>
                                  <a:pt x="131966" y="1072068"/>
                                </a:lnTo>
                                <a:lnTo>
                                  <a:pt x="179751" y="1078489"/>
                                </a:lnTo>
                                <a:lnTo>
                                  <a:pt x="1360949" y="1078489"/>
                                </a:lnTo>
                                <a:lnTo>
                                  <a:pt x="1408734" y="1072068"/>
                                </a:lnTo>
                                <a:lnTo>
                                  <a:pt x="1451673" y="1053947"/>
                                </a:lnTo>
                                <a:lnTo>
                                  <a:pt x="1488053" y="1025841"/>
                                </a:lnTo>
                                <a:lnTo>
                                  <a:pt x="1516159" y="989461"/>
                                </a:lnTo>
                                <a:lnTo>
                                  <a:pt x="1534280" y="946522"/>
                                </a:lnTo>
                                <a:lnTo>
                                  <a:pt x="1540701" y="898737"/>
                                </a:lnTo>
                                <a:lnTo>
                                  <a:pt x="1540701" y="179750"/>
                                </a:lnTo>
                                <a:lnTo>
                                  <a:pt x="1534280" y="131965"/>
                                </a:lnTo>
                                <a:lnTo>
                                  <a:pt x="1516159" y="89027"/>
                                </a:lnTo>
                                <a:lnTo>
                                  <a:pt x="1488053" y="52647"/>
                                </a:lnTo>
                                <a:lnTo>
                                  <a:pt x="1451673" y="24541"/>
                                </a:lnTo>
                                <a:lnTo>
                                  <a:pt x="1408734" y="6420"/>
                                </a:lnTo>
                                <a:lnTo>
                                  <a:pt x="1360949" y="0"/>
                                </a:lnTo>
                                <a:close/>
                              </a:path>
                            </a:pathLst>
                          </a:custGeom>
                          <a:solidFill>
                            <a:srgbClr val="B4C7E7"/>
                          </a:solidFill>
                        </wps:spPr>
                        <wps:bodyPr wrap="square" lIns="0" tIns="0" rIns="0" bIns="0" rtlCol="0">
                          <a:prstTxWarp prst="textNoShape">
                            <a:avLst/>
                          </a:prstTxWarp>
                          <a:noAutofit/>
                        </wps:bodyPr>
                      </wps:wsp>
                      <wps:wsp>
                        <wps:cNvPr id="55" name="Graphic 55"/>
                        <wps:cNvSpPr/>
                        <wps:spPr>
                          <a:xfrm>
                            <a:off x="5107135" y="524732"/>
                            <a:ext cx="3751579" cy="1562735"/>
                          </a:xfrm>
                          <a:custGeom>
                            <a:avLst/>
                            <a:gdLst/>
                            <a:ahLst/>
                            <a:cxnLst/>
                            <a:rect l="l" t="t" r="r" b="b"/>
                            <a:pathLst>
                              <a:path w="3751579" h="1562735">
                                <a:moveTo>
                                  <a:pt x="1540700" y="333527"/>
                                </a:moveTo>
                                <a:lnTo>
                                  <a:pt x="1536217" y="289001"/>
                                </a:lnTo>
                                <a:lnTo>
                                  <a:pt x="1523339" y="247523"/>
                                </a:lnTo>
                                <a:lnTo>
                                  <a:pt x="1502968" y="209994"/>
                                </a:lnTo>
                                <a:lnTo>
                                  <a:pt x="1475994" y="177304"/>
                                </a:lnTo>
                                <a:lnTo>
                                  <a:pt x="1443291" y="150329"/>
                                </a:lnTo>
                                <a:lnTo>
                                  <a:pt x="1405763" y="129959"/>
                                </a:lnTo>
                                <a:lnTo>
                                  <a:pt x="1364297" y="117081"/>
                                </a:lnTo>
                                <a:lnTo>
                                  <a:pt x="1319771" y="112598"/>
                                </a:lnTo>
                                <a:lnTo>
                                  <a:pt x="220929" y="112598"/>
                                </a:lnTo>
                                <a:lnTo>
                                  <a:pt x="176403" y="117081"/>
                                </a:lnTo>
                                <a:lnTo>
                                  <a:pt x="134937" y="129959"/>
                                </a:lnTo>
                                <a:lnTo>
                                  <a:pt x="97409" y="150329"/>
                                </a:lnTo>
                                <a:lnTo>
                                  <a:pt x="64706" y="177304"/>
                                </a:lnTo>
                                <a:lnTo>
                                  <a:pt x="37731" y="209994"/>
                                </a:lnTo>
                                <a:lnTo>
                                  <a:pt x="17360" y="247523"/>
                                </a:lnTo>
                                <a:lnTo>
                                  <a:pt x="4495" y="289001"/>
                                </a:lnTo>
                                <a:lnTo>
                                  <a:pt x="0" y="333527"/>
                                </a:lnTo>
                                <a:lnTo>
                                  <a:pt x="0" y="1217218"/>
                                </a:lnTo>
                                <a:lnTo>
                                  <a:pt x="4495" y="1261745"/>
                                </a:lnTo>
                                <a:lnTo>
                                  <a:pt x="17360" y="1303223"/>
                                </a:lnTo>
                                <a:lnTo>
                                  <a:pt x="37731" y="1340751"/>
                                </a:lnTo>
                                <a:lnTo>
                                  <a:pt x="64706" y="1373441"/>
                                </a:lnTo>
                                <a:lnTo>
                                  <a:pt x="97409" y="1400429"/>
                                </a:lnTo>
                                <a:lnTo>
                                  <a:pt x="134937" y="1420799"/>
                                </a:lnTo>
                                <a:lnTo>
                                  <a:pt x="176403" y="1433664"/>
                                </a:lnTo>
                                <a:lnTo>
                                  <a:pt x="220929" y="1438160"/>
                                </a:lnTo>
                                <a:lnTo>
                                  <a:pt x="1319771" y="1438160"/>
                                </a:lnTo>
                                <a:lnTo>
                                  <a:pt x="1364297" y="1433664"/>
                                </a:lnTo>
                                <a:lnTo>
                                  <a:pt x="1405763" y="1420799"/>
                                </a:lnTo>
                                <a:lnTo>
                                  <a:pt x="1443291" y="1400429"/>
                                </a:lnTo>
                                <a:lnTo>
                                  <a:pt x="1475994" y="1373441"/>
                                </a:lnTo>
                                <a:lnTo>
                                  <a:pt x="1502968" y="1340751"/>
                                </a:lnTo>
                                <a:lnTo>
                                  <a:pt x="1523339" y="1303223"/>
                                </a:lnTo>
                                <a:lnTo>
                                  <a:pt x="1536217" y="1261745"/>
                                </a:lnTo>
                                <a:lnTo>
                                  <a:pt x="1540700" y="1217218"/>
                                </a:lnTo>
                                <a:lnTo>
                                  <a:pt x="1540700" y="333527"/>
                                </a:lnTo>
                                <a:close/>
                              </a:path>
                              <a:path w="3751579" h="1562735">
                                <a:moveTo>
                                  <a:pt x="3751148" y="260362"/>
                                </a:moveTo>
                                <a:lnTo>
                                  <a:pt x="3746944" y="213563"/>
                                </a:lnTo>
                                <a:lnTo>
                                  <a:pt x="3734854" y="169506"/>
                                </a:lnTo>
                                <a:lnTo>
                                  <a:pt x="3715601" y="128955"/>
                                </a:lnTo>
                                <a:lnTo>
                                  <a:pt x="3689908" y="92608"/>
                                </a:lnTo>
                                <a:lnTo>
                                  <a:pt x="3658527" y="61226"/>
                                </a:lnTo>
                                <a:lnTo>
                                  <a:pt x="3622192" y="35547"/>
                                </a:lnTo>
                                <a:lnTo>
                                  <a:pt x="3581628" y="16281"/>
                                </a:lnTo>
                                <a:lnTo>
                                  <a:pt x="3537585" y="4191"/>
                                </a:lnTo>
                                <a:lnTo>
                                  <a:pt x="3490785" y="0"/>
                                </a:lnTo>
                                <a:lnTo>
                                  <a:pt x="1936127" y="0"/>
                                </a:lnTo>
                                <a:lnTo>
                                  <a:pt x="1889328" y="4191"/>
                                </a:lnTo>
                                <a:lnTo>
                                  <a:pt x="1845284" y="16281"/>
                                </a:lnTo>
                                <a:lnTo>
                                  <a:pt x="1804720" y="35547"/>
                                </a:lnTo>
                                <a:lnTo>
                                  <a:pt x="1768386" y="61226"/>
                                </a:lnTo>
                                <a:lnTo>
                                  <a:pt x="1737004" y="92608"/>
                                </a:lnTo>
                                <a:lnTo>
                                  <a:pt x="1711312" y="128955"/>
                                </a:lnTo>
                                <a:lnTo>
                                  <a:pt x="1692059" y="169506"/>
                                </a:lnTo>
                                <a:lnTo>
                                  <a:pt x="1679968" y="213563"/>
                                </a:lnTo>
                                <a:lnTo>
                                  <a:pt x="1675765" y="260362"/>
                                </a:lnTo>
                                <a:lnTo>
                                  <a:pt x="1675765" y="1301775"/>
                                </a:lnTo>
                                <a:lnTo>
                                  <a:pt x="1679968" y="1348574"/>
                                </a:lnTo>
                                <a:lnTo>
                                  <a:pt x="1692059" y="1392631"/>
                                </a:lnTo>
                                <a:lnTo>
                                  <a:pt x="1711312" y="1433195"/>
                                </a:lnTo>
                                <a:lnTo>
                                  <a:pt x="1737004" y="1469529"/>
                                </a:lnTo>
                                <a:lnTo>
                                  <a:pt x="1768386" y="1500911"/>
                                </a:lnTo>
                                <a:lnTo>
                                  <a:pt x="1804720" y="1526590"/>
                                </a:lnTo>
                                <a:lnTo>
                                  <a:pt x="1845284" y="1545856"/>
                                </a:lnTo>
                                <a:lnTo>
                                  <a:pt x="1889328" y="1557947"/>
                                </a:lnTo>
                                <a:lnTo>
                                  <a:pt x="1936127" y="1562138"/>
                                </a:lnTo>
                                <a:lnTo>
                                  <a:pt x="3490785" y="1562138"/>
                                </a:lnTo>
                                <a:lnTo>
                                  <a:pt x="3537585" y="1557947"/>
                                </a:lnTo>
                                <a:lnTo>
                                  <a:pt x="3581628" y="1545856"/>
                                </a:lnTo>
                                <a:lnTo>
                                  <a:pt x="3622192" y="1526590"/>
                                </a:lnTo>
                                <a:lnTo>
                                  <a:pt x="3658527" y="1500911"/>
                                </a:lnTo>
                                <a:lnTo>
                                  <a:pt x="3689908" y="1469529"/>
                                </a:lnTo>
                                <a:lnTo>
                                  <a:pt x="3715601" y="1433195"/>
                                </a:lnTo>
                                <a:lnTo>
                                  <a:pt x="3734854" y="1392631"/>
                                </a:lnTo>
                                <a:lnTo>
                                  <a:pt x="3746944" y="1348574"/>
                                </a:lnTo>
                                <a:lnTo>
                                  <a:pt x="3751148" y="1301775"/>
                                </a:lnTo>
                                <a:lnTo>
                                  <a:pt x="3751148" y="260362"/>
                                </a:lnTo>
                                <a:close/>
                              </a:path>
                            </a:pathLst>
                          </a:custGeom>
                          <a:solidFill>
                            <a:srgbClr val="F4B183"/>
                          </a:solidFill>
                        </wps:spPr>
                        <wps:bodyPr wrap="square" lIns="0" tIns="0" rIns="0" bIns="0" rtlCol="0">
                          <a:prstTxWarp prst="textNoShape">
                            <a:avLst/>
                          </a:prstTxWarp>
                          <a:noAutofit/>
                        </wps:bodyPr>
                      </wps:wsp>
                      <wps:wsp>
                        <wps:cNvPr id="56" name="Graphic 56"/>
                        <wps:cNvSpPr/>
                        <wps:spPr>
                          <a:xfrm>
                            <a:off x="9829708" y="565362"/>
                            <a:ext cx="1541145" cy="1562735"/>
                          </a:xfrm>
                          <a:custGeom>
                            <a:avLst/>
                            <a:gdLst/>
                            <a:ahLst/>
                            <a:cxnLst/>
                            <a:rect l="l" t="t" r="r" b="b"/>
                            <a:pathLst>
                              <a:path w="1541145" h="1562735">
                                <a:moveTo>
                                  <a:pt x="1283911" y="0"/>
                                </a:moveTo>
                                <a:lnTo>
                                  <a:pt x="256788" y="0"/>
                                </a:lnTo>
                                <a:lnTo>
                                  <a:pt x="210630" y="4137"/>
                                </a:lnTo>
                                <a:lnTo>
                                  <a:pt x="167186" y="16065"/>
                                </a:lnTo>
                                <a:lnTo>
                                  <a:pt x="127182" y="35059"/>
                                </a:lnTo>
                                <a:lnTo>
                                  <a:pt x="91342" y="60393"/>
                                </a:lnTo>
                                <a:lnTo>
                                  <a:pt x="60393" y="91342"/>
                                </a:lnTo>
                                <a:lnTo>
                                  <a:pt x="35059" y="127182"/>
                                </a:lnTo>
                                <a:lnTo>
                                  <a:pt x="16065" y="167186"/>
                                </a:lnTo>
                                <a:lnTo>
                                  <a:pt x="4137" y="210630"/>
                                </a:lnTo>
                                <a:lnTo>
                                  <a:pt x="0" y="256788"/>
                                </a:lnTo>
                                <a:lnTo>
                                  <a:pt x="0" y="1305355"/>
                                </a:lnTo>
                                <a:lnTo>
                                  <a:pt x="4137" y="1351513"/>
                                </a:lnTo>
                                <a:lnTo>
                                  <a:pt x="16065" y="1394956"/>
                                </a:lnTo>
                                <a:lnTo>
                                  <a:pt x="35059" y="1434961"/>
                                </a:lnTo>
                                <a:lnTo>
                                  <a:pt x="60393" y="1470800"/>
                                </a:lnTo>
                                <a:lnTo>
                                  <a:pt x="91342" y="1501749"/>
                                </a:lnTo>
                                <a:lnTo>
                                  <a:pt x="127182" y="1527084"/>
                                </a:lnTo>
                                <a:lnTo>
                                  <a:pt x="167186" y="1546077"/>
                                </a:lnTo>
                                <a:lnTo>
                                  <a:pt x="210630" y="1558005"/>
                                </a:lnTo>
                                <a:lnTo>
                                  <a:pt x="256788" y="1562143"/>
                                </a:lnTo>
                                <a:lnTo>
                                  <a:pt x="1283911" y="1562143"/>
                                </a:lnTo>
                                <a:lnTo>
                                  <a:pt x="1330069" y="1558005"/>
                                </a:lnTo>
                                <a:lnTo>
                                  <a:pt x="1373513" y="1546077"/>
                                </a:lnTo>
                                <a:lnTo>
                                  <a:pt x="1413517" y="1527084"/>
                                </a:lnTo>
                                <a:lnTo>
                                  <a:pt x="1449357" y="1501749"/>
                                </a:lnTo>
                                <a:lnTo>
                                  <a:pt x="1480307" y="1470800"/>
                                </a:lnTo>
                                <a:lnTo>
                                  <a:pt x="1505641" y="1434961"/>
                                </a:lnTo>
                                <a:lnTo>
                                  <a:pt x="1524635" y="1394956"/>
                                </a:lnTo>
                                <a:lnTo>
                                  <a:pt x="1536563" y="1351513"/>
                                </a:lnTo>
                                <a:lnTo>
                                  <a:pt x="1540700" y="1305355"/>
                                </a:lnTo>
                                <a:lnTo>
                                  <a:pt x="1540700" y="256788"/>
                                </a:lnTo>
                                <a:lnTo>
                                  <a:pt x="1536563" y="210630"/>
                                </a:lnTo>
                                <a:lnTo>
                                  <a:pt x="1524635" y="167186"/>
                                </a:lnTo>
                                <a:lnTo>
                                  <a:pt x="1505641" y="127182"/>
                                </a:lnTo>
                                <a:lnTo>
                                  <a:pt x="1480307" y="91342"/>
                                </a:lnTo>
                                <a:lnTo>
                                  <a:pt x="1449357" y="60393"/>
                                </a:lnTo>
                                <a:lnTo>
                                  <a:pt x="1413517" y="35059"/>
                                </a:lnTo>
                                <a:lnTo>
                                  <a:pt x="1373513" y="16065"/>
                                </a:lnTo>
                                <a:lnTo>
                                  <a:pt x="1330069" y="4137"/>
                                </a:lnTo>
                                <a:lnTo>
                                  <a:pt x="1283911" y="0"/>
                                </a:lnTo>
                                <a:close/>
                              </a:path>
                            </a:pathLst>
                          </a:custGeom>
                          <a:solidFill>
                            <a:srgbClr val="B4C7E7"/>
                          </a:solidFill>
                        </wps:spPr>
                        <wps:bodyPr wrap="square" lIns="0" tIns="0" rIns="0" bIns="0" rtlCol="0">
                          <a:prstTxWarp prst="textNoShape">
                            <a:avLst/>
                          </a:prstTxWarp>
                          <a:noAutofit/>
                        </wps:bodyPr>
                      </wps:wsp>
                      <wps:wsp>
                        <wps:cNvPr id="57" name="Graphic 57"/>
                        <wps:cNvSpPr/>
                        <wps:spPr>
                          <a:xfrm>
                            <a:off x="3175909" y="637330"/>
                            <a:ext cx="2481580" cy="3923665"/>
                          </a:xfrm>
                          <a:custGeom>
                            <a:avLst/>
                            <a:gdLst/>
                            <a:ahLst/>
                            <a:cxnLst/>
                            <a:rect l="l" t="t" r="r" b="b"/>
                            <a:pathLst>
                              <a:path w="2481580" h="3923665">
                                <a:moveTo>
                                  <a:pt x="1540700" y="220929"/>
                                </a:moveTo>
                                <a:lnTo>
                                  <a:pt x="1536204" y="176403"/>
                                </a:lnTo>
                                <a:lnTo>
                                  <a:pt x="1523339" y="134924"/>
                                </a:lnTo>
                                <a:lnTo>
                                  <a:pt x="1502968" y="97396"/>
                                </a:lnTo>
                                <a:lnTo>
                                  <a:pt x="1475994" y="64706"/>
                                </a:lnTo>
                                <a:lnTo>
                                  <a:pt x="1443291" y="37731"/>
                                </a:lnTo>
                                <a:lnTo>
                                  <a:pt x="1405763" y="17360"/>
                                </a:lnTo>
                                <a:lnTo>
                                  <a:pt x="1364297" y="4483"/>
                                </a:lnTo>
                                <a:lnTo>
                                  <a:pt x="1319771" y="0"/>
                                </a:lnTo>
                                <a:lnTo>
                                  <a:pt x="220929" y="0"/>
                                </a:lnTo>
                                <a:lnTo>
                                  <a:pt x="176403" y="4483"/>
                                </a:lnTo>
                                <a:lnTo>
                                  <a:pt x="134937" y="17360"/>
                                </a:lnTo>
                                <a:lnTo>
                                  <a:pt x="97409" y="37731"/>
                                </a:lnTo>
                                <a:lnTo>
                                  <a:pt x="64706" y="64706"/>
                                </a:lnTo>
                                <a:lnTo>
                                  <a:pt x="37731" y="97396"/>
                                </a:lnTo>
                                <a:lnTo>
                                  <a:pt x="17360" y="134924"/>
                                </a:lnTo>
                                <a:lnTo>
                                  <a:pt x="4483" y="176403"/>
                                </a:lnTo>
                                <a:lnTo>
                                  <a:pt x="0" y="220929"/>
                                </a:lnTo>
                                <a:lnTo>
                                  <a:pt x="0" y="1104620"/>
                                </a:lnTo>
                                <a:lnTo>
                                  <a:pt x="4483" y="1149146"/>
                                </a:lnTo>
                                <a:lnTo>
                                  <a:pt x="17360" y="1190625"/>
                                </a:lnTo>
                                <a:lnTo>
                                  <a:pt x="37731" y="1228153"/>
                                </a:lnTo>
                                <a:lnTo>
                                  <a:pt x="64706" y="1260843"/>
                                </a:lnTo>
                                <a:lnTo>
                                  <a:pt x="97409" y="1287830"/>
                                </a:lnTo>
                                <a:lnTo>
                                  <a:pt x="134937" y="1308201"/>
                                </a:lnTo>
                                <a:lnTo>
                                  <a:pt x="176403" y="1321066"/>
                                </a:lnTo>
                                <a:lnTo>
                                  <a:pt x="220929" y="1325562"/>
                                </a:lnTo>
                                <a:lnTo>
                                  <a:pt x="1319771" y="1325562"/>
                                </a:lnTo>
                                <a:lnTo>
                                  <a:pt x="1364297" y="1321066"/>
                                </a:lnTo>
                                <a:lnTo>
                                  <a:pt x="1405763" y="1308201"/>
                                </a:lnTo>
                                <a:lnTo>
                                  <a:pt x="1443291" y="1287830"/>
                                </a:lnTo>
                                <a:lnTo>
                                  <a:pt x="1475994" y="1260843"/>
                                </a:lnTo>
                                <a:lnTo>
                                  <a:pt x="1502968" y="1228153"/>
                                </a:lnTo>
                                <a:lnTo>
                                  <a:pt x="1523339" y="1190625"/>
                                </a:lnTo>
                                <a:lnTo>
                                  <a:pt x="1536204" y="1149146"/>
                                </a:lnTo>
                                <a:lnTo>
                                  <a:pt x="1540700" y="1104620"/>
                                </a:lnTo>
                                <a:lnTo>
                                  <a:pt x="1540700" y="220929"/>
                                </a:lnTo>
                                <a:close/>
                              </a:path>
                              <a:path w="2481580" h="3923665">
                                <a:moveTo>
                                  <a:pt x="2481249" y="3265754"/>
                                </a:moveTo>
                                <a:lnTo>
                                  <a:pt x="2470912" y="3214560"/>
                                </a:lnTo>
                                <a:lnTo>
                                  <a:pt x="2442730" y="3172752"/>
                                </a:lnTo>
                                <a:lnTo>
                                  <a:pt x="2400922" y="3144570"/>
                                </a:lnTo>
                                <a:lnTo>
                                  <a:pt x="2349728" y="3134233"/>
                                </a:lnTo>
                                <a:lnTo>
                                  <a:pt x="1072070" y="3134233"/>
                                </a:lnTo>
                                <a:lnTo>
                                  <a:pt x="1020876" y="3144570"/>
                                </a:lnTo>
                                <a:lnTo>
                                  <a:pt x="979068" y="3172752"/>
                                </a:lnTo>
                                <a:lnTo>
                                  <a:pt x="950887" y="3214560"/>
                                </a:lnTo>
                                <a:lnTo>
                                  <a:pt x="940549" y="3265754"/>
                                </a:lnTo>
                                <a:lnTo>
                                  <a:pt x="940549" y="3791851"/>
                                </a:lnTo>
                                <a:lnTo>
                                  <a:pt x="950887" y="3843045"/>
                                </a:lnTo>
                                <a:lnTo>
                                  <a:pt x="979068" y="3884853"/>
                                </a:lnTo>
                                <a:lnTo>
                                  <a:pt x="1020876" y="3913035"/>
                                </a:lnTo>
                                <a:lnTo>
                                  <a:pt x="1072070" y="3923373"/>
                                </a:lnTo>
                                <a:lnTo>
                                  <a:pt x="2349728" y="3923373"/>
                                </a:lnTo>
                                <a:lnTo>
                                  <a:pt x="2400922" y="3913035"/>
                                </a:lnTo>
                                <a:lnTo>
                                  <a:pt x="2442730" y="3884853"/>
                                </a:lnTo>
                                <a:lnTo>
                                  <a:pt x="2470912" y="3843045"/>
                                </a:lnTo>
                                <a:lnTo>
                                  <a:pt x="2481249" y="3791851"/>
                                </a:lnTo>
                                <a:lnTo>
                                  <a:pt x="2481249" y="3265754"/>
                                </a:lnTo>
                                <a:close/>
                              </a:path>
                              <a:path w="2481580" h="3923665">
                                <a:moveTo>
                                  <a:pt x="2481249" y="2449334"/>
                                </a:moveTo>
                                <a:lnTo>
                                  <a:pt x="2470912" y="2398141"/>
                                </a:lnTo>
                                <a:lnTo>
                                  <a:pt x="2442730" y="2356332"/>
                                </a:lnTo>
                                <a:lnTo>
                                  <a:pt x="2400922" y="2328151"/>
                                </a:lnTo>
                                <a:lnTo>
                                  <a:pt x="2349728" y="2317813"/>
                                </a:lnTo>
                                <a:lnTo>
                                  <a:pt x="1072070" y="2317813"/>
                                </a:lnTo>
                                <a:lnTo>
                                  <a:pt x="1020876" y="2328151"/>
                                </a:lnTo>
                                <a:lnTo>
                                  <a:pt x="979068" y="2356332"/>
                                </a:lnTo>
                                <a:lnTo>
                                  <a:pt x="950887" y="2398141"/>
                                </a:lnTo>
                                <a:lnTo>
                                  <a:pt x="940549" y="2449334"/>
                                </a:lnTo>
                                <a:lnTo>
                                  <a:pt x="940549" y="2975432"/>
                                </a:lnTo>
                                <a:lnTo>
                                  <a:pt x="950887" y="3026626"/>
                                </a:lnTo>
                                <a:lnTo>
                                  <a:pt x="979068" y="3068434"/>
                                </a:lnTo>
                                <a:lnTo>
                                  <a:pt x="1020876" y="3096615"/>
                                </a:lnTo>
                                <a:lnTo>
                                  <a:pt x="1072070" y="3106953"/>
                                </a:lnTo>
                                <a:lnTo>
                                  <a:pt x="2349728" y="3106953"/>
                                </a:lnTo>
                                <a:lnTo>
                                  <a:pt x="2400922" y="3096615"/>
                                </a:lnTo>
                                <a:lnTo>
                                  <a:pt x="2442730" y="3068434"/>
                                </a:lnTo>
                                <a:lnTo>
                                  <a:pt x="2470912" y="3026626"/>
                                </a:lnTo>
                                <a:lnTo>
                                  <a:pt x="2481249" y="2975432"/>
                                </a:lnTo>
                                <a:lnTo>
                                  <a:pt x="2481249" y="2449334"/>
                                </a:lnTo>
                                <a:close/>
                              </a:path>
                              <a:path w="2481580" h="3923665">
                                <a:moveTo>
                                  <a:pt x="2481249" y="1621701"/>
                                </a:moveTo>
                                <a:lnTo>
                                  <a:pt x="2470912" y="1570507"/>
                                </a:lnTo>
                                <a:lnTo>
                                  <a:pt x="2442730" y="1528711"/>
                                </a:lnTo>
                                <a:lnTo>
                                  <a:pt x="2400922" y="1500517"/>
                                </a:lnTo>
                                <a:lnTo>
                                  <a:pt x="2349728" y="1490179"/>
                                </a:lnTo>
                                <a:lnTo>
                                  <a:pt x="1072070" y="1490179"/>
                                </a:lnTo>
                                <a:lnTo>
                                  <a:pt x="1020876" y="1500517"/>
                                </a:lnTo>
                                <a:lnTo>
                                  <a:pt x="979068" y="1528711"/>
                                </a:lnTo>
                                <a:lnTo>
                                  <a:pt x="950887" y="1570507"/>
                                </a:lnTo>
                                <a:lnTo>
                                  <a:pt x="940549" y="1621701"/>
                                </a:lnTo>
                                <a:lnTo>
                                  <a:pt x="940549" y="2147798"/>
                                </a:lnTo>
                                <a:lnTo>
                                  <a:pt x="950887" y="2198992"/>
                                </a:lnTo>
                                <a:lnTo>
                                  <a:pt x="979068" y="2240800"/>
                                </a:lnTo>
                                <a:lnTo>
                                  <a:pt x="1020876" y="2268982"/>
                                </a:lnTo>
                                <a:lnTo>
                                  <a:pt x="1072070" y="2279319"/>
                                </a:lnTo>
                                <a:lnTo>
                                  <a:pt x="2349728" y="2279319"/>
                                </a:lnTo>
                                <a:lnTo>
                                  <a:pt x="2400922" y="2268982"/>
                                </a:lnTo>
                                <a:lnTo>
                                  <a:pt x="2442730" y="2240800"/>
                                </a:lnTo>
                                <a:lnTo>
                                  <a:pt x="2470912" y="2198992"/>
                                </a:lnTo>
                                <a:lnTo>
                                  <a:pt x="2481249" y="2147798"/>
                                </a:lnTo>
                                <a:lnTo>
                                  <a:pt x="2481249" y="1621701"/>
                                </a:lnTo>
                                <a:close/>
                              </a:path>
                            </a:pathLst>
                          </a:custGeom>
                          <a:solidFill>
                            <a:srgbClr val="F4B183"/>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6" cstate="print"/>
                          <a:stretch>
                            <a:fillRect/>
                          </a:stretch>
                        </pic:blipFill>
                        <pic:spPr>
                          <a:xfrm>
                            <a:off x="6343378" y="2795210"/>
                            <a:ext cx="2139655" cy="779873"/>
                          </a:xfrm>
                          <a:prstGeom prst="rect">
                            <a:avLst/>
                          </a:prstGeom>
                        </pic:spPr>
                      </pic:pic>
                      <wps:wsp>
                        <wps:cNvPr id="59" name="Graphic 59"/>
                        <wps:cNvSpPr/>
                        <wps:spPr>
                          <a:xfrm>
                            <a:off x="5662976" y="2214924"/>
                            <a:ext cx="2469515" cy="1332230"/>
                          </a:xfrm>
                          <a:custGeom>
                            <a:avLst/>
                            <a:gdLst/>
                            <a:ahLst/>
                            <a:cxnLst/>
                            <a:rect l="l" t="t" r="r" b="b"/>
                            <a:pathLst>
                              <a:path w="2469515" h="1332230">
                                <a:moveTo>
                                  <a:pt x="625233" y="1036154"/>
                                </a:moveTo>
                                <a:lnTo>
                                  <a:pt x="197281" y="1036154"/>
                                </a:lnTo>
                                <a:lnTo>
                                  <a:pt x="197281" y="937501"/>
                                </a:lnTo>
                                <a:lnTo>
                                  <a:pt x="0" y="1134795"/>
                                </a:lnTo>
                                <a:lnTo>
                                  <a:pt x="197281" y="1332077"/>
                                </a:lnTo>
                                <a:lnTo>
                                  <a:pt x="197281" y="1233436"/>
                                </a:lnTo>
                                <a:lnTo>
                                  <a:pt x="625233" y="1233436"/>
                                </a:lnTo>
                                <a:lnTo>
                                  <a:pt x="625233" y="1036154"/>
                                </a:lnTo>
                                <a:close/>
                              </a:path>
                              <a:path w="2469515" h="1332230">
                                <a:moveTo>
                                  <a:pt x="2469146" y="163614"/>
                                </a:moveTo>
                                <a:lnTo>
                                  <a:pt x="2305532" y="0"/>
                                </a:lnTo>
                                <a:lnTo>
                                  <a:pt x="2141918" y="163614"/>
                                </a:lnTo>
                                <a:lnTo>
                                  <a:pt x="2223719" y="163614"/>
                                </a:lnTo>
                                <a:lnTo>
                                  <a:pt x="2223719" y="522706"/>
                                </a:lnTo>
                                <a:lnTo>
                                  <a:pt x="2387333" y="522706"/>
                                </a:lnTo>
                                <a:lnTo>
                                  <a:pt x="2387333" y="163614"/>
                                </a:lnTo>
                                <a:lnTo>
                                  <a:pt x="2469146" y="163614"/>
                                </a:lnTo>
                                <a:close/>
                              </a:path>
                            </a:pathLst>
                          </a:custGeom>
                          <a:solidFill>
                            <a:srgbClr val="F4B183"/>
                          </a:solidFill>
                        </wps:spPr>
                        <wps:bodyPr wrap="square" lIns="0" tIns="0" rIns="0" bIns="0" rtlCol="0">
                          <a:prstTxWarp prst="textNoShape">
                            <a:avLst/>
                          </a:prstTxWarp>
                          <a:noAutofit/>
                        </wps:bodyPr>
                      </wps:wsp>
                      <wps:wsp>
                        <wps:cNvPr id="60" name="Graphic 60"/>
                        <wps:cNvSpPr/>
                        <wps:spPr>
                          <a:xfrm>
                            <a:off x="3115580" y="6350"/>
                            <a:ext cx="5953760" cy="4747895"/>
                          </a:xfrm>
                          <a:custGeom>
                            <a:avLst/>
                            <a:gdLst/>
                            <a:ahLst/>
                            <a:cxnLst/>
                            <a:rect l="l" t="t" r="r" b="b"/>
                            <a:pathLst>
                              <a:path w="5953760" h="4747895">
                                <a:moveTo>
                                  <a:pt x="0" y="0"/>
                                </a:moveTo>
                                <a:lnTo>
                                  <a:pt x="5953448" y="0"/>
                                </a:lnTo>
                                <a:lnTo>
                                  <a:pt x="5953448" y="4747614"/>
                                </a:lnTo>
                                <a:lnTo>
                                  <a:pt x="0" y="4747614"/>
                                </a:lnTo>
                                <a:lnTo>
                                  <a:pt x="0" y="0"/>
                                </a:lnTo>
                                <a:close/>
                              </a:path>
                            </a:pathLst>
                          </a:custGeom>
                          <a:ln w="12700">
                            <a:solidFill>
                              <a:srgbClr val="2F528F"/>
                            </a:solidFill>
                            <a:prstDash val="solid"/>
                          </a:ln>
                        </wps:spPr>
                        <wps:bodyPr wrap="square" lIns="0" tIns="0" rIns="0" bIns="0" rtlCol="0">
                          <a:prstTxWarp prst="textNoShape">
                            <a:avLst/>
                          </a:prstTxWarp>
                          <a:noAutofit/>
                        </wps:bodyPr>
                      </wps:wsp>
                      <wps:wsp>
                        <wps:cNvPr id="61" name="Textbox 61"/>
                        <wps:cNvSpPr txBox="1"/>
                        <wps:spPr>
                          <a:xfrm>
                            <a:off x="3986704" y="55661"/>
                            <a:ext cx="4296410" cy="572770"/>
                          </a:xfrm>
                          <a:prstGeom prst="rect">
                            <a:avLst/>
                          </a:prstGeom>
                        </wps:spPr>
                        <wps:txbx>
                          <w:txbxContent>
                            <w:p w14:paraId="39F62C8D" w14:textId="77777777" w:rsidR="00314A1D" w:rsidRPr="00A84823" w:rsidRDefault="00314A1D" w:rsidP="00314A1D">
                              <w:pPr>
                                <w:spacing w:line="426" w:lineRule="exact"/>
                                <w:ind w:right="18"/>
                                <w:jc w:val="center"/>
                                <w:rPr>
                                  <w:sz w:val="36"/>
                                  <w:lang w:val="fr-FR"/>
                                </w:rPr>
                              </w:pPr>
                              <w:r w:rsidRPr="00A84823">
                                <w:rPr>
                                  <w:sz w:val="36"/>
                                  <w:lang w:val="fr-FR"/>
                                </w:rPr>
                                <w:t>SERVICE</w:t>
                              </w:r>
                              <w:r w:rsidRPr="00A84823">
                                <w:rPr>
                                  <w:spacing w:val="-5"/>
                                  <w:sz w:val="36"/>
                                  <w:lang w:val="fr-FR"/>
                                </w:rPr>
                                <w:t xml:space="preserve"> </w:t>
                              </w:r>
                              <w:r w:rsidRPr="00A84823">
                                <w:rPr>
                                  <w:sz w:val="36"/>
                                  <w:lang w:val="fr-FR"/>
                                </w:rPr>
                                <w:t>D'ENCODAGE</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RCM</w:t>
                              </w:r>
                              <w:r w:rsidRPr="00A84823">
                                <w:rPr>
                                  <w:spacing w:val="-4"/>
                                  <w:sz w:val="36"/>
                                  <w:lang w:val="fr-FR"/>
                                </w:rPr>
                                <w:t xml:space="preserve"> </w:t>
                              </w:r>
                              <w:r w:rsidRPr="00A84823">
                                <w:rPr>
                                  <w:sz w:val="36"/>
                                  <w:lang w:val="fr-FR"/>
                                </w:rPr>
                                <w:t>ET</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DI-</w:t>
                              </w:r>
                              <w:r w:rsidRPr="00A84823">
                                <w:rPr>
                                  <w:spacing w:val="-5"/>
                                  <w:sz w:val="36"/>
                                  <w:lang w:val="fr-FR"/>
                                </w:rPr>
                                <w:t>RHM</w:t>
                              </w:r>
                            </w:p>
                            <w:p w14:paraId="3417DE56" w14:textId="77777777" w:rsidR="00314A1D" w:rsidRDefault="00314A1D" w:rsidP="00314A1D">
                              <w:pPr>
                                <w:spacing w:line="475" w:lineRule="exact"/>
                                <w:ind w:right="398"/>
                                <w:jc w:val="center"/>
                                <w:rPr>
                                  <w:b/>
                                  <w:sz w:val="40"/>
                                </w:rPr>
                              </w:pPr>
                              <w:r>
                                <w:rPr>
                                  <w:b/>
                                  <w:color w:val="C00000"/>
                                  <w:sz w:val="40"/>
                                </w:rPr>
                                <w:t>LOGICIEL</w:t>
                              </w:r>
                              <w:r>
                                <w:rPr>
                                  <w:b/>
                                  <w:color w:val="C00000"/>
                                  <w:spacing w:val="-9"/>
                                  <w:sz w:val="40"/>
                                </w:rPr>
                                <w:t xml:space="preserve"> </w:t>
                              </w:r>
                              <w:r>
                                <w:rPr>
                                  <w:b/>
                                  <w:color w:val="C00000"/>
                                  <w:spacing w:val="-5"/>
                                  <w:sz w:val="40"/>
                                </w:rPr>
                                <w:t>3M</w:t>
                              </w:r>
                            </w:p>
                          </w:txbxContent>
                        </wps:txbx>
                        <wps:bodyPr wrap="square" lIns="0" tIns="0" rIns="0" bIns="0" rtlCol="0">
                          <a:noAutofit/>
                        </wps:bodyPr>
                      </wps:wsp>
                      <wps:wsp>
                        <wps:cNvPr id="62" name="Textbox 62"/>
                        <wps:cNvSpPr txBox="1"/>
                        <wps:spPr>
                          <a:xfrm>
                            <a:off x="3493032" y="750605"/>
                            <a:ext cx="919480" cy="1105535"/>
                          </a:xfrm>
                          <a:prstGeom prst="rect">
                            <a:avLst/>
                          </a:prstGeom>
                        </wps:spPr>
                        <wps:txbx>
                          <w:txbxContent>
                            <w:p w14:paraId="6C37D884" w14:textId="77777777" w:rsidR="00314A1D" w:rsidRDefault="00314A1D" w:rsidP="00314A1D">
                              <w:pPr>
                                <w:spacing w:line="429" w:lineRule="exact"/>
                                <w:ind w:left="367"/>
                                <w:rPr>
                                  <w:sz w:val="36"/>
                                </w:rPr>
                              </w:pPr>
                              <w:r>
                                <w:rPr>
                                  <w:color w:val="262626"/>
                                  <w:spacing w:val="-5"/>
                                  <w:sz w:val="36"/>
                                </w:rPr>
                                <w:t>RCM</w:t>
                              </w:r>
                            </w:p>
                            <w:p w14:paraId="357A2C00" w14:textId="77777777" w:rsidR="00314A1D" w:rsidRDefault="00314A1D" w:rsidP="00314A1D">
                              <w:pPr>
                                <w:ind w:right="18" w:firstLine="130"/>
                                <w:jc w:val="both"/>
                                <w:rPr>
                                  <w:sz w:val="36"/>
                                </w:rPr>
                              </w:pPr>
                              <w:r>
                                <w:rPr>
                                  <w:color w:val="262626"/>
                                  <w:spacing w:val="-2"/>
                                  <w:sz w:val="36"/>
                                </w:rPr>
                                <w:t>Résumé Clinique Minimum</w:t>
                              </w:r>
                            </w:p>
                          </w:txbxContent>
                        </wps:txbx>
                        <wps:bodyPr wrap="square" lIns="0" tIns="0" rIns="0" bIns="0" rtlCol="0">
                          <a:noAutofit/>
                        </wps:bodyPr>
                      </wps:wsp>
                      <wps:wsp>
                        <wps:cNvPr id="63" name="Textbox 63"/>
                        <wps:cNvSpPr txBox="1"/>
                        <wps:spPr>
                          <a:xfrm>
                            <a:off x="5265513" y="1162085"/>
                            <a:ext cx="1236980" cy="279400"/>
                          </a:xfrm>
                          <a:prstGeom prst="rect">
                            <a:avLst/>
                          </a:prstGeom>
                        </wps:spPr>
                        <wps:txbx>
                          <w:txbxContent>
                            <w:p w14:paraId="5A092FB1" w14:textId="77777777" w:rsidR="00314A1D" w:rsidRDefault="00314A1D" w:rsidP="00314A1D">
                              <w:pPr>
                                <w:rPr>
                                  <w:sz w:val="36"/>
                                </w:rPr>
                              </w:pPr>
                              <w:r>
                                <w:rPr>
                                  <w:color w:val="262626"/>
                                  <w:sz w:val="36"/>
                                </w:rPr>
                                <w:t>Codes</w:t>
                              </w:r>
                              <w:r>
                                <w:rPr>
                                  <w:color w:val="262626"/>
                                  <w:spacing w:val="-1"/>
                                  <w:sz w:val="36"/>
                                </w:rPr>
                                <w:t xml:space="preserve"> </w:t>
                              </w:r>
                              <w:r>
                                <w:rPr>
                                  <w:color w:val="262626"/>
                                  <w:sz w:val="36"/>
                                </w:rPr>
                                <w:t>ICD</w:t>
                              </w:r>
                              <w:r>
                                <w:rPr>
                                  <w:color w:val="262626"/>
                                  <w:spacing w:val="2"/>
                                  <w:sz w:val="36"/>
                                </w:rPr>
                                <w:t xml:space="preserve"> </w:t>
                              </w:r>
                              <w:r>
                                <w:rPr>
                                  <w:color w:val="262626"/>
                                  <w:spacing w:val="-5"/>
                                  <w:sz w:val="36"/>
                                </w:rPr>
                                <w:t>10</w:t>
                              </w:r>
                            </w:p>
                          </w:txbxContent>
                        </wps:txbx>
                        <wps:bodyPr wrap="square" lIns="0" tIns="0" rIns="0" bIns="0" rtlCol="0">
                          <a:noAutofit/>
                        </wps:bodyPr>
                      </wps:wsp>
                      <wps:wsp>
                        <wps:cNvPr id="64" name="Textbox 64"/>
                        <wps:cNvSpPr txBox="1"/>
                        <wps:spPr>
                          <a:xfrm>
                            <a:off x="7011670" y="756701"/>
                            <a:ext cx="1631314" cy="1102360"/>
                          </a:xfrm>
                          <a:prstGeom prst="rect">
                            <a:avLst/>
                          </a:prstGeom>
                        </wps:spPr>
                        <wps:txbx>
                          <w:txbxContent>
                            <w:p w14:paraId="5AF07918" w14:textId="77777777" w:rsidR="00314A1D" w:rsidRDefault="00314A1D" w:rsidP="00314A1D">
                              <w:pPr>
                                <w:spacing w:before="17" w:line="228" w:lineRule="auto"/>
                                <w:ind w:right="18" w:hanging="2"/>
                                <w:jc w:val="center"/>
                                <w:rPr>
                                  <w:sz w:val="36"/>
                                </w:rPr>
                              </w:pPr>
                              <w:r>
                                <w:rPr>
                                  <w:color w:val="262626"/>
                                  <w:spacing w:val="-2"/>
                                  <w:sz w:val="36"/>
                                </w:rPr>
                                <w:t xml:space="preserve">Sévérité </w:t>
                              </w:r>
                              <w:r>
                                <w:rPr>
                                  <w:color w:val="262626"/>
                                  <w:sz w:val="36"/>
                                </w:rPr>
                                <w:t>Probabilité</w:t>
                              </w:r>
                              <w:r>
                                <w:rPr>
                                  <w:color w:val="262626"/>
                                  <w:spacing w:val="-21"/>
                                  <w:sz w:val="36"/>
                                </w:rPr>
                                <w:t xml:space="preserve"> </w:t>
                              </w:r>
                              <w:r>
                                <w:rPr>
                                  <w:color w:val="262626"/>
                                  <w:sz w:val="36"/>
                                </w:rPr>
                                <w:t>Décès</w:t>
                              </w:r>
                            </w:p>
                            <w:p w14:paraId="56626C34" w14:textId="77777777" w:rsidR="00314A1D" w:rsidRDefault="00314A1D" w:rsidP="00314A1D">
                              <w:pPr>
                                <w:spacing w:before="10" w:line="237" w:lineRule="auto"/>
                                <w:ind w:left="892" w:right="911" w:hanging="1"/>
                                <w:jc w:val="center"/>
                                <w:rPr>
                                  <w:sz w:val="36"/>
                                </w:rPr>
                              </w:pPr>
                              <w:r>
                                <w:rPr>
                                  <w:color w:val="262626"/>
                                  <w:spacing w:val="-10"/>
                                  <w:sz w:val="36"/>
                                </w:rPr>
                                <w:t xml:space="preserve">+ </w:t>
                              </w:r>
                              <w:r>
                                <w:rPr>
                                  <w:color w:val="262626"/>
                                  <w:spacing w:val="-4"/>
                                  <w:sz w:val="36"/>
                                </w:rPr>
                                <w:t>DMN</w:t>
                              </w:r>
                            </w:p>
                          </w:txbxContent>
                        </wps:txbx>
                        <wps:bodyPr wrap="square" lIns="0" tIns="0" rIns="0" bIns="0" rtlCol="0">
                          <a:noAutofit/>
                        </wps:bodyPr>
                      </wps:wsp>
                      <wps:wsp>
                        <wps:cNvPr id="65" name="Textbox 65"/>
                        <wps:cNvSpPr txBox="1"/>
                        <wps:spPr>
                          <a:xfrm>
                            <a:off x="4404690" y="2247173"/>
                            <a:ext cx="977265" cy="544830"/>
                          </a:xfrm>
                          <a:prstGeom prst="rect">
                            <a:avLst/>
                          </a:prstGeom>
                        </wps:spPr>
                        <wps:txbx>
                          <w:txbxContent>
                            <w:p w14:paraId="134B1460" w14:textId="77777777" w:rsidR="00314A1D" w:rsidRDefault="00314A1D" w:rsidP="00314A1D">
                              <w:pPr>
                                <w:spacing w:before="17" w:line="228" w:lineRule="auto"/>
                                <w:ind w:left="127" w:right="18" w:hanging="128"/>
                                <w:rPr>
                                  <w:sz w:val="36"/>
                                </w:rPr>
                              </w:pPr>
                              <w:r>
                                <w:rPr>
                                  <w:color w:val="FFFFFF"/>
                                  <w:spacing w:val="-2"/>
                                  <w:sz w:val="36"/>
                                </w:rPr>
                                <w:t>Diagnostic Principal</w:t>
                              </w:r>
                            </w:p>
                          </w:txbxContent>
                        </wps:txbx>
                        <wps:bodyPr wrap="square" lIns="0" tIns="0" rIns="0" bIns="0" rtlCol="0">
                          <a:noAutofit/>
                        </wps:bodyPr>
                      </wps:wsp>
                      <wps:wsp>
                        <wps:cNvPr id="66" name="Textbox 66"/>
                        <wps:cNvSpPr txBox="1"/>
                        <wps:spPr>
                          <a:xfrm>
                            <a:off x="4328077" y="3073181"/>
                            <a:ext cx="1131570" cy="547370"/>
                          </a:xfrm>
                          <a:prstGeom prst="rect">
                            <a:avLst/>
                          </a:prstGeom>
                        </wps:spPr>
                        <wps:txbx>
                          <w:txbxContent>
                            <w:p w14:paraId="7AA98C52" w14:textId="77777777" w:rsidR="00314A1D" w:rsidRDefault="00314A1D" w:rsidP="00314A1D">
                              <w:pPr>
                                <w:spacing w:before="13" w:line="230" w:lineRule="auto"/>
                                <w:ind w:right="18" w:firstLine="50"/>
                                <w:rPr>
                                  <w:sz w:val="36"/>
                                </w:rPr>
                              </w:pPr>
                              <w:r>
                                <w:rPr>
                                  <w:color w:val="FFFFFF"/>
                                  <w:spacing w:val="-2"/>
                                  <w:sz w:val="36"/>
                                </w:rPr>
                                <w:t>Diagnostics Secondaires</w:t>
                              </w:r>
                            </w:p>
                          </w:txbxContent>
                        </wps:txbx>
                        <wps:bodyPr wrap="square" lIns="0" tIns="0" rIns="0" bIns="0" rtlCol="0">
                          <a:noAutofit/>
                        </wps:bodyPr>
                      </wps:wsp>
                      <wps:wsp>
                        <wps:cNvPr id="67" name="Textbox 67"/>
                        <wps:cNvSpPr txBox="1"/>
                        <wps:spPr>
                          <a:xfrm>
                            <a:off x="4363891" y="3890045"/>
                            <a:ext cx="1059180" cy="544830"/>
                          </a:xfrm>
                          <a:prstGeom prst="rect">
                            <a:avLst/>
                          </a:prstGeom>
                        </wps:spPr>
                        <wps:txbx>
                          <w:txbxContent>
                            <w:p w14:paraId="1FE4DECA" w14:textId="77777777" w:rsidR="00314A1D" w:rsidRDefault="00314A1D" w:rsidP="00314A1D">
                              <w:pPr>
                                <w:spacing w:before="17" w:line="228" w:lineRule="auto"/>
                                <w:ind w:left="81" w:right="18" w:hanging="82"/>
                                <w:rPr>
                                  <w:sz w:val="36"/>
                                </w:rPr>
                              </w:pPr>
                              <w:r>
                                <w:rPr>
                                  <w:color w:val="FFFFFF"/>
                                  <w:spacing w:val="-2"/>
                                  <w:sz w:val="36"/>
                                </w:rPr>
                                <w:t>Procédures Médicales</w:t>
                              </w:r>
                            </w:p>
                          </w:txbxContent>
                        </wps:txbx>
                        <wps:bodyPr wrap="square" lIns="0" tIns="0" rIns="0" bIns="0" rtlCol="0">
                          <a:noAutofit/>
                        </wps:bodyPr>
                      </wps:wsp>
                      <wps:wsp>
                        <wps:cNvPr id="68" name="Textbox 68"/>
                        <wps:cNvSpPr txBox="1"/>
                        <wps:spPr>
                          <a:xfrm>
                            <a:off x="6359747" y="3837831"/>
                            <a:ext cx="389890" cy="647065"/>
                          </a:xfrm>
                          <a:prstGeom prst="rect">
                            <a:avLst/>
                          </a:prstGeom>
                        </wps:spPr>
                        <wps:txbx>
                          <w:txbxContent>
                            <w:p w14:paraId="018534D4" w14:textId="77777777" w:rsidR="00314A1D" w:rsidRDefault="00314A1D" w:rsidP="00314A1D">
                              <w:pPr>
                                <w:spacing w:before="2" w:line="237" w:lineRule="auto"/>
                                <w:ind w:right="18"/>
                                <w:rPr>
                                  <w:sz w:val="28"/>
                                </w:rPr>
                              </w:pPr>
                              <w:r>
                                <w:rPr>
                                  <w:spacing w:val="-4"/>
                                  <w:sz w:val="28"/>
                                </w:rPr>
                                <w:t xml:space="preserve">SOI ROM </w:t>
                              </w:r>
                              <w:r>
                                <w:rPr>
                                  <w:spacing w:val="-5"/>
                                  <w:sz w:val="28"/>
                                </w:rPr>
                                <w:t>DMN</w:t>
                              </w:r>
                            </w:p>
                          </w:txbxContent>
                        </wps:txbx>
                        <wps:bodyPr wrap="square" lIns="0" tIns="0" rIns="0" bIns="0" rtlCol="0">
                          <a:noAutofit/>
                        </wps:bodyPr>
                      </wps:wsp>
                      <wps:wsp>
                        <wps:cNvPr id="69" name="Textbox 69"/>
                        <wps:cNvSpPr txBox="1"/>
                        <wps:spPr>
                          <a:xfrm>
                            <a:off x="7044952" y="3843926"/>
                            <a:ext cx="1924685" cy="650240"/>
                          </a:xfrm>
                          <a:prstGeom prst="rect">
                            <a:avLst/>
                          </a:prstGeom>
                        </wps:spPr>
                        <wps:txbx>
                          <w:txbxContent>
                            <w:p w14:paraId="67A40FDE" w14:textId="77777777" w:rsidR="00314A1D" w:rsidRDefault="00314A1D" w:rsidP="00314A1D">
                              <w:pPr>
                                <w:ind w:right="103"/>
                                <w:rPr>
                                  <w:sz w:val="28"/>
                                </w:rPr>
                              </w:pPr>
                              <w:r>
                                <w:rPr>
                                  <w:sz w:val="28"/>
                                </w:rPr>
                                <w:t>Sévérité Maladie Probalité</w:t>
                              </w:r>
                              <w:r>
                                <w:rPr>
                                  <w:spacing w:val="-16"/>
                                  <w:sz w:val="28"/>
                                </w:rPr>
                                <w:t xml:space="preserve"> </w:t>
                              </w:r>
                              <w:r>
                                <w:rPr>
                                  <w:sz w:val="28"/>
                                </w:rPr>
                                <w:t>de</w:t>
                              </w:r>
                              <w:r>
                                <w:rPr>
                                  <w:spacing w:val="-16"/>
                                  <w:sz w:val="28"/>
                                </w:rPr>
                                <w:t xml:space="preserve"> </w:t>
                              </w:r>
                              <w:r>
                                <w:rPr>
                                  <w:sz w:val="28"/>
                                </w:rPr>
                                <w:t>décès</w:t>
                              </w:r>
                            </w:p>
                            <w:p w14:paraId="1C01B528" w14:textId="77777777" w:rsidR="00314A1D" w:rsidRDefault="00314A1D" w:rsidP="00314A1D">
                              <w:pPr>
                                <w:spacing w:line="340" w:lineRule="exact"/>
                                <w:rPr>
                                  <w:sz w:val="28"/>
                                </w:rPr>
                              </w:pPr>
                              <w:r>
                                <w:rPr>
                                  <w:sz w:val="28"/>
                                </w:rPr>
                                <w:t>Durée</w:t>
                              </w:r>
                              <w:r>
                                <w:rPr>
                                  <w:spacing w:val="-6"/>
                                  <w:sz w:val="28"/>
                                </w:rPr>
                                <w:t xml:space="preserve"> </w:t>
                              </w:r>
                              <w:r>
                                <w:rPr>
                                  <w:sz w:val="28"/>
                                </w:rPr>
                                <w:t>Moyenne</w:t>
                              </w:r>
                              <w:r>
                                <w:rPr>
                                  <w:spacing w:val="-5"/>
                                  <w:sz w:val="28"/>
                                </w:rPr>
                                <w:t xml:space="preserve"> </w:t>
                              </w:r>
                              <w:r>
                                <w:rPr>
                                  <w:spacing w:val="-2"/>
                                  <w:sz w:val="28"/>
                                </w:rPr>
                                <w:t>Nationale</w:t>
                              </w:r>
                            </w:p>
                          </w:txbxContent>
                        </wps:txbx>
                        <wps:bodyPr wrap="square" lIns="0" tIns="0" rIns="0" bIns="0" rtlCol="0">
                          <a:noAutofit/>
                        </wps:bodyPr>
                      </wps:wsp>
                    </wpg:wgp>
                  </a:graphicData>
                </a:graphic>
              </wp:anchor>
            </w:drawing>
          </mc:Choice>
          <mc:Fallback>
            <w:pict>
              <v:group w14:anchorId="6830E158" id="Group 50" o:spid="_x0000_s1053" style="position:absolute;left:0;text-align:left;margin-left:13.55pt;margin-top:64.95pt;width:918.8pt;height:374.85pt;z-index:-251648000;mso-wrap-distance-left:0;mso-wrap-distance-right:0;mso-position-horizontal-relative:page" coordsize="116687,476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">
                <v:shape id="Graphic 51" o:spid="_x0000_s1054" style="position:absolute;left:4518;top:63;width:18777;height:26162;visibility:visible;mso-wrap-style:square;v-text-anchor:top" coordsize="1877695,26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" path="m,l1877245,r,2616032l,2616032,,xe" filled="f" strokecolor="#2f528f" strokeweight="1pt">
                  <v:path arrowok="t"/>
                </v:shape>
                <v:shape id="Graphic 52" o:spid="_x0000_s1055" style="position:absolute;left:42955;top:12771;width:12039;height:10560;visibility:visible;mso-wrap-style:square;v-text-anchor:top" coordsize="1203960,1056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" path="m,527780l2209,482241,8716,437777,19341,394548,33903,352712,52222,312426,74115,273850,99404,237142r28502,-34682l159443,169963r34389,-30155l230893,112156,270445,87163,312309,64988,356303,45791,402246,29728,449957,16960,499257,7643,549965,1937,601899,r51934,1937l704541,7643r49300,9317l801552,29728r45944,16063l891489,64988r41864,22175l972905,112156r37061,27652l1044355,169963r31537,32497l1104394,237142r25289,36708l1151576,312426r18319,40286l1184457,394548r10625,43229l1201589,482241r2210,45539l1201589,573318r-6507,44464l1184457,661011r-14562,41836l1151576,743133r-21893,38576l1104394,818417r-28502,34682l1044355,885596r-34389,30155l972905,943403r-39552,24993l891489,990571r-43993,19197l801552,1025831r-47711,12768l704541,1047916r-50708,5706l601899,1055560r-51934,-1938l499257,1047916r-49300,-9317l402246,1025831r-45943,-16063l312309,990571,270445,968396,230893,943403,193832,915751,159443,885596,127906,853099,99404,818417,74115,781709,52222,743133,33903,702847,19341,661011,8716,617782,2209,573318,,527780xe" filled="f" strokecolor="#4472c4" strokeweight="2.25pt">
                  <v:path arrowok="t"/>
                </v:shape>
                <v:shape id="Graphic 53" o:spid="_x0000_s1056" style="position:absolute;top:12057;width:116687;height:1829;visibility:visible;mso-wrap-style:square;v-text-anchor:top" coordsize="11668760,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" path="m11583407,96856r-310,28574l11597386,125585r-310,28572l11582786,154157r-308,28419l11640889,154157r-43813,l11582788,154002r58420,l11668663,140644r-85256,-43788xem11583097,125430r-309,28572l11597076,154157r310,-28572l11583097,125430xem309,l,28573,11582788,154002r309,-28572l309,xe" fillcolor="#4472c4" stroked="f">
                  <v:path arrowok="t"/>
                </v:shape>
                <v:shape id="Graphic 54" o:spid="_x0000_s1057" style="position:absolute;left:6119;top:6808;width:15412;height:10789;visibility:visible;mso-wrap-style:square;v-text-anchor:top" coordsize="1541145,1078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" path="m1360949,l179751,,131966,6420,89027,24541,52648,52647,24541,89027,6420,131965,,179750,,898737r6420,47785l24541,989461r28107,36380l89027,1053947r42939,18121l179751,1078489r1181198,l1408734,1072068r42939,-18121l1488053,1025841r28106,-36380l1534280,946522r6421,-47785l1540701,179750r-6421,-47785l1516159,89027,1488053,52647,1451673,24541,1408734,6420,1360949,xe" fillcolor="#b4c7e7" stroked="f">
                  <v:path arrowok="t"/>
                </v:shape>
                <v:shape id="Graphic 55" o:spid="_x0000_s1058" style="position:absolute;left:51071;top:5247;width:37516;height:15627;visibility:visible;mso-wrap-style:square;v-text-anchor:top" coordsize="3751579,1562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" path="m1540700,333527r-4483,-44526l1523339,247523r-20371,-37529l1475994,177304r-32703,-26975l1405763,129959r-41466,-12878l1319771,112598r-1098842,l176403,117081r-41466,12878l97409,150329,64706,177304,37731,209994,17360,247523,4495,289001,,333527r,883691l4495,1261745r12865,41478l37731,1340751r26975,32690l97409,1400429r37528,20370l176403,1433664r44526,4496l1319771,1438160r44526,-4496l1405763,1420799r37528,-20370l1475994,1373441r26974,-32690l1523339,1303223r12878,-41478l1540700,1217218r,-883691xem3751148,260362r-4204,-46799l3734854,169506r-19253,-40551l3689908,92608,3658527,61226,3622192,35547,3581628,16281,3537585,4191,3490785,,1936127,r-46799,4191l1845284,16281r-40564,19266l1768386,61226r-31382,31382l1711312,128955r-19253,40551l1679968,213563r-4203,46799l1675765,1301775r4203,46799l1692059,1392631r19253,40564l1737004,1469529r31382,31382l1804720,1526590r40564,19266l1889328,1557947r46799,4191l3490785,1562138r46800,-4191l3581628,1545856r40564,-19266l3658527,1500911r31381,-31382l3715601,1433195r19253,-40564l3746944,1348574r4204,-46799l3751148,260362xe" fillcolor="#f4b183" stroked="f">
                  <v:path arrowok="t"/>
                </v:shape>
                <v:shape id="Graphic 56" o:spid="_x0000_s1059" style="position:absolute;left:98297;top:5653;width:15411;height:15627;visibility:visible;mso-wrap-style:square;v-text-anchor:top" coordsize="1541145,1562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" path="m1283911,l256788,,210630,4137,167186,16065,127182,35059,91342,60393,60393,91342,35059,127182,16065,167186,4137,210630,,256788,,1305355r4137,46158l16065,1394956r18994,40005l60393,1470800r30949,30949l127182,1527084r40004,18993l210630,1558005r46158,4138l1283911,1562143r46158,-4138l1373513,1546077r40004,-18993l1449357,1501749r30950,-30949l1505641,1434961r18994,-40005l1536563,1351513r4137,-46158l1540700,256788r-4137,-46158l1524635,167186r-18994,-40004l1480307,91342,1449357,60393,1413517,35059,1373513,16065,1330069,4137,1283911,xe" fillcolor="#b4c7e7" stroked="f">
                  <v:path arrowok="t"/>
                </v:shape>
                <v:shape id="Graphic 57" o:spid="_x0000_s1060" style="position:absolute;left:31759;top:6373;width:24815;height:39236;visibility:visible;mso-wrap-style:square;v-text-anchor:top" coordsize="2481580,3923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" path="m1540700,220929r-4496,-44526l1523339,134924,1502968,97396,1475994,64706,1443291,37731,1405763,17360,1364297,4483,1319771,,220929,,176403,4483,134937,17360,97409,37731,64706,64706,37731,97396,17360,134924,4483,176403,,220929r,883691l4483,1149146r12877,41479l37731,1228153r26975,32690l97409,1287830r37528,20371l176403,1321066r44526,4496l1319771,1325562r44526,-4496l1405763,1308201r37528,-20371l1475994,1260843r26974,-32690l1523339,1190625r12865,-41479l1540700,1104620r,-883691xem2481249,3265754r-10337,-51194l2442730,3172752r-41808,-28182l2349728,3134233r-1277658,l1020876,3144570r-41808,28182l950887,3214560r-10338,51194l940549,3791851r10338,51194l979068,3884853r41808,28182l1072070,3923373r1277658,l2400922,3913035r41808,-28182l2470912,3843045r10337,-51194l2481249,3265754xem2481249,2449334r-10337,-51193l2442730,2356332r-41808,-28181l2349728,2317813r-1277658,l1020876,2328151r-41808,28181l950887,2398141r-10338,51193l940549,2975432r10338,51194l979068,3068434r41808,28181l1072070,3106953r1277658,l2400922,3096615r41808,-28181l2470912,3026626r10337,-51194l2481249,2449334xem2481249,1621701r-10337,-51194l2442730,1528711r-41808,-28194l2349728,1490179r-1277658,l1020876,1500517r-41808,28194l950887,1570507r-10338,51194l940549,2147798r10338,51194l979068,2240800r41808,28182l1072070,2279319r1277658,l2400922,2268982r41808,-28182l2470912,2198992r10337,-51194l2481249,1621701xe" fillcolor="#f4b183" stroked="f">
                  <v:path arrowok="t"/>
                </v:shape>
                <v:shape id="Image 58" o:spid="_x0000_s1061" type="#_x0000_t75" style="position:absolute;left:63433;top:27952;width:21397;height:7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">
                  <v:imagedata r:id="rId37" o:title=""/>
                </v:shape>
                <v:shape id="Graphic 59" o:spid="_x0000_s1062" style="position:absolute;left:56629;top:22149;width:24695;height:13322;visibility:visible;mso-wrap-style:square;v-text-anchor:top" coordsize="2469515,1332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" path="m625233,1036154r-427952,l197281,937501,,1134795r197281,197282l197281,1233436r427952,l625233,1036154xem2469146,163614l2305532,,2141918,163614r81801,l2223719,522706r163614,l2387333,163614r81813,xe" fillcolor="#f4b183" stroked="f">
                  <v:path arrowok="t"/>
                </v:shape>
                <v:shape id="Graphic 60" o:spid="_x0000_s1063" style="position:absolute;left:31155;top:63;width:59538;height:47479;visibility:visible;mso-wrap-style:square;v-text-anchor:top" coordsize="5953760,4747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" path="m,l5953448,r,4747614l,4747614,,xe" filled="f" strokecolor="#2f528f" strokeweight="1pt">
                  <v:path arrowok="t"/>
                </v:shape>
                <v:shape id="Textbox 61" o:spid="_x0000_s1064" type="#_x0000_t202" style="position:absolute;left:39867;top:556;width:42964;height:57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39F62C8D" w14:textId="77777777" w:rsidR="00314A1D" w:rsidRPr="00A84823" w:rsidRDefault="00314A1D" w:rsidP="00314A1D">
                        <w:pPr>
                          <w:spacing w:line="426" w:lineRule="exact"/>
                          <w:ind w:right="18"/>
                          <w:jc w:val="center"/>
                          <w:rPr>
                            <w:sz w:val="36"/>
                            <w:lang w:val="fr-FR"/>
                          </w:rPr>
                        </w:pPr>
                        <w:r w:rsidRPr="00A84823">
                          <w:rPr>
                            <w:sz w:val="36"/>
                            <w:lang w:val="fr-FR"/>
                          </w:rPr>
                          <w:t>SERVICE</w:t>
                        </w:r>
                        <w:r w:rsidRPr="00A84823">
                          <w:rPr>
                            <w:spacing w:val="-5"/>
                            <w:sz w:val="36"/>
                            <w:lang w:val="fr-FR"/>
                          </w:rPr>
                          <w:t xml:space="preserve"> </w:t>
                        </w:r>
                        <w:r w:rsidRPr="00A84823">
                          <w:rPr>
                            <w:sz w:val="36"/>
                            <w:lang w:val="fr-FR"/>
                          </w:rPr>
                          <w:t>D'ENCODAGE</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RCM</w:t>
                        </w:r>
                        <w:r w:rsidRPr="00A84823">
                          <w:rPr>
                            <w:spacing w:val="-4"/>
                            <w:sz w:val="36"/>
                            <w:lang w:val="fr-FR"/>
                          </w:rPr>
                          <w:t xml:space="preserve"> </w:t>
                        </w:r>
                        <w:r w:rsidRPr="00A84823">
                          <w:rPr>
                            <w:sz w:val="36"/>
                            <w:lang w:val="fr-FR"/>
                          </w:rPr>
                          <w:t>ET</w:t>
                        </w:r>
                        <w:r w:rsidRPr="00A84823">
                          <w:rPr>
                            <w:spacing w:val="-5"/>
                            <w:sz w:val="36"/>
                            <w:lang w:val="fr-FR"/>
                          </w:rPr>
                          <w:t xml:space="preserve"> </w:t>
                        </w:r>
                        <w:r w:rsidRPr="00A84823">
                          <w:rPr>
                            <w:sz w:val="36"/>
                            <w:lang w:val="fr-FR"/>
                          </w:rPr>
                          <w:t>DU</w:t>
                        </w:r>
                        <w:r w:rsidRPr="00A84823">
                          <w:rPr>
                            <w:spacing w:val="-5"/>
                            <w:sz w:val="36"/>
                            <w:lang w:val="fr-FR"/>
                          </w:rPr>
                          <w:t xml:space="preserve"> </w:t>
                        </w:r>
                        <w:r w:rsidRPr="00A84823">
                          <w:rPr>
                            <w:sz w:val="36"/>
                            <w:lang w:val="fr-FR"/>
                          </w:rPr>
                          <w:t>DI-</w:t>
                        </w:r>
                        <w:r w:rsidRPr="00A84823">
                          <w:rPr>
                            <w:spacing w:val="-5"/>
                            <w:sz w:val="36"/>
                            <w:lang w:val="fr-FR"/>
                          </w:rPr>
                          <w:t>RHM</w:t>
                        </w:r>
                      </w:p>
                      <w:p w14:paraId="3417DE56" w14:textId="77777777" w:rsidR="00314A1D" w:rsidRDefault="00314A1D" w:rsidP="00314A1D">
                        <w:pPr>
                          <w:spacing w:line="475" w:lineRule="exact"/>
                          <w:ind w:right="398"/>
                          <w:jc w:val="center"/>
                          <w:rPr>
                            <w:b/>
                            <w:sz w:val="40"/>
                          </w:rPr>
                        </w:pPr>
                        <w:r>
                          <w:rPr>
                            <w:b/>
                            <w:color w:val="C00000"/>
                            <w:sz w:val="40"/>
                          </w:rPr>
                          <w:t>LOGICIEL</w:t>
                        </w:r>
                        <w:r>
                          <w:rPr>
                            <w:b/>
                            <w:color w:val="C00000"/>
                            <w:spacing w:val="-9"/>
                            <w:sz w:val="40"/>
                          </w:rPr>
                          <w:t xml:space="preserve"> </w:t>
                        </w:r>
                        <w:r>
                          <w:rPr>
                            <w:b/>
                            <w:color w:val="C00000"/>
                            <w:spacing w:val="-5"/>
                            <w:sz w:val="40"/>
                          </w:rPr>
                          <w:t>3M</w:t>
                        </w:r>
                      </w:p>
                    </w:txbxContent>
                  </v:textbox>
                </v:shape>
                <v:shape id="Textbox 62" o:spid="_x0000_s1065" type="#_x0000_t202" style="position:absolute;left:34930;top:7506;width:9195;height:11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mg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" filled="f" stroked="f">
                  <v:textbox inset="0,0,0,0">
                    <w:txbxContent>
                      <w:p w14:paraId="6C37D884" w14:textId="77777777" w:rsidR="00314A1D" w:rsidRDefault="00314A1D" w:rsidP="00314A1D">
                        <w:pPr>
                          <w:spacing w:line="429" w:lineRule="exact"/>
                          <w:ind w:left="367"/>
                          <w:rPr>
                            <w:sz w:val="36"/>
                          </w:rPr>
                        </w:pPr>
                        <w:r>
                          <w:rPr>
                            <w:color w:val="262626"/>
                            <w:spacing w:val="-5"/>
                            <w:sz w:val="36"/>
                          </w:rPr>
                          <w:t>RCM</w:t>
                        </w:r>
                      </w:p>
                      <w:p w14:paraId="357A2C00" w14:textId="77777777" w:rsidR="00314A1D" w:rsidRDefault="00314A1D" w:rsidP="00314A1D">
                        <w:pPr>
                          <w:ind w:right="18" w:firstLine="130"/>
                          <w:jc w:val="both"/>
                          <w:rPr>
                            <w:sz w:val="36"/>
                          </w:rPr>
                        </w:pPr>
                        <w:r>
                          <w:rPr>
                            <w:color w:val="262626"/>
                            <w:spacing w:val="-2"/>
                            <w:sz w:val="36"/>
                          </w:rPr>
                          <w:t>Résumé Clinique Minimum</w:t>
                        </w:r>
                      </w:p>
                    </w:txbxContent>
                  </v:textbox>
                </v:shape>
                <v:shape id="Textbox 63" o:spid="_x0000_s1066" type="#_x0000_t202" style="position:absolute;left:52655;top:11620;width:12369;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1w7yAAAAOAAAAAPAAAAZHJzL2Rvd25yZXYueG1sRI9Pa8JA&#13;&#10;FMTvBb/D8gRvdWOF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CPj1w7yAAAAOAA&#13;&#10;AAAPAAAAAAAAAAAAAAAAAAcCAABkcnMvZG93bnJldi54bWxQSwUGAAAAAAMAAwC3AAAA/AIAAAAA&#13;&#10;" filled="f" stroked="f">
                  <v:textbox inset="0,0,0,0">
                    <w:txbxContent>
                      <w:p w14:paraId="5A092FB1" w14:textId="77777777" w:rsidR="00314A1D" w:rsidRDefault="00314A1D" w:rsidP="00314A1D">
                        <w:pPr>
                          <w:rPr>
                            <w:sz w:val="36"/>
                          </w:rPr>
                        </w:pPr>
                        <w:r>
                          <w:rPr>
                            <w:color w:val="262626"/>
                            <w:sz w:val="36"/>
                          </w:rPr>
                          <w:t>Codes</w:t>
                        </w:r>
                        <w:r>
                          <w:rPr>
                            <w:color w:val="262626"/>
                            <w:spacing w:val="-1"/>
                            <w:sz w:val="36"/>
                          </w:rPr>
                          <w:t xml:space="preserve"> </w:t>
                        </w:r>
                        <w:r>
                          <w:rPr>
                            <w:color w:val="262626"/>
                            <w:sz w:val="36"/>
                          </w:rPr>
                          <w:t>ICD</w:t>
                        </w:r>
                        <w:r>
                          <w:rPr>
                            <w:color w:val="262626"/>
                            <w:spacing w:val="2"/>
                            <w:sz w:val="36"/>
                          </w:rPr>
                          <w:t xml:space="preserve"> </w:t>
                        </w:r>
                        <w:r>
                          <w:rPr>
                            <w:color w:val="262626"/>
                            <w:spacing w:val="-5"/>
                            <w:sz w:val="36"/>
                          </w:rPr>
                          <w:t>10</w:t>
                        </w:r>
                      </w:p>
                    </w:txbxContent>
                  </v:textbox>
                </v:shape>
                <v:shape id="Textbox 64" o:spid="_x0000_s1067" type="#_x0000_t202" style="position:absolute;left:70116;top:7567;width:16313;height:110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5AF07918" w14:textId="77777777" w:rsidR="00314A1D" w:rsidRDefault="00314A1D" w:rsidP="00314A1D">
                        <w:pPr>
                          <w:spacing w:before="17" w:line="228" w:lineRule="auto"/>
                          <w:ind w:right="18" w:hanging="2"/>
                          <w:jc w:val="center"/>
                          <w:rPr>
                            <w:sz w:val="36"/>
                          </w:rPr>
                        </w:pPr>
                        <w:r>
                          <w:rPr>
                            <w:color w:val="262626"/>
                            <w:spacing w:val="-2"/>
                            <w:sz w:val="36"/>
                          </w:rPr>
                          <w:t xml:space="preserve">Sévérité </w:t>
                        </w:r>
                        <w:r>
                          <w:rPr>
                            <w:color w:val="262626"/>
                            <w:sz w:val="36"/>
                          </w:rPr>
                          <w:t>Probabilité</w:t>
                        </w:r>
                        <w:r>
                          <w:rPr>
                            <w:color w:val="262626"/>
                            <w:spacing w:val="-21"/>
                            <w:sz w:val="36"/>
                          </w:rPr>
                          <w:t xml:space="preserve"> </w:t>
                        </w:r>
                        <w:r>
                          <w:rPr>
                            <w:color w:val="262626"/>
                            <w:sz w:val="36"/>
                          </w:rPr>
                          <w:t>Décès</w:t>
                        </w:r>
                      </w:p>
                      <w:p w14:paraId="56626C34" w14:textId="77777777" w:rsidR="00314A1D" w:rsidRDefault="00314A1D" w:rsidP="00314A1D">
                        <w:pPr>
                          <w:spacing w:before="10" w:line="237" w:lineRule="auto"/>
                          <w:ind w:left="892" w:right="911" w:hanging="1"/>
                          <w:jc w:val="center"/>
                          <w:rPr>
                            <w:sz w:val="36"/>
                          </w:rPr>
                        </w:pPr>
                        <w:r>
                          <w:rPr>
                            <w:color w:val="262626"/>
                            <w:spacing w:val="-10"/>
                            <w:sz w:val="36"/>
                          </w:rPr>
                          <w:t xml:space="preserve">+ </w:t>
                        </w:r>
                        <w:r>
                          <w:rPr>
                            <w:color w:val="262626"/>
                            <w:spacing w:val="-4"/>
                            <w:sz w:val="36"/>
                          </w:rPr>
                          <w:t>DMN</w:t>
                        </w:r>
                      </w:p>
                    </w:txbxContent>
                  </v:textbox>
                </v:shape>
                <v:shape id="Textbox 65" o:spid="_x0000_s1068" type="#_x0000_t202" style="position:absolute;left:44046;top:22471;width:9773;height:5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134B1460" w14:textId="77777777" w:rsidR="00314A1D" w:rsidRDefault="00314A1D" w:rsidP="00314A1D">
                        <w:pPr>
                          <w:spacing w:before="17" w:line="228" w:lineRule="auto"/>
                          <w:ind w:left="127" w:right="18" w:hanging="128"/>
                          <w:rPr>
                            <w:sz w:val="36"/>
                          </w:rPr>
                        </w:pPr>
                        <w:r>
                          <w:rPr>
                            <w:color w:val="FFFFFF"/>
                            <w:spacing w:val="-2"/>
                            <w:sz w:val="36"/>
                          </w:rPr>
                          <w:t>Diagnostic Principal</w:t>
                        </w:r>
                      </w:p>
                    </w:txbxContent>
                  </v:textbox>
                </v:shape>
                <v:shape id="Textbox 66" o:spid="_x0000_s1069" type="#_x0000_t202" style="position:absolute;left:43280;top:30731;width:11316;height:5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7AA98C52" w14:textId="77777777" w:rsidR="00314A1D" w:rsidRDefault="00314A1D" w:rsidP="00314A1D">
                        <w:pPr>
                          <w:spacing w:before="13" w:line="230" w:lineRule="auto"/>
                          <w:ind w:right="18" w:firstLine="50"/>
                          <w:rPr>
                            <w:sz w:val="36"/>
                          </w:rPr>
                        </w:pPr>
                        <w:r>
                          <w:rPr>
                            <w:color w:val="FFFFFF"/>
                            <w:spacing w:val="-2"/>
                            <w:sz w:val="36"/>
                          </w:rPr>
                          <w:t>Diagnostics Secondaires</w:t>
                        </w:r>
                      </w:p>
                    </w:txbxContent>
                  </v:textbox>
                </v:shape>
                <v:shape id="Textbox 67" o:spid="_x0000_s1070" type="#_x0000_t202" style="position:absolute;left:43638;top:38900;width:10592;height:5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1FE4DECA" w14:textId="77777777" w:rsidR="00314A1D" w:rsidRDefault="00314A1D" w:rsidP="00314A1D">
                        <w:pPr>
                          <w:spacing w:before="17" w:line="228" w:lineRule="auto"/>
                          <w:ind w:left="81" w:right="18" w:hanging="82"/>
                          <w:rPr>
                            <w:sz w:val="36"/>
                          </w:rPr>
                        </w:pPr>
                        <w:r>
                          <w:rPr>
                            <w:color w:val="FFFFFF"/>
                            <w:spacing w:val="-2"/>
                            <w:sz w:val="36"/>
                          </w:rPr>
                          <w:t>Procédures Médicales</w:t>
                        </w:r>
                      </w:p>
                    </w:txbxContent>
                  </v:textbox>
                </v:shape>
                <v:shape id="Textbox 68" o:spid="_x0000_s1071" type="#_x0000_t202" style="position:absolute;left:63597;top:38378;width:3899;height:6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018534D4" w14:textId="77777777" w:rsidR="00314A1D" w:rsidRDefault="00314A1D" w:rsidP="00314A1D">
                        <w:pPr>
                          <w:spacing w:before="2" w:line="237" w:lineRule="auto"/>
                          <w:ind w:right="18"/>
                          <w:rPr>
                            <w:sz w:val="28"/>
                          </w:rPr>
                        </w:pPr>
                        <w:r>
                          <w:rPr>
                            <w:spacing w:val="-4"/>
                            <w:sz w:val="28"/>
                          </w:rPr>
                          <w:t xml:space="preserve">SOI ROM </w:t>
                        </w:r>
                        <w:r>
                          <w:rPr>
                            <w:spacing w:val="-5"/>
                            <w:sz w:val="28"/>
                          </w:rPr>
                          <w:t>DMN</w:t>
                        </w:r>
                      </w:p>
                    </w:txbxContent>
                  </v:textbox>
                </v:shape>
                <v:shape id="Textbox 69" o:spid="_x0000_s1072" type="#_x0000_t202" style="position:absolute;left:70449;top:38439;width:19247;height:6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67A40FDE" w14:textId="77777777" w:rsidR="00314A1D" w:rsidRDefault="00314A1D" w:rsidP="00314A1D">
                        <w:pPr>
                          <w:ind w:right="103"/>
                          <w:rPr>
                            <w:sz w:val="28"/>
                          </w:rPr>
                        </w:pPr>
                        <w:r>
                          <w:rPr>
                            <w:sz w:val="28"/>
                          </w:rPr>
                          <w:t>Sévérité Maladie Probalité</w:t>
                        </w:r>
                        <w:r>
                          <w:rPr>
                            <w:spacing w:val="-16"/>
                            <w:sz w:val="28"/>
                          </w:rPr>
                          <w:t xml:space="preserve"> </w:t>
                        </w:r>
                        <w:r>
                          <w:rPr>
                            <w:sz w:val="28"/>
                          </w:rPr>
                          <w:t>de</w:t>
                        </w:r>
                        <w:r>
                          <w:rPr>
                            <w:spacing w:val="-16"/>
                            <w:sz w:val="28"/>
                          </w:rPr>
                          <w:t xml:space="preserve"> </w:t>
                        </w:r>
                        <w:r>
                          <w:rPr>
                            <w:sz w:val="28"/>
                          </w:rPr>
                          <w:t>décès</w:t>
                        </w:r>
                      </w:p>
                      <w:p w14:paraId="1C01B528" w14:textId="77777777" w:rsidR="00314A1D" w:rsidRDefault="00314A1D" w:rsidP="00314A1D">
                        <w:pPr>
                          <w:spacing w:line="340" w:lineRule="exact"/>
                          <w:rPr>
                            <w:sz w:val="28"/>
                          </w:rPr>
                        </w:pPr>
                        <w:r>
                          <w:rPr>
                            <w:sz w:val="28"/>
                          </w:rPr>
                          <w:t>Durée</w:t>
                        </w:r>
                        <w:r>
                          <w:rPr>
                            <w:spacing w:val="-6"/>
                            <w:sz w:val="28"/>
                          </w:rPr>
                          <w:t xml:space="preserve"> </w:t>
                        </w:r>
                        <w:r>
                          <w:rPr>
                            <w:sz w:val="28"/>
                          </w:rPr>
                          <w:t>Moyenne</w:t>
                        </w:r>
                        <w:r>
                          <w:rPr>
                            <w:spacing w:val="-5"/>
                            <w:sz w:val="28"/>
                          </w:rPr>
                          <w:t xml:space="preserve"> </w:t>
                        </w:r>
                        <w:r>
                          <w:rPr>
                            <w:spacing w:val="-2"/>
                            <w:sz w:val="28"/>
                          </w:rPr>
                          <w:t>Nationale</w:t>
                        </w:r>
                      </w:p>
                    </w:txbxContent>
                  </v:textbox>
                </v:shape>
                <w10:wrap anchorx="page"/>
              </v:group>
            </w:pict>
          </mc:Fallback>
        </mc:AlternateContent>
      </w:r>
      <w:r>
        <w:rPr>
          <w:noProof/>
        </w:rPr>
        <mc:AlternateContent>
          <mc:Choice Requires="wps">
            <w:drawing>
              <wp:anchor distT="0" distB="0" distL="0" distR="0" simplePos="0" relativeHeight="251663360" behindDoc="0" locked="0" layoutInCell="1" allowOverlap="1" wp14:anchorId="1A41721D" wp14:editId="5BC38CDD">
                <wp:simplePos x="0" y="0"/>
                <wp:positionH relativeFrom="page">
                  <wp:posOffset>9861267</wp:posOffset>
                </wp:positionH>
                <wp:positionV relativeFrom="paragraph">
                  <wp:posOffset>831289</wp:posOffset>
                </wp:positionV>
                <wp:extent cx="1830070" cy="267716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2677160"/>
                        </a:xfrm>
                        <a:prstGeom prst="rect">
                          <a:avLst/>
                        </a:prstGeom>
                        <a:ln w="12700">
                          <a:solidFill>
                            <a:srgbClr val="2F528F"/>
                          </a:solidFill>
                          <a:prstDash val="solid"/>
                        </a:ln>
                      </wps:spPr>
                      <wps:txbx>
                        <w:txbxContent>
                          <w:p w14:paraId="03A8F4FA" w14:textId="77777777" w:rsidR="00314A1D" w:rsidRDefault="00314A1D" w:rsidP="00314A1D">
                            <w:pPr>
                              <w:spacing w:before="245"/>
                              <w:ind w:left="411" w:right="325"/>
                              <w:jc w:val="center"/>
                              <w:rPr>
                                <w:sz w:val="36"/>
                              </w:rPr>
                            </w:pPr>
                            <w:r>
                              <w:rPr>
                                <w:sz w:val="36"/>
                              </w:rPr>
                              <w:t>ENVOI</w:t>
                            </w:r>
                            <w:r>
                              <w:rPr>
                                <w:spacing w:val="-7"/>
                                <w:sz w:val="36"/>
                              </w:rPr>
                              <w:t xml:space="preserve"> </w:t>
                            </w:r>
                            <w:r>
                              <w:rPr>
                                <w:spacing w:val="-2"/>
                                <w:sz w:val="36"/>
                              </w:rPr>
                              <w:t>INAMI</w:t>
                            </w:r>
                          </w:p>
                          <w:p w14:paraId="03CADB90" w14:textId="77777777" w:rsidR="00314A1D" w:rsidRPr="00314A1D" w:rsidRDefault="00314A1D" w:rsidP="00314A1D">
                            <w:pPr>
                              <w:pStyle w:val="BodyText"/>
                              <w:spacing w:before="333"/>
                              <w:rPr>
                                <w:sz w:val="36"/>
                                <w:lang w:val="fr-FR"/>
                              </w:rPr>
                            </w:pPr>
                          </w:p>
                          <w:p w14:paraId="1855D465" w14:textId="77777777" w:rsidR="00314A1D" w:rsidRDefault="00314A1D" w:rsidP="00314A1D">
                            <w:pPr>
                              <w:spacing w:line="235" w:lineRule="auto"/>
                              <w:ind w:left="315" w:right="325"/>
                              <w:jc w:val="center"/>
                              <w:rPr>
                                <w:sz w:val="36"/>
                              </w:rPr>
                            </w:pPr>
                            <w:r>
                              <w:rPr>
                                <w:color w:val="262626"/>
                                <w:spacing w:val="-2"/>
                                <w:sz w:val="36"/>
                              </w:rPr>
                              <w:t xml:space="preserve">DEMANDE </w:t>
                            </w:r>
                            <w:r>
                              <w:rPr>
                                <w:color w:val="262626"/>
                                <w:sz w:val="36"/>
                              </w:rPr>
                              <w:t>RBST</w:t>
                            </w:r>
                            <w:r>
                              <w:rPr>
                                <w:color w:val="262626"/>
                                <w:spacing w:val="-21"/>
                                <w:sz w:val="36"/>
                              </w:rPr>
                              <w:t xml:space="preserve"> </w:t>
                            </w:r>
                            <w:r>
                              <w:rPr>
                                <w:color w:val="262626"/>
                                <w:sz w:val="36"/>
                              </w:rPr>
                              <w:t xml:space="preserve">BASE </w:t>
                            </w:r>
                            <w:r>
                              <w:rPr>
                                <w:color w:val="262626"/>
                                <w:spacing w:val="-4"/>
                                <w:sz w:val="36"/>
                              </w:rPr>
                              <w:t>DMN</w:t>
                            </w:r>
                          </w:p>
                        </w:txbxContent>
                      </wps:txbx>
                      <wps:bodyPr wrap="square" lIns="0" tIns="0" rIns="0" bIns="0" rtlCol="0">
                        <a:noAutofit/>
                      </wps:bodyPr>
                    </wps:wsp>
                  </a:graphicData>
                </a:graphic>
              </wp:anchor>
            </w:drawing>
          </mc:Choice>
          <mc:Fallback>
            <w:pict>
              <v:shape w14:anchorId="1A41721D" id="Textbox 70" o:spid="_x0000_s1073" type="#_x0000_t202" style="position:absolute;left:0;text-align:left;margin-left:776.5pt;margin-top:65.45pt;width:144.1pt;height:210.8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" filled="f" strokecolor="#2f528f" strokeweight="1pt">
                <v:path arrowok="t"/>
                <v:textbox inset="0,0,0,0">
                  <w:txbxContent>
                    <w:p w14:paraId="03A8F4FA" w14:textId="77777777" w:rsidR="00314A1D" w:rsidRDefault="00314A1D" w:rsidP="00314A1D">
                      <w:pPr>
                        <w:spacing w:before="245"/>
                        <w:ind w:left="411" w:right="325"/>
                        <w:jc w:val="center"/>
                        <w:rPr>
                          <w:sz w:val="36"/>
                        </w:rPr>
                      </w:pPr>
                      <w:r>
                        <w:rPr>
                          <w:sz w:val="36"/>
                        </w:rPr>
                        <w:t>ENVOI</w:t>
                      </w:r>
                      <w:r>
                        <w:rPr>
                          <w:spacing w:val="-7"/>
                          <w:sz w:val="36"/>
                        </w:rPr>
                        <w:t xml:space="preserve"> </w:t>
                      </w:r>
                      <w:r>
                        <w:rPr>
                          <w:spacing w:val="-2"/>
                          <w:sz w:val="36"/>
                        </w:rPr>
                        <w:t>INAMI</w:t>
                      </w:r>
                    </w:p>
                    <w:p w14:paraId="03CADB90" w14:textId="77777777" w:rsidR="00314A1D" w:rsidRPr="00314A1D" w:rsidRDefault="00314A1D" w:rsidP="00314A1D">
                      <w:pPr>
                        <w:pStyle w:val="BodyText"/>
                        <w:spacing w:before="333"/>
                        <w:rPr>
                          <w:sz w:val="36"/>
                          <w:lang w:val="fr-FR"/>
                        </w:rPr>
                      </w:pPr>
                    </w:p>
                    <w:p w14:paraId="1855D465" w14:textId="77777777" w:rsidR="00314A1D" w:rsidRDefault="00314A1D" w:rsidP="00314A1D">
                      <w:pPr>
                        <w:spacing w:line="235" w:lineRule="auto"/>
                        <w:ind w:left="315" w:right="325"/>
                        <w:jc w:val="center"/>
                        <w:rPr>
                          <w:sz w:val="36"/>
                        </w:rPr>
                      </w:pPr>
                      <w:r>
                        <w:rPr>
                          <w:color w:val="262626"/>
                          <w:spacing w:val="-2"/>
                          <w:sz w:val="36"/>
                        </w:rPr>
                        <w:t xml:space="preserve">DEMANDE </w:t>
                      </w:r>
                      <w:r>
                        <w:rPr>
                          <w:color w:val="262626"/>
                          <w:sz w:val="36"/>
                        </w:rPr>
                        <w:t>RBST</w:t>
                      </w:r>
                      <w:r>
                        <w:rPr>
                          <w:color w:val="262626"/>
                          <w:spacing w:val="-21"/>
                          <w:sz w:val="36"/>
                        </w:rPr>
                        <w:t xml:space="preserve"> </w:t>
                      </w:r>
                      <w:r>
                        <w:rPr>
                          <w:color w:val="262626"/>
                          <w:sz w:val="36"/>
                        </w:rPr>
                        <w:t xml:space="preserve">BASE </w:t>
                      </w:r>
                      <w:r>
                        <w:rPr>
                          <w:color w:val="262626"/>
                          <w:spacing w:val="-4"/>
                          <w:sz w:val="36"/>
                        </w:rPr>
                        <w:t>DMN</w:t>
                      </w:r>
                    </w:p>
                  </w:txbxContent>
                </v:textbox>
                <w10:wrap anchorx="page"/>
              </v:shape>
            </w:pict>
          </mc:Fallback>
        </mc:AlternateContent>
      </w:r>
      <w:r w:rsidRPr="00A84823">
        <w:rPr>
          <w:rFonts w:ascii="Calibri Light" w:hAnsi="Calibri Light"/>
          <w:sz w:val="72"/>
          <w:lang w:val="fr-FR"/>
        </w:rPr>
        <w:t>Budget</w:t>
      </w:r>
      <w:r w:rsidRPr="00A84823">
        <w:rPr>
          <w:rFonts w:ascii="Calibri Light" w:hAnsi="Calibri Light"/>
          <w:spacing w:val="-11"/>
          <w:sz w:val="72"/>
          <w:lang w:val="fr-FR"/>
        </w:rPr>
        <w:t xml:space="preserve"> </w:t>
      </w:r>
      <w:r w:rsidRPr="00A84823">
        <w:rPr>
          <w:rFonts w:ascii="Calibri Light" w:hAnsi="Calibri Light"/>
          <w:sz w:val="72"/>
          <w:lang w:val="fr-FR"/>
        </w:rPr>
        <w:t>des</w:t>
      </w:r>
      <w:r w:rsidRPr="00A84823">
        <w:rPr>
          <w:rFonts w:ascii="Calibri Light" w:hAnsi="Calibri Light"/>
          <w:spacing w:val="-10"/>
          <w:sz w:val="72"/>
          <w:lang w:val="fr-FR"/>
        </w:rPr>
        <w:t xml:space="preserve"> </w:t>
      </w:r>
      <w:r w:rsidRPr="00A84823">
        <w:rPr>
          <w:rFonts w:ascii="Calibri Light" w:hAnsi="Calibri Light"/>
          <w:sz w:val="72"/>
          <w:lang w:val="fr-FR"/>
        </w:rPr>
        <w:t>Moyens</w:t>
      </w:r>
      <w:r w:rsidRPr="00A84823">
        <w:rPr>
          <w:rFonts w:ascii="Calibri Light" w:hAnsi="Calibri Light"/>
          <w:spacing w:val="-10"/>
          <w:sz w:val="72"/>
          <w:lang w:val="fr-FR"/>
        </w:rPr>
        <w:t xml:space="preserve"> </w:t>
      </w:r>
      <w:r w:rsidRPr="00A84823">
        <w:rPr>
          <w:rFonts w:ascii="Calibri Light" w:hAnsi="Calibri Light"/>
          <w:sz w:val="72"/>
          <w:lang w:val="fr-FR"/>
        </w:rPr>
        <w:t>Financiers</w:t>
      </w:r>
      <w:r w:rsidRPr="00A84823">
        <w:rPr>
          <w:rFonts w:ascii="Calibri Light" w:hAnsi="Calibri Light"/>
          <w:spacing w:val="-11"/>
          <w:sz w:val="72"/>
          <w:lang w:val="fr-FR"/>
        </w:rPr>
        <w:t xml:space="preserve"> </w:t>
      </w:r>
      <w:r w:rsidRPr="00A84823">
        <w:rPr>
          <w:rFonts w:ascii="Calibri Light" w:hAnsi="Calibri Light"/>
          <w:sz w:val="72"/>
          <w:lang w:val="fr-FR"/>
        </w:rPr>
        <w:t>(BMF)</w:t>
      </w:r>
      <w:r w:rsidRPr="00A84823">
        <w:rPr>
          <w:rFonts w:ascii="Calibri Light" w:hAnsi="Calibri Light"/>
          <w:spacing w:val="-10"/>
          <w:sz w:val="72"/>
          <w:lang w:val="fr-FR"/>
        </w:rPr>
        <w:t xml:space="preserve"> </w:t>
      </w:r>
      <w:r w:rsidRPr="00A84823">
        <w:rPr>
          <w:rFonts w:ascii="Calibri Light" w:hAnsi="Calibri Light"/>
          <w:sz w:val="72"/>
          <w:lang w:val="fr-FR"/>
        </w:rPr>
        <w:t>=</w:t>
      </w:r>
      <w:r w:rsidRPr="00A84823">
        <w:rPr>
          <w:rFonts w:ascii="Calibri Light" w:hAnsi="Calibri Light"/>
          <w:spacing w:val="-11"/>
          <w:sz w:val="72"/>
          <w:lang w:val="fr-FR"/>
        </w:rPr>
        <w:t xml:space="preserve"> </w:t>
      </w:r>
      <w:r w:rsidRPr="00A84823">
        <w:rPr>
          <w:rFonts w:ascii="Calibri Light" w:hAnsi="Calibri Light"/>
          <w:sz w:val="72"/>
          <w:lang w:val="fr-FR"/>
        </w:rPr>
        <w:t>39%</w:t>
      </w:r>
      <w:r w:rsidRPr="00A84823">
        <w:rPr>
          <w:rFonts w:ascii="Calibri Light" w:hAnsi="Calibri Light"/>
          <w:spacing w:val="-9"/>
          <w:sz w:val="72"/>
          <w:lang w:val="fr-FR"/>
        </w:rPr>
        <w:t xml:space="preserve"> </w:t>
      </w:r>
      <w:r w:rsidRPr="00A84823">
        <w:rPr>
          <w:rFonts w:ascii="Calibri Light" w:hAnsi="Calibri Light"/>
          <w:sz w:val="72"/>
          <w:lang w:val="fr-FR"/>
        </w:rPr>
        <w:t>entrées</w:t>
      </w:r>
      <w:r w:rsidRPr="00A84823">
        <w:rPr>
          <w:rFonts w:ascii="Calibri Light" w:hAnsi="Calibri Light"/>
          <w:spacing w:val="-10"/>
          <w:sz w:val="72"/>
          <w:lang w:val="fr-FR"/>
        </w:rPr>
        <w:t xml:space="preserve"> </w:t>
      </w:r>
      <w:proofErr w:type="spellStart"/>
      <w:r w:rsidRPr="00A84823">
        <w:rPr>
          <w:rFonts w:ascii="Calibri Light" w:hAnsi="Calibri Light"/>
          <w:spacing w:val="-2"/>
          <w:sz w:val="72"/>
          <w:lang w:val="fr-FR"/>
        </w:rPr>
        <w:t>Financieres</w:t>
      </w:r>
      <w:proofErr w:type="spellEnd"/>
    </w:p>
    <w:p w14:paraId="17FE82B2" w14:textId="77777777" w:rsidR="00314A1D" w:rsidRPr="00A84823" w:rsidRDefault="00314A1D" w:rsidP="00314A1D">
      <w:pPr>
        <w:pStyle w:val="BodyText"/>
        <w:spacing w:before="57"/>
        <w:rPr>
          <w:rFonts w:ascii="Calibri Light"/>
          <w:sz w:val="20"/>
          <w:lang w:val="fr-FR"/>
        </w:rPr>
      </w:pPr>
    </w:p>
    <w:p w14:paraId="19E8B68A" w14:textId="77777777" w:rsidR="00314A1D" w:rsidRPr="00A84823" w:rsidRDefault="00314A1D" w:rsidP="00314A1D">
      <w:pPr>
        <w:rPr>
          <w:rFonts w:ascii="Calibri Light"/>
          <w:sz w:val="20"/>
          <w:lang w:val="fr-FR"/>
        </w:rPr>
        <w:sectPr w:rsidR="00314A1D" w:rsidRPr="00A84823" w:rsidSect="00ED6BC5">
          <w:pgSz w:w="19200" w:h="10800" w:orient="landscape"/>
          <w:pgMar w:top="360" w:right="0" w:bottom="280" w:left="160" w:header="720" w:footer="720" w:gutter="0"/>
          <w:cols w:space="720"/>
        </w:sectPr>
      </w:pPr>
    </w:p>
    <w:p w14:paraId="0FAF97BD" w14:textId="77777777" w:rsidR="00314A1D" w:rsidRPr="00A84823" w:rsidRDefault="00314A1D" w:rsidP="00314A1D">
      <w:pPr>
        <w:tabs>
          <w:tab w:val="left" w:pos="1372"/>
        </w:tabs>
        <w:spacing w:before="192"/>
        <w:ind w:left="387"/>
        <w:rPr>
          <w:sz w:val="36"/>
          <w:lang w:val="fr-FR"/>
        </w:rPr>
      </w:pPr>
      <w:r w:rsidRPr="00A84823">
        <w:rPr>
          <w:color w:val="4472C4"/>
          <w:spacing w:val="-10"/>
          <w:position w:val="10"/>
          <w:sz w:val="56"/>
          <w:lang w:val="fr-FR"/>
        </w:rPr>
        <w:t>1</w:t>
      </w:r>
      <w:r w:rsidRPr="00A84823">
        <w:rPr>
          <w:color w:val="4472C4"/>
          <w:position w:val="10"/>
          <w:sz w:val="56"/>
          <w:lang w:val="fr-FR"/>
        </w:rPr>
        <w:tab/>
      </w:r>
      <w:r w:rsidRPr="00A84823">
        <w:rPr>
          <w:spacing w:val="-2"/>
          <w:sz w:val="36"/>
          <w:lang w:val="fr-FR"/>
        </w:rPr>
        <w:t>MEDECINS</w:t>
      </w:r>
    </w:p>
    <w:p w14:paraId="5E5CEBB3" w14:textId="77777777" w:rsidR="00314A1D" w:rsidRPr="00A84823" w:rsidRDefault="00314A1D" w:rsidP="00314A1D">
      <w:pPr>
        <w:spacing w:before="314" w:line="230" w:lineRule="auto"/>
        <w:ind w:left="1382" w:firstLine="365"/>
        <w:rPr>
          <w:sz w:val="36"/>
          <w:lang w:val="fr-FR"/>
        </w:rPr>
      </w:pPr>
      <w:r w:rsidRPr="00A84823">
        <w:rPr>
          <w:color w:val="262626"/>
          <w:spacing w:val="-2"/>
          <w:sz w:val="36"/>
          <w:lang w:val="fr-FR"/>
        </w:rPr>
        <w:t xml:space="preserve">Dossier </w:t>
      </w:r>
      <w:r w:rsidRPr="00A84823">
        <w:rPr>
          <w:color w:val="262626"/>
          <w:sz w:val="36"/>
          <w:lang w:val="fr-FR"/>
        </w:rPr>
        <w:t>MEDICAL</w:t>
      </w:r>
      <w:r w:rsidRPr="00A84823">
        <w:rPr>
          <w:color w:val="262626"/>
          <w:spacing w:val="-21"/>
          <w:sz w:val="36"/>
          <w:lang w:val="fr-FR"/>
        </w:rPr>
        <w:t xml:space="preserve"> </w:t>
      </w:r>
      <w:r w:rsidRPr="00A84823">
        <w:rPr>
          <w:color w:val="262626"/>
          <w:sz w:val="36"/>
          <w:lang w:val="fr-FR"/>
        </w:rPr>
        <w:t>du</w:t>
      </w:r>
    </w:p>
    <w:p w14:paraId="2DCB1B27" w14:textId="77777777" w:rsidR="00314A1D" w:rsidRPr="00A84823" w:rsidRDefault="00314A1D" w:rsidP="00314A1D">
      <w:pPr>
        <w:spacing w:before="10" w:line="237" w:lineRule="auto"/>
        <w:ind w:left="1487" w:right="142" w:firstLine="282"/>
        <w:rPr>
          <w:sz w:val="36"/>
          <w:lang w:val="fr-FR"/>
        </w:rPr>
      </w:pPr>
      <w:r w:rsidRPr="00A84823">
        <w:rPr>
          <w:color w:val="262626"/>
          <w:spacing w:val="-2"/>
          <w:sz w:val="36"/>
          <w:lang w:val="fr-FR"/>
        </w:rPr>
        <w:t>Patient Hospitalisé</w:t>
      </w:r>
    </w:p>
    <w:p w14:paraId="63DD7AF0" w14:textId="77777777" w:rsidR="00314A1D" w:rsidRPr="00A84823" w:rsidRDefault="00314A1D" w:rsidP="00314A1D">
      <w:pPr>
        <w:tabs>
          <w:tab w:val="left" w:pos="10711"/>
        </w:tabs>
        <w:spacing w:before="100"/>
        <w:ind w:left="387"/>
        <w:rPr>
          <w:sz w:val="56"/>
          <w:lang w:val="fr-FR"/>
        </w:rPr>
      </w:pPr>
      <w:r w:rsidRPr="00A84823">
        <w:rPr>
          <w:lang w:val="fr-FR"/>
        </w:rPr>
        <w:br w:type="column"/>
      </w:r>
      <w:r w:rsidRPr="00A84823">
        <w:rPr>
          <w:color w:val="4472C4"/>
          <w:spacing w:val="-10"/>
          <w:position w:val="-1"/>
          <w:sz w:val="56"/>
          <w:lang w:val="fr-FR"/>
        </w:rPr>
        <w:t>2</w:t>
      </w:r>
      <w:r w:rsidRPr="00A84823">
        <w:rPr>
          <w:color w:val="4472C4"/>
          <w:position w:val="-1"/>
          <w:sz w:val="56"/>
          <w:lang w:val="fr-FR"/>
        </w:rPr>
        <w:tab/>
      </w:r>
      <w:r w:rsidRPr="00A84823">
        <w:rPr>
          <w:color w:val="4472C4"/>
          <w:spacing w:val="-10"/>
          <w:sz w:val="56"/>
          <w:lang w:val="fr-FR"/>
        </w:rPr>
        <w:t>3</w:t>
      </w:r>
    </w:p>
    <w:p w14:paraId="42C225E0" w14:textId="77777777" w:rsidR="00314A1D" w:rsidRPr="00A84823" w:rsidRDefault="00314A1D" w:rsidP="00314A1D">
      <w:pPr>
        <w:rPr>
          <w:sz w:val="56"/>
          <w:lang w:val="fr-FR"/>
        </w:rPr>
        <w:sectPr w:rsidR="00314A1D" w:rsidRPr="00A84823" w:rsidSect="00ED6BC5">
          <w:type w:val="continuous"/>
          <w:pgSz w:w="19200" w:h="10800" w:orient="landscape"/>
          <w:pgMar w:top="1220" w:right="0" w:bottom="280" w:left="160" w:header="720" w:footer="720" w:gutter="0"/>
          <w:cols w:num="2" w:space="720" w:equalWidth="0">
            <w:col w:w="3232" w:space="959"/>
            <w:col w:w="14849"/>
          </w:cols>
        </w:sectPr>
      </w:pPr>
    </w:p>
    <w:p w14:paraId="2D33D04D" w14:textId="77777777" w:rsidR="00314A1D" w:rsidRPr="00A84823" w:rsidRDefault="00314A1D" w:rsidP="00314A1D">
      <w:pPr>
        <w:spacing w:before="86"/>
        <w:ind w:left="537"/>
        <w:rPr>
          <w:rFonts w:ascii="Calibri Light"/>
          <w:sz w:val="88"/>
          <w:lang w:val="fr-FR"/>
        </w:rPr>
      </w:pPr>
      <w:r>
        <w:rPr>
          <w:noProof/>
        </w:rPr>
        <w:lastRenderedPageBreak/>
        <w:drawing>
          <wp:anchor distT="0" distB="0" distL="0" distR="0" simplePos="0" relativeHeight="251664384" behindDoc="0" locked="0" layoutInCell="1" allowOverlap="1" wp14:anchorId="77FFDB50" wp14:editId="2D8D94E2">
            <wp:simplePos x="0" y="0"/>
            <wp:positionH relativeFrom="page">
              <wp:posOffset>814311</wp:posOffset>
            </wp:positionH>
            <wp:positionV relativeFrom="page">
              <wp:posOffset>4383646</wp:posOffset>
            </wp:positionV>
            <wp:extent cx="940776" cy="342900"/>
            <wp:effectExtent l="0" t="0" r="0" b="0"/>
            <wp:wrapNone/>
            <wp:docPr id="71" name="Image 71"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blue and white logo&#10;&#10;Description automatically generated"/>
                    <pic:cNvPicPr/>
                  </pic:nvPicPr>
                  <pic:blipFill>
                    <a:blip r:embed="rId38" cstate="print"/>
                    <a:stretch>
                      <a:fillRect/>
                    </a:stretch>
                  </pic:blipFill>
                  <pic:spPr>
                    <a:xfrm>
                      <a:off x="0" y="0"/>
                      <a:ext cx="940776" cy="342900"/>
                    </a:xfrm>
                    <a:prstGeom prst="rect">
                      <a:avLst/>
                    </a:prstGeom>
                  </pic:spPr>
                </pic:pic>
              </a:graphicData>
            </a:graphic>
          </wp:anchor>
        </w:drawing>
      </w:r>
      <w:r w:rsidRPr="00A84823">
        <w:rPr>
          <w:rFonts w:ascii="Calibri Light"/>
          <w:sz w:val="88"/>
          <w:lang w:val="fr-FR"/>
        </w:rPr>
        <w:t>Financement</w:t>
      </w:r>
      <w:r w:rsidRPr="00A84823">
        <w:rPr>
          <w:rFonts w:ascii="Calibri Light"/>
          <w:spacing w:val="-7"/>
          <w:sz w:val="88"/>
          <w:lang w:val="fr-FR"/>
        </w:rPr>
        <w:t xml:space="preserve"> </w:t>
      </w:r>
      <w:r w:rsidRPr="00A84823">
        <w:rPr>
          <w:rFonts w:ascii="Calibri Light"/>
          <w:sz w:val="88"/>
          <w:lang w:val="fr-FR"/>
        </w:rPr>
        <w:t>des</w:t>
      </w:r>
      <w:r w:rsidRPr="00A84823">
        <w:rPr>
          <w:rFonts w:ascii="Calibri Light"/>
          <w:spacing w:val="-7"/>
          <w:sz w:val="88"/>
          <w:lang w:val="fr-FR"/>
        </w:rPr>
        <w:t xml:space="preserve"> </w:t>
      </w:r>
      <w:proofErr w:type="spellStart"/>
      <w:r w:rsidRPr="00A84823">
        <w:rPr>
          <w:rFonts w:ascii="Calibri Light"/>
          <w:spacing w:val="-2"/>
          <w:sz w:val="88"/>
          <w:lang w:val="fr-FR"/>
        </w:rPr>
        <w:t>Hopitaux</w:t>
      </w:r>
      <w:proofErr w:type="spellEnd"/>
    </w:p>
    <w:p w14:paraId="37CAF037" w14:textId="77777777" w:rsidR="00314A1D" w:rsidRPr="00A84823" w:rsidRDefault="00314A1D" w:rsidP="00314A1D">
      <w:pPr>
        <w:spacing w:before="126"/>
        <w:ind w:right="1690"/>
        <w:jc w:val="center"/>
        <w:rPr>
          <w:sz w:val="28"/>
          <w:lang w:val="fr-FR"/>
        </w:rPr>
      </w:pPr>
      <w:r>
        <w:rPr>
          <w:noProof/>
        </w:rPr>
        <w:drawing>
          <wp:anchor distT="0" distB="0" distL="0" distR="0" simplePos="0" relativeHeight="251669504" behindDoc="1" locked="0" layoutInCell="1" allowOverlap="1" wp14:anchorId="2B956F81" wp14:editId="1EE373B1">
            <wp:simplePos x="0" y="0"/>
            <wp:positionH relativeFrom="page">
              <wp:posOffset>1384635</wp:posOffset>
            </wp:positionH>
            <wp:positionV relativeFrom="paragraph">
              <wp:posOffset>911130</wp:posOffset>
            </wp:positionV>
            <wp:extent cx="940775" cy="342900"/>
            <wp:effectExtent l="0" t="0" r="0" b="0"/>
            <wp:wrapNone/>
            <wp:docPr id="72" name="Image 72"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blue and white logo&#10;&#10;Description automatically generated"/>
                    <pic:cNvPicPr/>
                  </pic:nvPicPr>
                  <pic:blipFill>
                    <a:blip r:embed="rId38" cstate="print"/>
                    <a:stretch>
                      <a:fillRect/>
                    </a:stretch>
                  </pic:blipFill>
                  <pic:spPr>
                    <a:xfrm>
                      <a:off x="0" y="0"/>
                      <a:ext cx="940775" cy="342900"/>
                    </a:xfrm>
                    <a:prstGeom prst="rect">
                      <a:avLst/>
                    </a:prstGeom>
                  </pic:spPr>
                </pic:pic>
              </a:graphicData>
            </a:graphic>
          </wp:anchor>
        </w:drawing>
      </w:r>
      <w:r w:rsidRPr="00A84823">
        <w:rPr>
          <w:color w:val="595959"/>
          <w:sz w:val="28"/>
          <w:lang w:val="fr-FR"/>
        </w:rPr>
        <w:t>ENTREES</w:t>
      </w:r>
      <w:r w:rsidRPr="00A84823">
        <w:rPr>
          <w:color w:val="595959"/>
          <w:spacing w:val="-10"/>
          <w:sz w:val="28"/>
          <w:lang w:val="fr-FR"/>
        </w:rPr>
        <w:t xml:space="preserve"> </w:t>
      </w:r>
      <w:r w:rsidRPr="00A84823">
        <w:rPr>
          <w:color w:val="595959"/>
          <w:sz w:val="28"/>
          <w:lang w:val="fr-FR"/>
        </w:rPr>
        <w:t>FINANCIERES</w:t>
      </w:r>
      <w:r w:rsidRPr="00A84823">
        <w:rPr>
          <w:color w:val="595959"/>
          <w:spacing w:val="-9"/>
          <w:sz w:val="28"/>
          <w:lang w:val="fr-FR"/>
        </w:rPr>
        <w:t xml:space="preserve"> </w:t>
      </w:r>
      <w:r w:rsidRPr="00A84823">
        <w:rPr>
          <w:color w:val="595959"/>
          <w:spacing w:val="-2"/>
          <w:sz w:val="28"/>
          <w:lang w:val="fr-FR"/>
        </w:rPr>
        <w:t>HOPITAUX</w:t>
      </w:r>
    </w:p>
    <w:p w14:paraId="7F6E4A70" w14:textId="77777777" w:rsidR="00314A1D" w:rsidRPr="00A84823" w:rsidRDefault="00314A1D" w:rsidP="00314A1D">
      <w:pPr>
        <w:pStyle w:val="BodyText"/>
        <w:rPr>
          <w:sz w:val="20"/>
          <w:lang w:val="fr-FR"/>
        </w:rPr>
      </w:pPr>
    </w:p>
    <w:p w14:paraId="452AB06F" w14:textId="77777777" w:rsidR="00314A1D" w:rsidRPr="00A84823" w:rsidRDefault="00314A1D" w:rsidP="00314A1D">
      <w:pPr>
        <w:pStyle w:val="BodyText"/>
        <w:spacing w:before="205"/>
        <w:rPr>
          <w:sz w:val="20"/>
          <w:lang w:val="fr-FR"/>
        </w:rPr>
      </w:pPr>
      <w:r>
        <w:rPr>
          <w:noProof/>
        </w:rPr>
        <mc:AlternateContent>
          <mc:Choice Requires="wpg">
            <w:drawing>
              <wp:anchor distT="0" distB="0" distL="0" distR="0" simplePos="0" relativeHeight="251675648" behindDoc="1" locked="0" layoutInCell="1" allowOverlap="1" wp14:anchorId="16DA2040" wp14:editId="4913EDA6">
                <wp:simplePos x="0" y="0"/>
                <wp:positionH relativeFrom="page">
                  <wp:posOffset>949638</wp:posOffset>
                </wp:positionH>
                <wp:positionV relativeFrom="paragraph">
                  <wp:posOffset>301041</wp:posOffset>
                </wp:positionV>
                <wp:extent cx="6633845" cy="396684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3845" cy="3966845"/>
                          <a:chOff x="0" y="0"/>
                          <a:chExt cx="6633845" cy="3966845"/>
                        </a:xfrm>
                      </wpg:grpSpPr>
                      <wps:wsp>
                        <wps:cNvPr id="74" name="Graphic 74"/>
                        <wps:cNvSpPr/>
                        <wps:spPr>
                          <a:xfrm>
                            <a:off x="4659636" y="9527"/>
                            <a:ext cx="1974214" cy="3495040"/>
                          </a:xfrm>
                          <a:custGeom>
                            <a:avLst/>
                            <a:gdLst/>
                            <a:ahLst/>
                            <a:cxnLst/>
                            <a:rect l="l" t="t" r="r" b="b"/>
                            <a:pathLst>
                              <a:path w="1974214" h="3495040">
                                <a:moveTo>
                                  <a:pt x="0" y="0"/>
                                </a:moveTo>
                                <a:lnTo>
                                  <a:pt x="0" y="1973747"/>
                                </a:lnTo>
                                <a:lnTo>
                                  <a:pt x="1258114" y="3494545"/>
                                </a:lnTo>
                                <a:lnTo>
                                  <a:pt x="1296495" y="3461962"/>
                                </a:lnTo>
                                <a:lnTo>
                                  <a:pt x="1333931" y="3428506"/>
                                </a:lnTo>
                                <a:lnTo>
                                  <a:pt x="1370412" y="3394197"/>
                                </a:lnTo>
                                <a:lnTo>
                                  <a:pt x="1405928" y="3359058"/>
                                </a:lnTo>
                                <a:lnTo>
                                  <a:pt x="1440470" y="3323109"/>
                                </a:lnTo>
                                <a:lnTo>
                                  <a:pt x="1474026" y="3286372"/>
                                </a:lnTo>
                                <a:lnTo>
                                  <a:pt x="1506588" y="3248869"/>
                                </a:lnTo>
                                <a:lnTo>
                                  <a:pt x="1538145" y="3210619"/>
                                </a:lnTo>
                                <a:lnTo>
                                  <a:pt x="1568687" y="3171645"/>
                                </a:lnTo>
                                <a:lnTo>
                                  <a:pt x="1598203" y="3131969"/>
                                </a:lnTo>
                                <a:lnTo>
                                  <a:pt x="1626685" y="3091610"/>
                                </a:lnTo>
                                <a:lnTo>
                                  <a:pt x="1654122" y="3050591"/>
                                </a:lnTo>
                                <a:lnTo>
                                  <a:pt x="1680504" y="3008932"/>
                                </a:lnTo>
                                <a:lnTo>
                                  <a:pt x="1705821" y="2966656"/>
                                </a:lnTo>
                                <a:lnTo>
                                  <a:pt x="1730063" y="2923782"/>
                                </a:lnTo>
                                <a:lnTo>
                                  <a:pt x="1753220" y="2880333"/>
                                </a:lnTo>
                                <a:lnTo>
                                  <a:pt x="1775282" y="2836330"/>
                                </a:lnTo>
                                <a:lnTo>
                                  <a:pt x="1796239" y="2791794"/>
                                </a:lnTo>
                                <a:lnTo>
                                  <a:pt x="1816082" y="2746747"/>
                                </a:lnTo>
                                <a:lnTo>
                                  <a:pt x="1834799" y="2701209"/>
                                </a:lnTo>
                                <a:lnTo>
                                  <a:pt x="1852381" y="2655201"/>
                                </a:lnTo>
                                <a:lnTo>
                                  <a:pt x="1868818" y="2608746"/>
                                </a:lnTo>
                                <a:lnTo>
                                  <a:pt x="1884100" y="2561864"/>
                                </a:lnTo>
                                <a:lnTo>
                                  <a:pt x="1898216" y="2514577"/>
                                </a:lnTo>
                                <a:lnTo>
                                  <a:pt x="1911158" y="2466906"/>
                                </a:lnTo>
                                <a:lnTo>
                                  <a:pt x="1922915" y="2418872"/>
                                </a:lnTo>
                                <a:lnTo>
                                  <a:pt x="1933477" y="2370496"/>
                                </a:lnTo>
                                <a:lnTo>
                                  <a:pt x="1942833" y="2321800"/>
                                </a:lnTo>
                                <a:lnTo>
                                  <a:pt x="1950975" y="2272805"/>
                                </a:lnTo>
                                <a:lnTo>
                                  <a:pt x="1957891" y="2223533"/>
                                </a:lnTo>
                                <a:lnTo>
                                  <a:pt x="1963573" y="2174003"/>
                                </a:lnTo>
                                <a:lnTo>
                                  <a:pt x="1968009" y="2124239"/>
                                </a:lnTo>
                                <a:lnTo>
                                  <a:pt x="1971190" y="2074261"/>
                                </a:lnTo>
                                <a:lnTo>
                                  <a:pt x="1973106" y="2024090"/>
                                </a:lnTo>
                                <a:lnTo>
                                  <a:pt x="1973747" y="1973747"/>
                                </a:lnTo>
                                <a:lnTo>
                                  <a:pt x="1973176" y="1925792"/>
                                </a:lnTo>
                                <a:lnTo>
                                  <a:pt x="1971471" y="1878117"/>
                                </a:lnTo>
                                <a:lnTo>
                                  <a:pt x="1968645" y="1830736"/>
                                </a:lnTo>
                                <a:lnTo>
                                  <a:pt x="1964712" y="1783662"/>
                                </a:lnTo>
                                <a:lnTo>
                                  <a:pt x="1959683" y="1736907"/>
                                </a:lnTo>
                                <a:lnTo>
                                  <a:pt x="1953573" y="1690485"/>
                                </a:lnTo>
                                <a:lnTo>
                                  <a:pt x="1946393" y="1644408"/>
                                </a:lnTo>
                                <a:lnTo>
                                  <a:pt x="1938157" y="1598689"/>
                                </a:lnTo>
                                <a:lnTo>
                                  <a:pt x="1928878" y="1553341"/>
                                </a:lnTo>
                                <a:lnTo>
                                  <a:pt x="1918569" y="1508378"/>
                                </a:lnTo>
                                <a:lnTo>
                                  <a:pt x="1907242" y="1463812"/>
                                </a:lnTo>
                                <a:lnTo>
                                  <a:pt x="1894911" y="1419655"/>
                                </a:lnTo>
                                <a:lnTo>
                                  <a:pt x="1881588" y="1375922"/>
                                </a:lnTo>
                                <a:lnTo>
                                  <a:pt x="1867287" y="1332624"/>
                                </a:lnTo>
                                <a:lnTo>
                                  <a:pt x="1852020" y="1289775"/>
                                </a:lnTo>
                                <a:lnTo>
                                  <a:pt x="1835800" y="1247388"/>
                                </a:lnTo>
                                <a:lnTo>
                                  <a:pt x="1818640" y="1205475"/>
                                </a:lnTo>
                                <a:lnTo>
                                  <a:pt x="1800554" y="1164050"/>
                                </a:lnTo>
                                <a:lnTo>
                                  <a:pt x="1781553" y="1123125"/>
                                </a:lnTo>
                                <a:lnTo>
                                  <a:pt x="1761651" y="1082714"/>
                                </a:lnTo>
                                <a:lnTo>
                                  <a:pt x="1740861" y="1042829"/>
                                </a:lnTo>
                                <a:lnTo>
                                  <a:pt x="1719196" y="1003483"/>
                                </a:lnTo>
                                <a:lnTo>
                                  <a:pt x="1696668" y="964689"/>
                                </a:lnTo>
                                <a:lnTo>
                                  <a:pt x="1673292" y="926461"/>
                                </a:lnTo>
                                <a:lnTo>
                                  <a:pt x="1649078" y="888810"/>
                                </a:lnTo>
                                <a:lnTo>
                                  <a:pt x="1624041" y="851751"/>
                                </a:lnTo>
                                <a:lnTo>
                                  <a:pt x="1598194" y="815295"/>
                                </a:lnTo>
                                <a:lnTo>
                                  <a:pt x="1571549" y="779456"/>
                                </a:lnTo>
                                <a:lnTo>
                                  <a:pt x="1544119" y="744246"/>
                                </a:lnTo>
                                <a:lnTo>
                                  <a:pt x="1515917" y="709679"/>
                                </a:lnTo>
                                <a:lnTo>
                                  <a:pt x="1486956" y="675768"/>
                                </a:lnTo>
                                <a:lnTo>
                                  <a:pt x="1457249" y="642525"/>
                                </a:lnTo>
                                <a:lnTo>
                                  <a:pt x="1426810" y="609964"/>
                                </a:lnTo>
                                <a:lnTo>
                                  <a:pt x="1395650" y="578097"/>
                                </a:lnTo>
                                <a:lnTo>
                                  <a:pt x="1363782" y="546937"/>
                                </a:lnTo>
                                <a:lnTo>
                                  <a:pt x="1331221" y="516497"/>
                                </a:lnTo>
                                <a:lnTo>
                                  <a:pt x="1297978" y="486790"/>
                                </a:lnTo>
                                <a:lnTo>
                                  <a:pt x="1264067" y="457829"/>
                                </a:lnTo>
                                <a:lnTo>
                                  <a:pt x="1229500" y="429628"/>
                                </a:lnTo>
                                <a:lnTo>
                                  <a:pt x="1194291" y="402198"/>
                                </a:lnTo>
                                <a:lnTo>
                                  <a:pt x="1158451" y="375552"/>
                                </a:lnTo>
                                <a:lnTo>
                                  <a:pt x="1121996" y="349705"/>
                                </a:lnTo>
                                <a:lnTo>
                                  <a:pt x="1084936" y="324668"/>
                                </a:lnTo>
                                <a:lnTo>
                                  <a:pt x="1047285" y="300455"/>
                                </a:lnTo>
                                <a:lnTo>
                                  <a:pt x="1009057" y="277078"/>
                                </a:lnTo>
                                <a:lnTo>
                                  <a:pt x="970263" y="254550"/>
                                </a:lnTo>
                                <a:lnTo>
                                  <a:pt x="930917" y="232885"/>
                                </a:lnTo>
                                <a:lnTo>
                                  <a:pt x="891032" y="212095"/>
                                </a:lnTo>
                                <a:lnTo>
                                  <a:pt x="850621" y="192194"/>
                                </a:lnTo>
                                <a:lnTo>
                                  <a:pt x="809696" y="173193"/>
                                </a:lnTo>
                                <a:lnTo>
                                  <a:pt x="768271" y="155106"/>
                                </a:lnTo>
                                <a:lnTo>
                                  <a:pt x="726358" y="137947"/>
                                </a:lnTo>
                                <a:lnTo>
                                  <a:pt x="683971" y="121727"/>
                                </a:lnTo>
                                <a:lnTo>
                                  <a:pt x="641122" y="106460"/>
                                </a:lnTo>
                                <a:lnTo>
                                  <a:pt x="597824" y="92158"/>
                                </a:lnTo>
                                <a:lnTo>
                                  <a:pt x="554091" y="78835"/>
                                </a:lnTo>
                                <a:lnTo>
                                  <a:pt x="509935" y="66504"/>
                                </a:lnTo>
                                <a:lnTo>
                                  <a:pt x="465368" y="55177"/>
                                </a:lnTo>
                                <a:lnTo>
                                  <a:pt x="420405" y="44868"/>
                                </a:lnTo>
                                <a:lnTo>
                                  <a:pt x="375057" y="35589"/>
                                </a:lnTo>
                                <a:lnTo>
                                  <a:pt x="329339" y="27353"/>
                                </a:lnTo>
                                <a:lnTo>
                                  <a:pt x="283262" y="20174"/>
                                </a:lnTo>
                                <a:lnTo>
                                  <a:pt x="236839" y="14063"/>
                                </a:lnTo>
                                <a:lnTo>
                                  <a:pt x="190084" y="9035"/>
                                </a:lnTo>
                                <a:lnTo>
                                  <a:pt x="143010" y="5101"/>
                                </a:lnTo>
                                <a:lnTo>
                                  <a:pt x="95629" y="2276"/>
                                </a:lnTo>
                                <a:lnTo>
                                  <a:pt x="47955" y="571"/>
                                </a:lnTo>
                                <a:lnTo>
                                  <a:pt x="0" y="0"/>
                                </a:lnTo>
                                <a:close/>
                              </a:path>
                            </a:pathLst>
                          </a:custGeom>
                          <a:solidFill>
                            <a:srgbClr val="4472C4"/>
                          </a:solidFill>
                        </wps:spPr>
                        <wps:bodyPr wrap="square" lIns="0" tIns="0" rIns="0" bIns="0" rtlCol="0">
                          <a:prstTxWarp prst="textNoShape">
                            <a:avLst/>
                          </a:prstTxWarp>
                          <a:noAutofit/>
                        </wps:bodyPr>
                      </wps:wsp>
                      <wps:wsp>
                        <wps:cNvPr id="75" name="Graphic 75"/>
                        <wps:cNvSpPr/>
                        <wps:spPr>
                          <a:xfrm>
                            <a:off x="2685900" y="1373354"/>
                            <a:ext cx="3232150" cy="2583815"/>
                          </a:xfrm>
                          <a:custGeom>
                            <a:avLst/>
                            <a:gdLst/>
                            <a:ahLst/>
                            <a:cxnLst/>
                            <a:rect l="l" t="t" r="r" b="b"/>
                            <a:pathLst>
                              <a:path w="3232150" h="2583815">
                                <a:moveTo>
                                  <a:pt x="96588" y="0"/>
                                </a:moveTo>
                                <a:lnTo>
                                  <a:pt x="81922" y="47128"/>
                                </a:lnTo>
                                <a:lnTo>
                                  <a:pt x="68477" y="94457"/>
                                </a:lnTo>
                                <a:lnTo>
                                  <a:pt x="56248" y="141965"/>
                                </a:lnTo>
                                <a:lnTo>
                                  <a:pt x="45233" y="189631"/>
                                </a:lnTo>
                                <a:lnTo>
                                  <a:pt x="35427" y="237433"/>
                                </a:lnTo>
                                <a:lnTo>
                                  <a:pt x="26825" y="285349"/>
                                </a:lnTo>
                                <a:lnTo>
                                  <a:pt x="19423" y="333358"/>
                                </a:lnTo>
                                <a:lnTo>
                                  <a:pt x="13219" y="381440"/>
                                </a:lnTo>
                                <a:lnTo>
                                  <a:pt x="8206" y="429571"/>
                                </a:lnTo>
                                <a:lnTo>
                                  <a:pt x="4382" y="477731"/>
                                </a:lnTo>
                                <a:lnTo>
                                  <a:pt x="1743" y="525899"/>
                                </a:lnTo>
                                <a:lnTo>
                                  <a:pt x="283" y="574053"/>
                                </a:lnTo>
                                <a:lnTo>
                                  <a:pt x="0" y="622171"/>
                                </a:lnTo>
                                <a:lnTo>
                                  <a:pt x="888" y="670233"/>
                                </a:lnTo>
                                <a:lnTo>
                                  <a:pt x="2944" y="718216"/>
                                </a:lnTo>
                                <a:lnTo>
                                  <a:pt x="6164" y="766099"/>
                                </a:lnTo>
                                <a:lnTo>
                                  <a:pt x="10544" y="813861"/>
                                </a:lnTo>
                                <a:lnTo>
                                  <a:pt x="16080" y="861481"/>
                                </a:lnTo>
                                <a:lnTo>
                                  <a:pt x="22767" y="908936"/>
                                </a:lnTo>
                                <a:lnTo>
                                  <a:pt x="30601" y="956206"/>
                                </a:lnTo>
                                <a:lnTo>
                                  <a:pt x="39579" y="1003269"/>
                                </a:lnTo>
                                <a:lnTo>
                                  <a:pt x="49696" y="1050103"/>
                                </a:lnTo>
                                <a:lnTo>
                                  <a:pt x="60948" y="1096687"/>
                                </a:lnTo>
                                <a:lnTo>
                                  <a:pt x="73331" y="1143000"/>
                                </a:lnTo>
                                <a:lnTo>
                                  <a:pt x="86841" y="1189021"/>
                                </a:lnTo>
                                <a:lnTo>
                                  <a:pt x="101474" y="1234727"/>
                                </a:lnTo>
                                <a:lnTo>
                                  <a:pt x="117226" y="1280097"/>
                                </a:lnTo>
                                <a:lnTo>
                                  <a:pt x="134092" y="1325111"/>
                                </a:lnTo>
                                <a:lnTo>
                                  <a:pt x="152070" y="1369746"/>
                                </a:lnTo>
                                <a:lnTo>
                                  <a:pt x="171153" y="1413981"/>
                                </a:lnTo>
                                <a:lnTo>
                                  <a:pt x="191339" y="1457794"/>
                                </a:lnTo>
                                <a:lnTo>
                                  <a:pt x="212624" y="1501165"/>
                                </a:lnTo>
                                <a:lnTo>
                                  <a:pt x="235003" y="1544071"/>
                                </a:lnTo>
                                <a:lnTo>
                                  <a:pt x="258471" y="1586492"/>
                                </a:lnTo>
                                <a:lnTo>
                                  <a:pt x="283026" y="1628405"/>
                                </a:lnTo>
                                <a:lnTo>
                                  <a:pt x="308663" y="1669790"/>
                                </a:lnTo>
                                <a:lnTo>
                                  <a:pt x="335378" y="1710625"/>
                                </a:lnTo>
                                <a:lnTo>
                                  <a:pt x="363167" y="1750888"/>
                                </a:lnTo>
                                <a:lnTo>
                                  <a:pt x="392025" y="1790559"/>
                                </a:lnTo>
                                <a:lnTo>
                                  <a:pt x="421949" y="1829615"/>
                                </a:lnTo>
                                <a:lnTo>
                                  <a:pt x="452935" y="1868035"/>
                                </a:lnTo>
                                <a:lnTo>
                                  <a:pt x="483943" y="1904621"/>
                                </a:lnTo>
                                <a:lnTo>
                                  <a:pt x="515645" y="1940268"/>
                                </a:lnTo>
                                <a:lnTo>
                                  <a:pt x="548024" y="1974975"/>
                                </a:lnTo>
                                <a:lnTo>
                                  <a:pt x="581061" y="2008739"/>
                                </a:lnTo>
                                <a:lnTo>
                                  <a:pt x="614739" y="2041559"/>
                                </a:lnTo>
                                <a:lnTo>
                                  <a:pt x="649038" y="2073433"/>
                                </a:lnTo>
                                <a:lnTo>
                                  <a:pt x="683940" y="2104359"/>
                                </a:lnTo>
                                <a:lnTo>
                                  <a:pt x="719428" y="2134337"/>
                                </a:lnTo>
                                <a:lnTo>
                                  <a:pt x="755484" y="2163363"/>
                                </a:lnTo>
                                <a:lnTo>
                                  <a:pt x="792088" y="2191436"/>
                                </a:lnTo>
                                <a:lnTo>
                                  <a:pt x="829223" y="2218555"/>
                                </a:lnTo>
                                <a:lnTo>
                                  <a:pt x="866871" y="2244718"/>
                                </a:lnTo>
                                <a:lnTo>
                                  <a:pt x="905013" y="2269923"/>
                                </a:lnTo>
                                <a:lnTo>
                                  <a:pt x="943631" y="2294169"/>
                                </a:lnTo>
                                <a:lnTo>
                                  <a:pt x="982708" y="2317453"/>
                                </a:lnTo>
                                <a:lnTo>
                                  <a:pt x="1022224" y="2339774"/>
                                </a:lnTo>
                                <a:lnTo>
                                  <a:pt x="1062162" y="2361130"/>
                                </a:lnTo>
                                <a:lnTo>
                                  <a:pt x="1102504" y="2381520"/>
                                </a:lnTo>
                                <a:lnTo>
                                  <a:pt x="1143230" y="2400941"/>
                                </a:lnTo>
                                <a:lnTo>
                                  <a:pt x="1184324" y="2419393"/>
                                </a:lnTo>
                                <a:lnTo>
                                  <a:pt x="1225767" y="2436873"/>
                                </a:lnTo>
                                <a:lnTo>
                                  <a:pt x="1267540" y="2453379"/>
                                </a:lnTo>
                                <a:lnTo>
                                  <a:pt x="1309626" y="2468911"/>
                                </a:lnTo>
                                <a:lnTo>
                                  <a:pt x="1352006" y="2483466"/>
                                </a:lnTo>
                                <a:lnTo>
                                  <a:pt x="1394662" y="2497042"/>
                                </a:lnTo>
                                <a:lnTo>
                                  <a:pt x="1437576" y="2509638"/>
                                </a:lnTo>
                                <a:lnTo>
                                  <a:pt x="1480730" y="2521252"/>
                                </a:lnTo>
                                <a:lnTo>
                                  <a:pt x="1524105" y="2531882"/>
                                </a:lnTo>
                                <a:lnTo>
                                  <a:pt x="1567683" y="2541527"/>
                                </a:lnTo>
                                <a:lnTo>
                                  <a:pt x="1611447" y="2550184"/>
                                </a:lnTo>
                                <a:lnTo>
                                  <a:pt x="1655378" y="2557853"/>
                                </a:lnTo>
                                <a:lnTo>
                                  <a:pt x="1699457" y="2564531"/>
                                </a:lnTo>
                                <a:lnTo>
                                  <a:pt x="1743666" y="2570217"/>
                                </a:lnTo>
                                <a:lnTo>
                                  <a:pt x="1787989" y="2574909"/>
                                </a:lnTo>
                                <a:lnTo>
                                  <a:pt x="1832405" y="2578606"/>
                                </a:lnTo>
                                <a:lnTo>
                                  <a:pt x="1876897" y="2581305"/>
                                </a:lnTo>
                                <a:lnTo>
                                  <a:pt x="1921447" y="2583004"/>
                                </a:lnTo>
                                <a:lnTo>
                                  <a:pt x="1966036" y="2583703"/>
                                </a:lnTo>
                                <a:lnTo>
                                  <a:pt x="2010647" y="2583399"/>
                                </a:lnTo>
                                <a:lnTo>
                                  <a:pt x="2055261" y="2582091"/>
                                </a:lnTo>
                                <a:lnTo>
                                  <a:pt x="2099859" y="2579777"/>
                                </a:lnTo>
                                <a:lnTo>
                                  <a:pt x="2144425" y="2576455"/>
                                </a:lnTo>
                                <a:lnTo>
                                  <a:pt x="2188939" y="2572123"/>
                                </a:lnTo>
                                <a:lnTo>
                                  <a:pt x="2233384" y="2566780"/>
                                </a:lnTo>
                                <a:lnTo>
                                  <a:pt x="2277740" y="2560425"/>
                                </a:lnTo>
                                <a:lnTo>
                                  <a:pt x="2321991" y="2553055"/>
                                </a:lnTo>
                                <a:lnTo>
                                  <a:pt x="2366117" y="2544668"/>
                                </a:lnTo>
                                <a:lnTo>
                                  <a:pt x="2410101" y="2535263"/>
                                </a:lnTo>
                                <a:lnTo>
                                  <a:pt x="2453924" y="2524839"/>
                                </a:lnTo>
                                <a:lnTo>
                                  <a:pt x="2497569" y="2513392"/>
                                </a:lnTo>
                                <a:lnTo>
                                  <a:pt x="2541016" y="2500923"/>
                                </a:lnTo>
                                <a:lnTo>
                                  <a:pt x="2584249" y="2487429"/>
                                </a:lnTo>
                                <a:lnTo>
                                  <a:pt x="2627248" y="2472908"/>
                                </a:lnTo>
                                <a:lnTo>
                                  <a:pt x="2669995" y="2457358"/>
                                </a:lnTo>
                                <a:lnTo>
                                  <a:pt x="2712472" y="2440779"/>
                                </a:lnTo>
                                <a:lnTo>
                                  <a:pt x="2754662" y="2423167"/>
                                </a:lnTo>
                                <a:lnTo>
                                  <a:pt x="2796545" y="2404523"/>
                                </a:lnTo>
                                <a:lnTo>
                                  <a:pt x="2838104" y="2384842"/>
                                </a:lnTo>
                                <a:lnTo>
                                  <a:pt x="2879320" y="2364125"/>
                                </a:lnTo>
                                <a:lnTo>
                                  <a:pt x="2920176" y="2342369"/>
                                </a:lnTo>
                                <a:lnTo>
                                  <a:pt x="2960652" y="2319573"/>
                                </a:lnTo>
                                <a:lnTo>
                                  <a:pt x="3000732" y="2295734"/>
                                </a:lnTo>
                                <a:lnTo>
                                  <a:pt x="3040396" y="2270851"/>
                                </a:lnTo>
                                <a:lnTo>
                                  <a:pt x="3079626" y="2244923"/>
                                </a:lnTo>
                                <a:lnTo>
                                  <a:pt x="3118405" y="2217948"/>
                                </a:lnTo>
                                <a:lnTo>
                                  <a:pt x="3156714" y="2189923"/>
                                </a:lnTo>
                                <a:lnTo>
                                  <a:pt x="3194534" y="2160848"/>
                                </a:lnTo>
                                <a:lnTo>
                                  <a:pt x="3231848" y="2130720"/>
                                </a:lnTo>
                                <a:lnTo>
                                  <a:pt x="1973736" y="609920"/>
                                </a:lnTo>
                                <a:lnTo>
                                  <a:pt x="96588" y="0"/>
                                </a:lnTo>
                                <a:close/>
                              </a:path>
                            </a:pathLst>
                          </a:custGeom>
                          <a:solidFill>
                            <a:srgbClr val="ED7D31"/>
                          </a:solidFill>
                        </wps:spPr>
                        <wps:bodyPr wrap="square" lIns="0" tIns="0" rIns="0" bIns="0" rtlCol="0">
                          <a:prstTxWarp prst="textNoShape">
                            <a:avLst/>
                          </a:prstTxWarp>
                          <a:noAutofit/>
                        </wps:bodyPr>
                      </wps:wsp>
                      <wps:wsp>
                        <wps:cNvPr id="76" name="Graphic 76"/>
                        <wps:cNvSpPr/>
                        <wps:spPr>
                          <a:xfrm>
                            <a:off x="2685900" y="1373355"/>
                            <a:ext cx="3232150" cy="2583815"/>
                          </a:xfrm>
                          <a:custGeom>
                            <a:avLst/>
                            <a:gdLst/>
                            <a:ahLst/>
                            <a:cxnLst/>
                            <a:rect l="l" t="t" r="r" b="b"/>
                            <a:pathLst>
                              <a:path w="3232150" h="2583815">
                                <a:moveTo>
                                  <a:pt x="3231849" y="2130721"/>
                                </a:moveTo>
                                <a:lnTo>
                                  <a:pt x="3194534" y="2160848"/>
                                </a:lnTo>
                                <a:lnTo>
                                  <a:pt x="3156714" y="2189924"/>
                                </a:lnTo>
                                <a:lnTo>
                                  <a:pt x="3118405" y="2217948"/>
                                </a:lnTo>
                                <a:lnTo>
                                  <a:pt x="3079626" y="2244923"/>
                                </a:lnTo>
                                <a:lnTo>
                                  <a:pt x="3040396" y="2270852"/>
                                </a:lnTo>
                                <a:lnTo>
                                  <a:pt x="3000732" y="2295734"/>
                                </a:lnTo>
                                <a:lnTo>
                                  <a:pt x="2960652" y="2319573"/>
                                </a:lnTo>
                                <a:lnTo>
                                  <a:pt x="2920176" y="2342369"/>
                                </a:lnTo>
                                <a:lnTo>
                                  <a:pt x="2879320" y="2364125"/>
                                </a:lnTo>
                                <a:lnTo>
                                  <a:pt x="2838104" y="2384842"/>
                                </a:lnTo>
                                <a:lnTo>
                                  <a:pt x="2796545" y="2404523"/>
                                </a:lnTo>
                                <a:lnTo>
                                  <a:pt x="2754662" y="2423168"/>
                                </a:lnTo>
                                <a:lnTo>
                                  <a:pt x="2712472" y="2440779"/>
                                </a:lnTo>
                                <a:lnTo>
                                  <a:pt x="2669995" y="2457359"/>
                                </a:lnTo>
                                <a:lnTo>
                                  <a:pt x="2627247" y="2472908"/>
                                </a:lnTo>
                                <a:lnTo>
                                  <a:pt x="2584248" y="2487429"/>
                                </a:lnTo>
                                <a:lnTo>
                                  <a:pt x="2541016" y="2500923"/>
                                </a:lnTo>
                                <a:lnTo>
                                  <a:pt x="2497569" y="2513393"/>
                                </a:lnTo>
                                <a:lnTo>
                                  <a:pt x="2453924" y="2524839"/>
                                </a:lnTo>
                                <a:lnTo>
                                  <a:pt x="2410101" y="2535263"/>
                                </a:lnTo>
                                <a:lnTo>
                                  <a:pt x="2366117" y="2544668"/>
                                </a:lnTo>
                                <a:lnTo>
                                  <a:pt x="2321991" y="2553055"/>
                                </a:lnTo>
                                <a:lnTo>
                                  <a:pt x="2277740" y="2560425"/>
                                </a:lnTo>
                                <a:lnTo>
                                  <a:pt x="2233383" y="2566781"/>
                                </a:lnTo>
                                <a:lnTo>
                                  <a:pt x="2188939" y="2572123"/>
                                </a:lnTo>
                                <a:lnTo>
                                  <a:pt x="2144425" y="2576455"/>
                                </a:lnTo>
                                <a:lnTo>
                                  <a:pt x="2099859" y="2579777"/>
                                </a:lnTo>
                                <a:lnTo>
                                  <a:pt x="2055260" y="2582091"/>
                                </a:lnTo>
                                <a:lnTo>
                                  <a:pt x="2010646" y="2583399"/>
                                </a:lnTo>
                                <a:lnTo>
                                  <a:pt x="1966036" y="2583703"/>
                                </a:lnTo>
                                <a:lnTo>
                                  <a:pt x="1921446" y="2583004"/>
                                </a:lnTo>
                                <a:lnTo>
                                  <a:pt x="1876897" y="2581305"/>
                                </a:lnTo>
                                <a:lnTo>
                                  <a:pt x="1832404" y="2578606"/>
                                </a:lnTo>
                                <a:lnTo>
                                  <a:pt x="1787988" y="2574910"/>
                                </a:lnTo>
                                <a:lnTo>
                                  <a:pt x="1743666" y="2570218"/>
                                </a:lnTo>
                                <a:lnTo>
                                  <a:pt x="1699456" y="2564532"/>
                                </a:lnTo>
                                <a:lnTo>
                                  <a:pt x="1655377" y="2557853"/>
                                </a:lnTo>
                                <a:lnTo>
                                  <a:pt x="1611447" y="2550185"/>
                                </a:lnTo>
                                <a:lnTo>
                                  <a:pt x="1567683" y="2541527"/>
                                </a:lnTo>
                                <a:lnTo>
                                  <a:pt x="1524105" y="2531882"/>
                                </a:lnTo>
                                <a:lnTo>
                                  <a:pt x="1480729" y="2521252"/>
                                </a:lnTo>
                                <a:lnTo>
                                  <a:pt x="1437576" y="2509638"/>
                                </a:lnTo>
                                <a:lnTo>
                                  <a:pt x="1394662" y="2497042"/>
                                </a:lnTo>
                                <a:lnTo>
                                  <a:pt x="1352006" y="2483466"/>
                                </a:lnTo>
                                <a:lnTo>
                                  <a:pt x="1309626" y="2468911"/>
                                </a:lnTo>
                                <a:lnTo>
                                  <a:pt x="1267540" y="2453380"/>
                                </a:lnTo>
                                <a:lnTo>
                                  <a:pt x="1225767" y="2436873"/>
                                </a:lnTo>
                                <a:lnTo>
                                  <a:pt x="1184324" y="2419393"/>
                                </a:lnTo>
                                <a:lnTo>
                                  <a:pt x="1143230" y="2400941"/>
                                </a:lnTo>
                                <a:lnTo>
                                  <a:pt x="1102504" y="2381520"/>
                                </a:lnTo>
                                <a:lnTo>
                                  <a:pt x="1062162" y="2361130"/>
                                </a:lnTo>
                                <a:lnTo>
                                  <a:pt x="1022224" y="2339774"/>
                                </a:lnTo>
                                <a:lnTo>
                                  <a:pt x="982708" y="2317453"/>
                                </a:lnTo>
                                <a:lnTo>
                                  <a:pt x="943632" y="2294169"/>
                                </a:lnTo>
                                <a:lnTo>
                                  <a:pt x="905013" y="2269924"/>
                                </a:lnTo>
                                <a:lnTo>
                                  <a:pt x="866871" y="2244719"/>
                                </a:lnTo>
                                <a:lnTo>
                                  <a:pt x="829223" y="2218556"/>
                                </a:lnTo>
                                <a:lnTo>
                                  <a:pt x="792088" y="2191437"/>
                                </a:lnTo>
                                <a:lnTo>
                                  <a:pt x="755484" y="2163363"/>
                                </a:lnTo>
                                <a:lnTo>
                                  <a:pt x="719429" y="2134337"/>
                                </a:lnTo>
                                <a:lnTo>
                                  <a:pt x="683941" y="2104360"/>
                                </a:lnTo>
                                <a:lnTo>
                                  <a:pt x="649038" y="2073433"/>
                                </a:lnTo>
                                <a:lnTo>
                                  <a:pt x="614739" y="2041559"/>
                                </a:lnTo>
                                <a:lnTo>
                                  <a:pt x="581062" y="2008739"/>
                                </a:lnTo>
                                <a:lnTo>
                                  <a:pt x="548025" y="1974975"/>
                                </a:lnTo>
                                <a:lnTo>
                                  <a:pt x="515646" y="1940269"/>
                                </a:lnTo>
                                <a:lnTo>
                                  <a:pt x="483944" y="1904622"/>
                                </a:lnTo>
                                <a:lnTo>
                                  <a:pt x="452936" y="1868036"/>
                                </a:lnTo>
                                <a:lnTo>
                                  <a:pt x="421950" y="1829615"/>
                                </a:lnTo>
                                <a:lnTo>
                                  <a:pt x="392026" y="1790559"/>
                                </a:lnTo>
                                <a:lnTo>
                                  <a:pt x="363167" y="1750889"/>
                                </a:lnTo>
                                <a:lnTo>
                                  <a:pt x="335379" y="1710626"/>
                                </a:lnTo>
                                <a:lnTo>
                                  <a:pt x="308664" y="1669791"/>
                                </a:lnTo>
                                <a:lnTo>
                                  <a:pt x="283027" y="1628406"/>
                                </a:lnTo>
                                <a:lnTo>
                                  <a:pt x="258472" y="1586492"/>
                                </a:lnTo>
                                <a:lnTo>
                                  <a:pt x="235003" y="1544072"/>
                                </a:lnTo>
                                <a:lnTo>
                                  <a:pt x="212624" y="1501165"/>
                                </a:lnTo>
                                <a:lnTo>
                                  <a:pt x="191340" y="1457795"/>
                                </a:lnTo>
                                <a:lnTo>
                                  <a:pt x="171153" y="1413981"/>
                                </a:lnTo>
                                <a:lnTo>
                                  <a:pt x="152070" y="1369746"/>
                                </a:lnTo>
                                <a:lnTo>
                                  <a:pt x="134092" y="1325111"/>
                                </a:lnTo>
                                <a:lnTo>
                                  <a:pt x="117226" y="1280098"/>
                                </a:lnTo>
                                <a:lnTo>
                                  <a:pt x="101474" y="1234727"/>
                                </a:lnTo>
                                <a:lnTo>
                                  <a:pt x="86841" y="1189021"/>
                                </a:lnTo>
                                <a:lnTo>
                                  <a:pt x="73331" y="1143001"/>
                                </a:lnTo>
                                <a:lnTo>
                                  <a:pt x="60948" y="1096688"/>
                                </a:lnTo>
                                <a:lnTo>
                                  <a:pt x="49695" y="1050103"/>
                                </a:lnTo>
                                <a:lnTo>
                                  <a:pt x="39578" y="1003269"/>
                                </a:lnTo>
                                <a:lnTo>
                                  <a:pt x="30601" y="956206"/>
                                </a:lnTo>
                                <a:lnTo>
                                  <a:pt x="22766" y="908936"/>
                                </a:lnTo>
                                <a:lnTo>
                                  <a:pt x="16079" y="861481"/>
                                </a:lnTo>
                                <a:lnTo>
                                  <a:pt x="10544" y="813861"/>
                                </a:lnTo>
                                <a:lnTo>
                                  <a:pt x="6164" y="766099"/>
                                </a:lnTo>
                                <a:lnTo>
                                  <a:pt x="2944" y="718216"/>
                                </a:lnTo>
                                <a:lnTo>
                                  <a:pt x="888" y="670233"/>
                                </a:lnTo>
                                <a:lnTo>
                                  <a:pt x="0" y="622171"/>
                                </a:lnTo>
                                <a:lnTo>
                                  <a:pt x="283" y="574053"/>
                                </a:lnTo>
                                <a:lnTo>
                                  <a:pt x="1743" y="525899"/>
                                </a:lnTo>
                                <a:lnTo>
                                  <a:pt x="4382" y="477731"/>
                                </a:lnTo>
                                <a:lnTo>
                                  <a:pt x="8206" y="429571"/>
                                </a:lnTo>
                                <a:lnTo>
                                  <a:pt x="13219" y="381440"/>
                                </a:lnTo>
                                <a:lnTo>
                                  <a:pt x="19424" y="333358"/>
                                </a:lnTo>
                                <a:lnTo>
                                  <a:pt x="26825" y="285349"/>
                                </a:lnTo>
                                <a:lnTo>
                                  <a:pt x="35427" y="237433"/>
                                </a:lnTo>
                                <a:lnTo>
                                  <a:pt x="45233" y="189631"/>
                                </a:lnTo>
                                <a:lnTo>
                                  <a:pt x="56249" y="141965"/>
                                </a:lnTo>
                                <a:lnTo>
                                  <a:pt x="68477" y="94457"/>
                                </a:lnTo>
                                <a:lnTo>
                                  <a:pt x="81922" y="47128"/>
                                </a:lnTo>
                                <a:lnTo>
                                  <a:pt x="96589" y="0"/>
                                </a:lnTo>
                                <a:lnTo>
                                  <a:pt x="1973736" y="609920"/>
                                </a:lnTo>
                                <a:lnTo>
                                  <a:pt x="3231849" y="2130721"/>
                                </a:lnTo>
                                <a:close/>
                              </a:path>
                            </a:pathLst>
                          </a:custGeom>
                          <a:ln w="19050">
                            <a:solidFill>
                              <a:srgbClr val="FFFFFF"/>
                            </a:solidFill>
                            <a:prstDash val="solid"/>
                          </a:ln>
                        </wps:spPr>
                        <wps:bodyPr wrap="square" lIns="0" tIns="0" rIns="0" bIns="0" rtlCol="0">
                          <a:prstTxWarp prst="textNoShape">
                            <a:avLst/>
                          </a:prstTxWarp>
                          <a:noAutofit/>
                        </wps:bodyPr>
                      </wps:wsp>
                      <wps:wsp>
                        <wps:cNvPr id="77" name="Graphic 77"/>
                        <wps:cNvSpPr/>
                        <wps:spPr>
                          <a:xfrm>
                            <a:off x="2782489" y="873862"/>
                            <a:ext cx="1877695" cy="1109980"/>
                          </a:xfrm>
                          <a:custGeom>
                            <a:avLst/>
                            <a:gdLst/>
                            <a:ahLst/>
                            <a:cxnLst/>
                            <a:rect l="l" t="t" r="r" b="b"/>
                            <a:pathLst>
                              <a:path w="1877695" h="1109980">
                                <a:moveTo>
                                  <a:pt x="244697" y="0"/>
                                </a:moveTo>
                                <a:lnTo>
                                  <a:pt x="216689" y="42374"/>
                                </a:lnTo>
                                <a:lnTo>
                                  <a:pt x="189801" y="85424"/>
                                </a:lnTo>
                                <a:lnTo>
                                  <a:pt x="164043" y="129125"/>
                                </a:lnTo>
                                <a:lnTo>
                                  <a:pt x="139426" y="173455"/>
                                </a:lnTo>
                                <a:lnTo>
                                  <a:pt x="115962" y="218392"/>
                                </a:lnTo>
                                <a:lnTo>
                                  <a:pt x="93662" y="263913"/>
                                </a:lnTo>
                                <a:lnTo>
                                  <a:pt x="72536" y="309995"/>
                                </a:lnTo>
                                <a:lnTo>
                                  <a:pt x="52596" y="356617"/>
                                </a:lnTo>
                                <a:lnTo>
                                  <a:pt x="33852" y="403754"/>
                                </a:lnTo>
                                <a:lnTo>
                                  <a:pt x="16316" y="451385"/>
                                </a:lnTo>
                                <a:lnTo>
                                  <a:pt x="0" y="499488"/>
                                </a:lnTo>
                                <a:lnTo>
                                  <a:pt x="1877146" y="1109412"/>
                                </a:lnTo>
                                <a:lnTo>
                                  <a:pt x="244697" y="0"/>
                                </a:lnTo>
                                <a:close/>
                              </a:path>
                            </a:pathLst>
                          </a:custGeom>
                          <a:solidFill>
                            <a:srgbClr val="A5A5A5"/>
                          </a:solidFill>
                        </wps:spPr>
                        <wps:bodyPr wrap="square" lIns="0" tIns="0" rIns="0" bIns="0" rtlCol="0">
                          <a:prstTxWarp prst="textNoShape">
                            <a:avLst/>
                          </a:prstTxWarp>
                          <a:noAutofit/>
                        </wps:bodyPr>
                      </wps:wsp>
                      <wps:wsp>
                        <wps:cNvPr id="78" name="Graphic 78"/>
                        <wps:cNvSpPr/>
                        <wps:spPr>
                          <a:xfrm>
                            <a:off x="2782490" y="873862"/>
                            <a:ext cx="1877695" cy="1109980"/>
                          </a:xfrm>
                          <a:custGeom>
                            <a:avLst/>
                            <a:gdLst/>
                            <a:ahLst/>
                            <a:cxnLst/>
                            <a:rect l="l" t="t" r="r" b="b"/>
                            <a:pathLst>
                              <a:path w="1877695" h="1109980">
                                <a:moveTo>
                                  <a:pt x="0" y="499489"/>
                                </a:moveTo>
                                <a:lnTo>
                                  <a:pt x="16316" y="451387"/>
                                </a:lnTo>
                                <a:lnTo>
                                  <a:pt x="33852" y="403755"/>
                                </a:lnTo>
                                <a:lnTo>
                                  <a:pt x="52595" y="356617"/>
                                </a:lnTo>
                                <a:lnTo>
                                  <a:pt x="72535" y="309996"/>
                                </a:lnTo>
                                <a:lnTo>
                                  <a:pt x="93661" y="263914"/>
                                </a:lnTo>
                                <a:lnTo>
                                  <a:pt x="115962" y="218393"/>
                                </a:lnTo>
                                <a:lnTo>
                                  <a:pt x="139426" y="173456"/>
                                </a:lnTo>
                                <a:lnTo>
                                  <a:pt x="164042" y="129125"/>
                                </a:lnTo>
                                <a:lnTo>
                                  <a:pt x="189800" y="85424"/>
                                </a:lnTo>
                                <a:lnTo>
                                  <a:pt x="216689" y="42375"/>
                                </a:lnTo>
                                <a:lnTo>
                                  <a:pt x="244697" y="0"/>
                                </a:lnTo>
                                <a:lnTo>
                                  <a:pt x="1877145" y="1109412"/>
                                </a:lnTo>
                                <a:lnTo>
                                  <a:pt x="0" y="499489"/>
                                </a:lnTo>
                                <a:close/>
                              </a:path>
                            </a:pathLst>
                          </a:custGeom>
                          <a:ln w="19050">
                            <a:solidFill>
                              <a:srgbClr val="FFFFFF"/>
                            </a:solidFill>
                            <a:prstDash val="solid"/>
                          </a:ln>
                        </wps:spPr>
                        <wps:bodyPr wrap="square" lIns="0" tIns="0" rIns="0" bIns="0" rtlCol="0">
                          <a:prstTxWarp prst="textNoShape">
                            <a:avLst/>
                          </a:prstTxWarp>
                          <a:noAutofit/>
                        </wps:bodyPr>
                      </wps:wsp>
                      <wps:wsp>
                        <wps:cNvPr id="79" name="Graphic 79"/>
                        <wps:cNvSpPr/>
                        <wps:spPr>
                          <a:xfrm>
                            <a:off x="3027188" y="9524"/>
                            <a:ext cx="1632585" cy="1974214"/>
                          </a:xfrm>
                          <a:custGeom>
                            <a:avLst/>
                            <a:gdLst/>
                            <a:ahLst/>
                            <a:cxnLst/>
                            <a:rect l="l" t="t" r="r" b="b"/>
                            <a:pathLst>
                              <a:path w="1632585" h="1974214">
                                <a:moveTo>
                                  <a:pt x="1632449" y="0"/>
                                </a:moveTo>
                                <a:lnTo>
                                  <a:pt x="1582250" y="636"/>
                                </a:lnTo>
                                <a:lnTo>
                                  <a:pt x="1532240" y="2539"/>
                                </a:lnTo>
                                <a:lnTo>
                                  <a:pt x="1482437" y="5697"/>
                                </a:lnTo>
                                <a:lnTo>
                                  <a:pt x="1432863" y="10099"/>
                                </a:lnTo>
                                <a:lnTo>
                                  <a:pt x="1383538" y="15735"/>
                                </a:lnTo>
                                <a:lnTo>
                                  <a:pt x="1334481" y="22593"/>
                                </a:lnTo>
                                <a:lnTo>
                                  <a:pt x="1285715" y="30664"/>
                                </a:lnTo>
                                <a:lnTo>
                                  <a:pt x="1237258" y="39936"/>
                                </a:lnTo>
                                <a:lnTo>
                                  <a:pt x="1189132" y="50399"/>
                                </a:lnTo>
                                <a:lnTo>
                                  <a:pt x="1141356" y="62041"/>
                                </a:lnTo>
                                <a:lnTo>
                                  <a:pt x="1093951" y="74852"/>
                                </a:lnTo>
                                <a:lnTo>
                                  <a:pt x="1046938" y="88821"/>
                                </a:lnTo>
                                <a:lnTo>
                                  <a:pt x="1000337" y="103938"/>
                                </a:lnTo>
                                <a:lnTo>
                                  <a:pt x="954167" y="120191"/>
                                </a:lnTo>
                                <a:lnTo>
                                  <a:pt x="908451" y="137570"/>
                                </a:lnTo>
                                <a:lnTo>
                                  <a:pt x="863207" y="156064"/>
                                </a:lnTo>
                                <a:lnTo>
                                  <a:pt x="818457" y="175662"/>
                                </a:lnTo>
                                <a:lnTo>
                                  <a:pt x="774220" y="196353"/>
                                </a:lnTo>
                                <a:lnTo>
                                  <a:pt x="730517" y="218127"/>
                                </a:lnTo>
                                <a:lnTo>
                                  <a:pt x="687369" y="240973"/>
                                </a:lnTo>
                                <a:lnTo>
                                  <a:pt x="644796" y="264880"/>
                                </a:lnTo>
                                <a:lnTo>
                                  <a:pt x="602818" y="289837"/>
                                </a:lnTo>
                                <a:lnTo>
                                  <a:pt x="561455" y="315833"/>
                                </a:lnTo>
                                <a:lnTo>
                                  <a:pt x="520728" y="342858"/>
                                </a:lnTo>
                                <a:lnTo>
                                  <a:pt x="480658" y="370901"/>
                                </a:lnTo>
                                <a:lnTo>
                                  <a:pt x="441264" y="399951"/>
                                </a:lnTo>
                                <a:lnTo>
                                  <a:pt x="402568" y="429998"/>
                                </a:lnTo>
                                <a:lnTo>
                                  <a:pt x="364589" y="461029"/>
                                </a:lnTo>
                                <a:lnTo>
                                  <a:pt x="327348" y="493036"/>
                                </a:lnTo>
                                <a:lnTo>
                                  <a:pt x="290865" y="526006"/>
                                </a:lnTo>
                                <a:lnTo>
                                  <a:pt x="255160" y="559930"/>
                                </a:lnTo>
                                <a:lnTo>
                                  <a:pt x="220255" y="594796"/>
                                </a:lnTo>
                                <a:lnTo>
                                  <a:pt x="186169" y="630593"/>
                                </a:lnTo>
                                <a:lnTo>
                                  <a:pt x="152922" y="667311"/>
                                </a:lnTo>
                                <a:lnTo>
                                  <a:pt x="120536" y="704940"/>
                                </a:lnTo>
                                <a:lnTo>
                                  <a:pt x="89030" y="743467"/>
                                </a:lnTo>
                                <a:lnTo>
                                  <a:pt x="58425" y="782883"/>
                                </a:lnTo>
                                <a:lnTo>
                                  <a:pt x="28742" y="823176"/>
                                </a:lnTo>
                                <a:lnTo>
                                  <a:pt x="0" y="864336"/>
                                </a:lnTo>
                                <a:lnTo>
                                  <a:pt x="1632447" y="1973750"/>
                                </a:lnTo>
                                <a:lnTo>
                                  <a:pt x="1632449" y="0"/>
                                </a:lnTo>
                                <a:close/>
                              </a:path>
                            </a:pathLst>
                          </a:custGeom>
                          <a:solidFill>
                            <a:srgbClr val="FFC000"/>
                          </a:solidFill>
                        </wps:spPr>
                        <wps:bodyPr wrap="square" lIns="0" tIns="0" rIns="0" bIns="0" rtlCol="0">
                          <a:prstTxWarp prst="textNoShape">
                            <a:avLst/>
                          </a:prstTxWarp>
                          <a:noAutofit/>
                        </wps:bodyPr>
                      </wps:wsp>
                      <wps:wsp>
                        <wps:cNvPr id="80" name="Graphic 80"/>
                        <wps:cNvSpPr/>
                        <wps:spPr>
                          <a:xfrm>
                            <a:off x="3027188" y="9525"/>
                            <a:ext cx="1632585" cy="1974214"/>
                          </a:xfrm>
                          <a:custGeom>
                            <a:avLst/>
                            <a:gdLst/>
                            <a:ahLst/>
                            <a:cxnLst/>
                            <a:rect l="l" t="t" r="r" b="b"/>
                            <a:pathLst>
                              <a:path w="1632585" h="1974214">
                                <a:moveTo>
                                  <a:pt x="0" y="864337"/>
                                </a:moveTo>
                                <a:lnTo>
                                  <a:pt x="28742" y="823176"/>
                                </a:lnTo>
                                <a:lnTo>
                                  <a:pt x="58425" y="782883"/>
                                </a:lnTo>
                                <a:lnTo>
                                  <a:pt x="89030" y="743467"/>
                                </a:lnTo>
                                <a:lnTo>
                                  <a:pt x="120536" y="704940"/>
                                </a:lnTo>
                                <a:lnTo>
                                  <a:pt x="152922" y="667312"/>
                                </a:lnTo>
                                <a:lnTo>
                                  <a:pt x="186169" y="630594"/>
                                </a:lnTo>
                                <a:lnTo>
                                  <a:pt x="220255" y="594796"/>
                                </a:lnTo>
                                <a:lnTo>
                                  <a:pt x="255160" y="559930"/>
                                </a:lnTo>
                                <a:lnTo>
                                  <a:pt x="290865" y="526007"/>
                                </a:lnTo>
                                <a:lnTo>
                                  <a:pt x="327348" y="493036"/>
                                </a:lnTo>
                                <a:lnTo>
                                  <a:pt x="364589" y="461030"/>
                                </a:lnTo>
                                <a:lnTo>
                                  <a:pt x="402568" y="429998"/>
                                </a:lnTo>
                                <a:lnTo>
                                  <a:pt x="441264" y="399951"/>
                                </a:lnTo>
                                <a:lnTo>
                                  <a:pt x="480658" y="370901"/>
                                </a:lnTo>
                                <a:lnTo>
                                  <a:pt x="520728" y="342858"/>
                                </a:lnTo>
                                <a:lnTo>
                                  <a:pt x="561455" y="315833"/>
                                </a:lnTo>
                                <a:lnTo>
                                  <a:pt x="602817" y="289837"/>
                                </a:lnTo>
                                <a:lnTo>
                                  <a:pt x="644796" y="264880"/>
                                </a:lnTo>
                                <a:lnTo>
                                  <a:pt x="687369" y="240973"/>
                                </a:lnTo>
                                <a:lnTo>
                                  <a:pt x="730517" y="218127"/>
                                </a:lnTo>
                                <a:lnTo>
                                  <a:pt x="774220" y="196353"/>
                                </a:lnTo>
                                <a:lnTo>
                                  <a:pt x="818456" y="175662"/>
                                </a:lnTo>
                                <a:lnTo>
                                  <a:pt x="863207" y="156064"/>
                                </a:lnTo>
                                <a:lnTo>
                                  <a:pt x="908451" y="137570"/>
                                </a:lnTo>
                                <a:lnTo>
                                  <a:pt x="954167" y="120191"/>
                                </a:lnTo>
                                <a:lnTo>
                                  <a:pt x="1000336" y="103938"/>
                                </a:lnTo>
                                <a:lnTo>
                                  <a:pt x="1046938" y="88821"/>
                                </a:lnTo>
                                <a:lnTo>
                                  <a:pt x="1093951" y="74852"/>
                                </a:lnTo>
                                <a:lnTo>
                                  <a:pt x="1141356" y="62041"/>
                                </a:lnTo>
                                <a:lnTo>
                                  <a:pt x="1189131" y="50399"/>
                                </a:lnTo>
                                <a:lnTo>
                                  <a:pt x="1237258" y="39936"/>
                                </a:lnTo>
                                <a:lnTo>
                                  <a:pt x="1285714" y="30664"/>
                                </a:lnTo>
                                <a:lnTo>
                                  <a:pt x="1334481" y="22593"/>
                                </a:lnTo>
                                <a:lnTo>
                                  <a:pt x="1383537" y="15735"/>
                                </a:lnTo>
                                <a:lnTo>
                                  <a:pt x="1432863" y="10099"/>
                                </a:lnTo>
                                <a:lnTo>
                                  <a:pt x="1482437" y="5697"/>
                                </a:lnTo>
                                <a:lnTo>
                                  <a:pt x="1532239" y="2539"/>
                                </a:lnTo>
                                <a:lnTo>
                                  <a:pt x="1582250" y="636"/>
                                </a:lnTo>
                                <a:lnTo>
                                  <a:pt x="1632448" y="0"/>
                                </a:lnTo>
                                <a:lnTo>
                                  <a:pt x="1632447" y="1973750"/>
                                </a:lnTo>
                                <a:lnTo>
                                  <a:pt x="0" y="864337"/>
                                </a:lnTo>
                                <a:close/>
                              </a:path>
                            </a:pathLst>
                          </a:custGeom>
                          <a:ln w="19050">
                            <a:solidFill>
                              <a:srgbClr val="FFFFFF"/>
                            </a:solidFill>
                            <a:prstDash val="solid"/>
                          </a:ln>
                        </wps:spPr>
                        <wps:bodyPr wrap="square" lIns="0" tIns="0" rIns="0" bIns="0" rtlCol="0">
                          <a:prstTxWarp prst="textNoShape">
                            <a:avLst/>
                          </a:prstTxWarp>
                          <a:noAutofit/>
                        </wps:bodyPr>
                      </wps:wsp>
                      <wps:wsp>
                        <wps:cNvPr id="81" name="Graphic 81"/>
                        <wps:cNvSpPr/>
                        <wps:spPr>
                          <a:xfrm>
                            <a:off x="922557" y="267781"/>
                            <a:ext cx="2258060" cy="2386965"/>
                          </a:xfrm>
                          <a:custGeom>
                            <a:avLst/>
                            <a:gdLst/>
                            <a:ahLst/>
                            <a:cxnLst/>
                            <a:rect l="l" t="t" r="r" b="b"/>
                            <a:pathLst>
                              <a:path w="2258060" h="2386965">
                                <a:moveTo>
                                  <a:pt x="1731911" y="2326132"/>
                                </a:moveTo>
                                <a:lnTo>
                                  <a:pt x="1671358" y="2265578"/>
                                </a:lnTo>
                                <a:lnTo>
                                  <a:pt x="1671358" y="2295855"/>
                                </a:lnTo>
                                <a:lnTo>
                                  <a:pt x="0" y="2295855"/>
                                </a:lnTo>
                                <a:lnTo>
                                  <a:pt x="0" y="2356408"/>
                                </a:lnTo>
                                <a:lnTo>
                                  <a:pt x="1671358" y="2356408"/>
                                </a:lnTo>
                                <a:lnTo>
                                  <a:pt x="1671358" y="2386685"/>
                                </a:lnTo>
                                <a:lnTo>
                                  <a:pt x="1731911" y="2326132"/>
                                </a:lnTo>
                                <a:close/>
                              </a:path>
                              <a:path w="2258060" h="2386965">
                                <a:moveTo>
                                  <a:pt x="2257742" y="60553"/>
                                </a:moveTo>
                                <a:lnTo>
                                  <a:pt x="2197176" y="0"/>
                                </a:lnTo>
                                <a:lnTo>
                                  <a:pt x="2197176" y="30276"/>
                                </a:lnTo>
                                <a:lnTo>
                                  <a:pt x="525830" y="30276"/>
                                </a:lnTo>
                                <a:lnTo>
                                  <a:pt x="525830" y="90830"/>
                                </a:lnTo>
                                <a:lnTo>
                                  <a:pt x="2197176" y="90830"/>
                                </a:lnTo>
                                <a:lnTo>
                                  <a:pt x="2197176" y="121107"/>
                                </a:lnTo>
                                <a:lnTo>
                                  <a:pt x="2257742" y="60553"/>
                                </a:lnTo>
                                <a:close/>
                              </a:path>
                            </a:pathLst>
                          </a:custGeom>
                          <a:solidFill>
                            <a:srgbClr val="A6A6A6"/>
                          </a:solidFill>
                        </wps:spPr>
                        <wps:bodyPr wrap="square" lIns="0" tIns="0" rIns="0" bIns="0" rtlCol="0">
                          <a:prstTxWarp prst="textNoShape">
                            <a:avLst/>
                          </a:prstTxWarp>
                          <a:noAutofit/>
                        </wps:bodyPr>
                      </wps:wsp>
                      <wps:wsp>
                        <wps:cNvPr id="82" name="Graphic 82"/>
                        <wps:cNvSpPr/>
                        <wps:spPr>
                          <a:xfrm>
                            <a:off x="1044675" y="1011229"/>
                            <a:ext cx="1732280" cy="231140"/>
                          </a:xfrm>
                          <a:custGeom>
                            <a:avLst/>
                            <a:gdLst/>
                            <a:ahLst/>
                            <a:cxnLst/>
                            <a:rect l="l" t="t" r="r" b="b"/>
                            <a:pathLst>
                              <a:path w="1732280" h="231140">
                                <a:moveTo>
                                  <a:pt x="1616472" y="0"/>
                                </a:moveTo>
                                <a:lnTo>
                                  <a:pt x="1616472" y="57718"/>
                                </a:lnTo>
                                <a:lnTo>
                                  <a:pt x="0" y="57718"/>
                                </a:lnTo>
                                <a:lnTo>
                                  <a:pt x="0" y="173159"/>
                                </a:lnTo>
                                <a:lnTo>
                                  <a:pt x="1616472" y="173159"/>
                                </a:lnTo>
                                <a:lnTo>
                                  <a:pt x="1616472" y="230878"/>
                                </a:lnTo>
                                <a:lnTo>
                                  <a:pt x="1731910" y="115440"/>
                                </a:lnTo>
                                <a:lnTo>
                                  <a:pt x="1616472" y="0"/>
                                </a:lnTo>
                                <a:close/>
                              </a:path>
                            </a:pathLst>
                          </a:custGeom>
                          <a:solidFill>
                            <a:srgbClr val="4472C4"/>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39" cstate="print"/>
                          <a:stretch>
                            <a:fillRect/>
                          </a:stretch>
                        </pic:blipFill>
                        <pic:spPr>
                          <a:xfrm>
                            <a:off x="0" y="962702"/>
                            <a:ext cx="934585" cy="340643"/>
                          </a:xfrm>
                          <a:prstGeom prst="rect">
                            <a:avLst/>
                          </a:prstGeom>
                        </pic:spPr>
                      </pic:pic>
                      <wps:wsp>
                        <wps:cNvPr id="84" name="Textbox 84"/>
                        <wps:cNvSpPr txBox="1"/>
                        <wps:spPr>
                          <a:xfrm>
                            <a:off x="3623452" y="362896"/>
                            <a:ext cx="433705" cy="170815"/>
                          </a:xfrm>
                          <a:prstGeom prst="rect">
                            <a:avLst/>
                          </a:prstGeom>
                        </wps:spPr>
                        <wps:txbx>
                          <w:txbxContent>
                            <w:p w14:paraId="3AB616FA" w14:textId="77777777" w:rsidR="00314A1D" w:rsidRDefault="00314A1D" w:rsidP="00314A1D">
                              <w:pPr>
                                <w:rPr>
                                  <w:b/>
                                </w:rPr>
                              </w:pPr>
                              <w:r>
                                <w:rPr>
                                  <w:b/>
                                  <w:color w:val="FFFFFF"/>
                                  <w:spacing w:val="-2"/>
                                  <w:sz w:val="22"/>
                                </w:rPr>
                                <w:t>15,50%</w:t>
                              </w:r>
                            </w:p>
                          </w:txbxContent>
                        </wps:txbx>
                        <wps:bodyPr wrap="square" lIns="0" tIns="0" rIns="0" bIns="0" rtlCol="0">
                          <a:noAutofit/>
                        </wps:bodyPr>
                      </wps:wsp>
                      <wps:wsp>
                        <wps:cNvPr id="85" name="Textbox 85"/>
                        <wps:cNvSpPr txBox="1"/>
                        <wps:spPr>
                          <a:xfrm>
                            <a:off x="2918601" y="1146232"/>
                            <a:ext cx="363220" cy="170815"/>
                          </a:xfrm>
                          <a:prstGeom prst="rect">
                            <a:avLst/>
                          </a:prstGeom>
                        </wps:spPr>
                        <wps:txbx>
                          <w:txbxContent>
                            <w:p w14:paraId="61F903CD" w14:textId="77777777" w:rsidR="00314A1D" w:rsidRDefault="00314A1D" w:rsidP="00314A1D">
                              <w:pPr>
                                <w:rPr>
                                  <w:b/>
                                </w:rPr>
                              </w:pPr>
                              <w:r>
                                <w:rPr>
                                  <w:b/>
                                  <w:color w:val="FFFFFF"/>
                                  <w:spacing w:val="-2"/>
                                  <w:sz w:val="22"/>
                                </w:rPr>
                                <w:t>4,50%</w:t>
                              </w:r>
                            </w:p>
                          </w:txbxContent>
                        </wps:txbx>
                        <wps:bodyPr wrap="square" lIns="0" tIns="0" rIns="0" bIns="0" rtlCol="0">
                          <a:noAutofit/>
                        </wps:bodyPr>
                      </wps:wsp>
                      <wps:wsp>
                        <wps:cNvPr id="86" name="Textbox 86"/>
                        <wps:cNvSpPr txBox="1"/>
                        <wps:spPr>
                          <a:xfrm>
                            <a:off x="6185677" y="1259008"/>
                            <a:ext cx="256540" cy="170815"/>
                          </a:xfrm>
                          <a:prstGeom prst="rect">
                            <a:avLst/>
                          </a:prstGeom>
                        </wps:spPr>
                        <wps:txbx>
                          <w:txbxContent>
                            <w:p w14:paraId="7715FCE6" w14:textId="77777777" w:rsidR="00314A1D" w:rsidRDefault="00314A1D" w:rsidP="00314A1D">
                              <w:pPr>
                                <w:rPr>
                                  <w:b/>
                                </w:rPr>
                              </w:pPr>
                              <w:r>
                                <w:rPr>
                                  <w:b/>
                                  <w:color w:val="FFFFFF"/>
                                  <w:spacing w:val="-5"/>
                                  <w:sz w:val="22"/>
                                </w:rPr>
                                <w:t>39%</w:t>
                              </w:r>
                            </w:p>
                          </w:txbxContent>
                        </wps:txbx>
                        <wps:bodyPr wrap="square" lIns="0" tIns="0" rIns="0" bIns="0" rtlCol="0">
                          <a:noAutofit/>
                        </wps:bodyPr>
                      </wps:wsp>
                      <wps:wsp>
                        <wps:cNvPr id="87" name="Textbox 87"/>
                        <wps:cNvSpPr txBox="1"/>
                        <wps:spPr>
                          <a:xfrm>
                            <a:off x="3499627" y="3325552"/>
                            <a:ext cx="256540" cy="170815"/>
                          </a:xfrm>
                          <a:prstGeom prst="rect">
                            <a:avLst/>
                          </a:prstGeom>
                        </wps:spPr>
                        <wps:txbx>
                          <w:txbxContent>
                            <w:p w14:paraId="432AE036" w14:textId="77777777" w:rsidR="00314A1D" w:rsidRDefault="00314A1D" w:rsidP="00314A1D">
                              <w:pPr>
                                <w:rPr>
                                  <w:b/>
                                </w:rPr>
                              </w:pPr>
                              <w:r>
                                <w:rPr>
                                  <w:b/>
                                  <w:color w:val="FFFFFF"/>
                                  <w:spacing w:val="-5"/>
                                  <w:sz w:val="22"/>
                                </w:rPr>
                                <w:t>41%</w:t>
                              </w:r>
                            </w:p>
                          </w:txbxContent>
                        </wps:txbx>
                        <wps:bodyPr wrap="square" lIns="0" tIns="0" rIns="0" bIns="0" rtlCol="0">
                          <a:noAutofit/>
                        </wps:bodyPr>
                      </wps:wsp>
                    </wpg:wgp>
                  </a:graphicData>
                </a:graphic>
              </wp:anchor>
            </w:drawing>
          </mc:Choice>
          <mc:Fallback>
            <w:pict>
              <v:group w14:anchorId="16DA2040" id="Group 73" o:spid="_x0000_s1074" style="position:absolute;margin-left:74.75pt;margin-top:23.7pt;width:522.35pt;height:312.35pt;z-index:-251640832;mso-wrap-distance-left:0;mso-wrap-distance-right:0;mso-position-horizontal-relative:page" coordsize="66338,396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">
                <v:shape id="Graphic 74" o:spid="_x0000_s1075" style="position:absolute;left:46596;top:95;width:19742;height:34950;visibility:visible;mso-wrap-style:square;v-text-anchor:top" coordsize="1974214,3495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" path="m,l,1973747,1258114,3494545r38381,-32583l1333931,3428506r36481,-34309l1405928,3359058r34542,-35949l1474026,3286372r32562,-37503l1538145,3210619r30542,-38974l1598203,3131969r28482,-40359l1654122,3050591r26382,-41659l1705821,2966656r24242,-42874l1753220,2880333r22062,-44003l1796239,2791794r19843,-45047l1834799,2701209r17582,-46008l1868818,2608746r15282,-46882l1898216,2514577r12942,-47671l1922915,2418872r10562,-48376l1942833,2321800r8142,-48995l1957891,2223533r5682,-49530l1968009,2124239r3181,-49978l1973106,2024090r641,-50343l1973176,1925792r-1705,-47675l1968645,1830736r-3933,-47074l1959683,1736907r-6110,-46422l1946393,1644408r-8236,-45719l1928878,1553341r-10309,-44963l1907242,1463812r-12331,-44157l1881588,1375922r-14301,-43298l1852020,1289775r-16220,-42387l1818640,1205475r-18086,-41425l1781553,1123125r-19902,-40411l1740861,1042829r-21665,-39346l1696668,964689r-23376,-38228l1649078,888810r-25037,-37059l1598194,815295r-26645,-35839l1544119,744246r-28202,-34567l1486956,675768r-29707,-33243l1426810,609964r-31160,-31867l1363782,546937r-32561,-30440l1297978,486790r-33911,-28961l1229500,429628r-35209,-27430l1158451,375552r-36455,-25847l1084936,324668r-37651,-24213l1009057,277078,970263,254550,930917,232885,891032,212095,850621,192194,809696,173193,768271,155106,726358,137947,683971,121727,641122,106460,597824,92158,554091,78835,509935,66504,465368,55177,420405,44868,375057,35589,329339,27353,283262,20174,236839,14063,190084,9035,143010,5101,95629,2276,47955,571,,xe" fillcolor="#4472c4" stroked="f">
                  <v:path arrowok="t"/>
                </v:shape>
                <v:shape id="Graphic 75" o:spid="_x0000_s1076" style="position:absolute;left:26859;top:13733;width:32321;height:25838;visibility:visible;mso-wrap-style:square;v-text-anchor:top" coordsize="3232150,258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" path="m96588,l81922,47128,68477,94457,56248,141965,45233,189631r-9806,47802l26825,285349r-7402,48009l13219,381440,8206,429571,4382,477731,1743,525899,283,574053,,622171r888,48062l2944,718216r3220,47883l10544,813861r5536,47620l22767,908936r7834,47270l39579,1003269r10117,46834l60948,1096687r12383,46313l86841,1189021r14633,45706l117226,1280097r16866,45014l152070,1369746r19083,44235l191339,1457794r21285,43371l235003,1544071r23468,42421l283026,1628405r25637,41385l335378,1710625r27789,40263l392025,1790559r29924,39056l452935,1868035r31008,36586l515645,1940268r32379,34707l581061,2008739r33678,32820l649038,2073433r34902,30926l719428,2134337r36056,29026l792088,2191436r37135,27119l866871,2244718r38142,25205l943631,2294169r39077,23284l1022224,2339774r39938,21356l1102504,2381520r40726,19421l1184324,2419393r41443,17480l1267540,2453379r42086,15532l1352006,2483466r42656,13576l1437576,2509638r43154,11614l1524105,2531882r43578,9645l1611447,2550184r43931,7669l1699457,2564531r44209,5686l1787989,2574909r44416,3697l1876897,2581305r44550,1699l1966036,2583703r44611,-304l2055261,2582091r44598,-2314l2144425,2576455r44514,-4332l2233384,2566780r44356,-6355l2321991,2553055r44126,-8387l2410101,2535263r43823,-10424l2497569,2513392r43447,-12469l2584249,2487429r42999,-14521l2669995,2457358r42477,-16579l2754662,2423167r41883,-18644l2838104,2384842r41216,-20717l2920176,2342369r40476,-22796l3000732,2295734r39664,-24883l3079626,2244923r38779,-26975l3156714,2189923r37820,-29075l3231848,2130720,1973736,609920,96588,xe" fillcolor="#ed7d31" stroked="f">
                  <v:path arrowok="t"/>
                </v:shape>
                <v:shape id="Graphic 76" o:spid="_x0000_s1077" style="position:absolute;left:26859;top:13733;width:32321;height:25838;visibility:visible;mso-wrap-style:square;v-text-anchor:top" coordsize="3232150,258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" path="m3231849,2130721r-37315,30127l3156714,2189924r-38309,28024l3079626,2244923r-39230,25929l3000732,2295734r-40080,23839l2920176,2342369r-40856,21756l2838104,2384842r-41559,19681l2754662,2423168r-42190,17611l2669995,2457359r-42748,15549l2584248,2487429r-43232,13494l2497569,2513393r-43645,11446l2410101,2535263r-43984,9405l2321991,2553055r-44251,7370l2233383,2566781r-44444,5342l2144425,2576455r-44566,3322l2055260,2582091r-44614,1308l1966036,2583703r-44590,-699l1876897,2581305r-44493,-2699l1787988,2574910r-44322,-4692l1699456,2564532r-44079,-6679l1611447,2550185r-43764,-8658l1524105,2531882r-43376,-10630l1437576,2509638r-42914,-12596l1352006,2483466r-42380,-14555l1267540,2453380r-41773,-16507l1184324,2419393r-41094,-18452l1102504,2381520r-40342,-20390l1022224,2339774r-39516,-22321l943632,2294169r-38619,-24245l866871,2244719r-37648,-26163l792088,2191437r-36604,-28074l719429,2134337r-35488,-29977l649038,2073433r-34299,-31874l581062,2008739r-33037,-33764l515646,1940269r-31702,-35647l452936,1868036r-30986,-38421l392026,1790559r-28859,-39670l335379,1710626r-26715,-40835l283027,1628406r-24555,-41914l235003,1544072r-22379,-42907l191340,1457795r-20187,-43814l152070,1369746r-17978,-44635l117226,1280098r-15752,-45371l86841,1189021,73331,1143001,60948,1096688,49695,1050103,39578,1003269,30601,956206,22766,908936,16079,861481,10544,813861,6164,766099,2944,718216,888,670233,,622171,283,574053,1743,525899,4382,477731,8206,429571r5013,-48131l19424,333358r7401,-48009l35427,237433r9806,-47802l56249,141965,68477,94457,81922,47128,96589,,1973736,609920,3231849,2130721xe" filled="f" strokecolor="white" strokeweight="1.5pt">
                  <v:path arrowok="t"/>
                </v:shape>
                <v:shape id="Graphic 77" o:spid="_x0000_s1078" style="position:absolute;left:27824;top:8738;width:18777;height:11100;visibility:visible;mso-wrap-style:square;v-text-anchor:top" coordsize="1877695,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" path="m244697,l216689,42374,189801,85424r-25758,43701l139426,173455r-23464,44937l93662,263913,72536,309995,52596,356617,33852,403754,16316,451385,,499488r1877146,609924l244697,xe" fillcolor="#a5a5a5" stroked="f">
                  <v:path arrowok="t"/>
                </v:shape>
                <v:shape id="Graphic 78" o:spid="_x0000_s1079" style="position:absolute;left:27824;top:8738;width:18777;height:11100;visibility:visible;mso-wrap-style:square;v-text-anchor:top" coordsize="1877695,110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" path="m,499489l16316,451387,33852,403755,52595,356617,72535,309996,93661,263914r22301,-45521l139426,173456r24616,-44331l189800,85424,216689,42375,244697,,1877145,1109412,,499489xe" filled="f" strokecolor="white" strokeweight="1.5pt">
                  <v:path arrowok="t"/>
                </v:shape>
                <v:shape id="Graphic 79" o:spid="_x0000_s1080" style="position:absolute;left:30271;top:95;width:16326;height:19742;visibility:visible;mso-wrap-style:square;v-text-anchor:top" coordsize="1632585,1974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" path="m1632449,r-50199,636l1532240,2539r-49803,3158l1432863,10099r-49325,5636l1334481,22593r-48766,8071l1237258,39936r-48126,10463l1141356,62041r-47405,12811l1046938,88821r-46601,15117l954167,120191r-45716,17379l863207,156064r-44750,19598l774220,196353r-43703,21774l687369,240973r-42573,23907l602818,289837r-41363,25996l520728,342858r-40070,28043l441264,399951r-38696,30047l364589,461029r-37241,32007l290865,526006r-35705,33924l220255,594796r-34086,35797l152922,667311r-32386,37629l89030,743467,58425,782883,28742,823176,,864336,1632447,1973750,1632449,xe" fillcolor="#ffc000" stroked="f">
                  <v:path arrowok="t"/>
                </v:shape>
                <v:shape id="Graphic 80" o:spid="_x0000_s1081" style="position:absolute;left:30271;top:95;width:16326;height:19742;visibility:visible;mso-wrap-style:square;v-text-anchor:top" coordsize="1632585,19742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" path="m,864337l28742,823176,58425,782883,89030,743467r31506,-38527l152922,667312r33247,-36718l220255,594796r34905,-34866l290865,526007r36483,-32971l364589,461030r37979,-31032l441264,399951r39394,-29050l520728,342858r40727,-27025l602817,289837r41979,-24957l687369,240973r43148,-22846l774220,196353r44236,-20691l863207,156064r45244,-18494l954167,120191r46169,-16253l1046938,88821r47013,-13969l1141356,62041r47775,-11642l1237258,39936r48456,-9272l1334481,22593r49056,-6858l1432863,10099r49574,-4402l1532239,2539,1582250,636,1632448,r-1,1973750l,864337xe" filled="f" strokecolor="white" strokeweight="1.5pt">
                  <v:path arrowok="t"/>
                </v:shape>
                <v:shape id="Graphic 81" o:spid="_x0000_s1082" style="position:absolute;left:9225;top:2677;width:22581;height:23870;visibility:visible;mso-wrap-style:square;v-text-anchor:top" coordsize="2258060,2386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" path="m1731911,2326132r-60553,-60554l1671358,2295855,,2295855r,60553l1671358,2356408r,30277l1731911,2326132xem2257742,60553l2197176,r,30276l525830,30276r,60554l2197176,90830r,30277l2257742,60553xe" fillcolor="#a6a6a6" stroked="f">
                  <v:path arrowok="t"/>
                </v:shape>
                <v:shape id="Graphic 82" o:spid="_x0000_s1083" style="position:absolute;left:10446;top:10112;width:17323;height:2311;visibility:visible;mso-wrap-style:square;v-text-anchor:top" coordsize="1732280,231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" path="m1616472,r,57718l,57718,,173159r1616472,l1616472,230878,1731910,115440,1616472,xe" fillcolor="#4472c4" stroked="f">
                  <v:path arrowok="t"/>
                </v:shape>
                <v:shape id="Image 83" o:spid="_x0000_s1084" type="#_x0000_t75" style="position:absolute;top:9627;width:9345;height:3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">
                  <v:imagedata r:id="rId40" o:title=""/>
                </v:shape>
                <v:shape id="Textbox 84" o:spid="_x0000_s1085" type="#_x0000_t202" style="position:absolute;left:36234;top:3628;width:4337;height:1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iK1yAAAAOAAAAAPAAAAZHJzL2Rvd25yZXYueG1sRI9Ba8JA&#13;&#10;FITvgv9heUJvurEU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CwaiK1yAAAAOAA&#13;&#10;AAAPAAAAAAAAAAAAAAAAAAcCAABkcnMvZG93bnJldi54bWxQSwUGAAAAAAMAAwC3AAAA/AIAAAAA&#13;&#10;" filled="f" stroked="f">
                  <v:textbox inset="0,0,0,0">
                    <w:txbxContent>
                      <w:p w14:paraId="3AB616FA" w14:textId="77777777" w:rsidR="00314A1D" w:rsidRDefault="00314A1D" w:rsidP="00314A1D">
                        <w:pPr>
                          <w:rPr>
                            <w:b/>
                          </w:rPr>
                        </w:pPr>
                        <w:r>
                          <w:rPr>
                            <w:b/>
                            <w:color w:val="FFFFFF"/>
                            <w:spacing w:val="-2"/>
                            <w:sz w:val="22"/>
                          </w:rPr>
                          <w:t>15,50%</w:t>
                        </w:r>
                      </w:p>
                    </w:txbxContent>
                  </v:textbox>
                </v:shape>
                <v:shape id="Textbox 85" o:spid="_x0000_s1086" type="#_x0000_t202" style="position:absolute;left:29186;top:11462;width:363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61F903CD" w14:textId="77777777" w:rsidR="00314A1D" w:rsidRDefault="00314A1D" w:rsidP="00314A1D">
                        <w:pPr>
                          <w:rPr>
                            <w:b/>
                          </w:rPr>
                        </w:pPr>
                        <w:r>
                          <w:rPr>
                            <w:b/>
                            <w:color w:val="FFFFFF"/>
                            <w:spacing w:val="-2"/>
                            <w:sz w:val="22"/>
                          </w:rPr>
                          <w:t>4,50%</w:t>
                        </w:r>
                      </w:p>
                    </w:txbxContent>
                  </v:textbox>
                </v:shape>
                <v:shape id="Textbox 86" o:spid="_x0000_s1087" type="#_x0000_t202" style="position:absolute;left:61856;top:12590;width:2566;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" filled="f" stroked="f">
                  <v:textbox inset="0,0,0,0">
                    <w:txbxContent>
                      <w:p w14:paraId="7715FCE6" w14:textId="77777777" w:rsidR="00314A1D" w:rsidRDefault="00314A1D" w:rsidP="00314A1D">
                        <w:pPr>
                          <w:rPr>
                            <w:b/>
                          </w:rPr>
                        </w:pPr>
                        <w:r>
                          <w:rPr>
                            <w:b/>
                            <w:color w:val="FFFFFF"/>
                            <w:spacing w:val="-5"/>
                            <w:sz w:val="22"/>
                          </w:rPr>
                          <w:t>39%</w:t>
                        </w:r>
                      </w:p>
                    </w:txbxContent>
                  </v:textbox>
                </v:shape>
                <v:shape id="Textbox 87" o:spid="_x0000_s1088" type="#_x0000_t202" style="position:absolute;left:34996;top:33255;width:2565;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" filled="f" stroked="f">
                  <v:textbox inset="0,0,0,0">
                    <w:txbxContent>
                      <w:p w14:paraId="432AE036" w14:textId="77777777" w:rsidR="00314A1D" w:rsidRDefault="00314A1D" w:rsidP="00314A1D">
                        <w:pPr>
                          <w:rPr>
                            <w:b/>
                          </w:rPr>
                        </w:pPr>
                        <w:r>
                          <w:rPr>
                            <w:b/>
                            <w:color w:val="FFFFFF"/>
                            <w:spacing w:val="-5"/>
                            <w:sz w:val="22"/>
                          </w:rPr>
                          <w:t>41%</w:t>
                        </w:r>
                      </w:p>
                    </w:txbxContent>
                  </v:textbox>
                </v:shape>
                <w10:wrap type="topAndBottom" anchorx="page"/>
              </v:group>
            </w:pict>
          </mc:Fallback>
        </mc:AlternateContent>
      </w:r>
      <w:r>
        <w:rPr>
          <w:noProof/>
        </w:rPr>
        <mc:AlternateContent>
          <mc:Choice Requires="wpg">
            <w:drawing>
              <wp:anchor distT="0" distB="0" distL="0" distR="0" simplePos="0" relativeHeight="251676672" behindDoc="1" locked="0" layoutInCell="1" allowOverlap="1" wp14:anchorId="1C90CE33" wp14:editId="7A434CA5">
                <wp:simplePos x="0" y="0"/>
                <wp:positionH relativeFrom="page">
                  <wp:posOffset>7721846</wp:posOffset>
                </wp:positionH>
                <wp:positionV relativeFrom="paragraph">
                  <wp:posOffset>799693</wp:posOffset>
                </wp:positionV>
                <wp:extent cx="1895475" cy="164338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5475" cy="1643380"/>
                          <a:chOff x="0" y="0"/>
                          <a:chExt cx="1895475" cy="1643380"/>
                        </a:xfrm>
                      </wpg:grpSpPr>
                      <wps:wsp>
                        <wps:cNvPr id="89" name="Graphic 89"/>
                        <wps:cNvSpPr/>
                        <wps:spPr>
                          <a:xfrm>
                            <a:off x="0" y="0"/>
                            <a:ext cx="1895475" cy="1643380"/>
                          </a:xfrm>
                          <a:custGeom>
                            <a:avLst/>
                            <a:gdLst/>
                            <a:ahLst/>
                            <a:cxnLst/>
                            <a:rect l="l" t="t" r="r" b="b"/>
                            <a:pathLst>
                              <a:path w="1895475" h="1643380">
                                <a:moveTo>
                                  <a:pt x="821617" y="0"/>
                                </a:moveTo>
                                <a:lnTo>
                                  <a:pt x="0" y="821617"/>
                                </a:lnTo>
                                <a:lnTo>
                                  <a:pt x="821617" y="1643232"/>
                                </a:lnTo>
                                <a:lnTo>
                                  <a:pt x="821617" y="1232424"/>
                                </a:lnTo>
                                <a:lnTo>
                                  <a:pt x="1895412" y="1232424"/>
                                </a:lnTo>
                                <a:lnTo>
                                  <a:pt x="1895412" y="410808"/>
                                </a:lnTo>
                                <a:lnTo>
                                  <a:pt x="821617" y="410808"/>
                                </a:lnTo>
                                <a:lnTo>
                                  <a:pt x="821617" y="0"/>
                                </a:lnTo>
                                <a:close/>
                              </a:path>
                            </a:pathLst>
                          </a:custGeom>
                          <a:solidFill>
                            <a:srgbClr val="4472C4"/>
                          </a:solidFill>
                        </wps:spPr>
                        <wps:bodyPr wrap="square" lIns="0" tIns="0" rIns="0" bIns="0" rtlCol="0">
                          <a:prstTxWarp prst="textNoShape">
                            <a:avLst/>
                          </a:prstTxWarp>
                          <a:noAutofit/>
                        </wps:bodyPr>
                      </wps:wsp>
                      <wps:wsp>
                        <wps:cNvPr id="90" name="Textbox 90"/>
                        <wps:cNvSpPr txBox="1"/>
                        <wps:spPr>
                          <a:xfrm>
                            <a:off x="0" y="0"/>
                            <a:ext cx="1895475" cy="1643380"/>
                          </a:xfrm>
                          <a:prstGeom prst="rect">
                            <a:avLst/>
                          </a:prstGeom>
                        </wps:spPr>
                        <wps:txbx>
                          <w:txbxContent>
                            <w:p w14:paraId="10EBAE4B" w14:textId="77777777" w:rsidR="00314A1D" w:rsidRDefault="00314A1D" w:rsidP="00314A1D">
                              <w:pPr>
                                <w:spacing w:before="209"/>
                                <w:rPr>
                                  <w:sz w:val="36"/>
                                </w:rPr>
                              </w:pPr>
                            </w:p>
                            <w:p w14:paraId="3C8A22C0" w14:textId="77777777" w:rsidR="00314A1D" w:rsidRDefault="00314A1D" w:rsidP="00314A1D">
                              <w:pPr>
                                <w:spacing w:line="235" w:lineRule="auto"/>
                                <w:ind w:left="999" w:right="349"/>
                                <w:jc w:val="center"/>
                                <w:rPr>
                                  <w:sz w:val="36"/>
                                </w:rPr>
                              </w:pPr>
                              <w:r>
                                <w:rPr>
                                  <w:color w:val="FFFFFF"/>
                                  <w:sz w:val="36"/>
                                </w:rPr>
                                <w:t>Budget</w:t>
                              </w:r>
                              <w:r>
                                <w:rPr>
                                  <w:color w:val="FFFFFF"/>
                                  <w:spacing w:val="-21"/>
                                  <w:sz w:val="36"/>
                                </w:rPr>
                                <w:t xml:space="preserve"> </w:t>
                              </w:r>
                              <w:r>
                                <w:rPr>
                                  <w:color w:val="FFFFFF"/>
                                  <w:sz w:val="36"/>
                                </w:rPr>
                                <w:t xml:space="preserve">des </w:t>
                              </w:r>
                              <w:r>
                                <w:rPr>
                                  <w:color w:val="FFFFFF"/>
                                  <w:spacing w:val="-2"/>
                                  <w:sz w:val="36"/>
                                </w:rPr>
                                <w:t>moyens financiers</w:t>
                              </w:r>
                            </w:p>
                          </w:txbxContent>
                        </wps:txbx>
                        <wps:bodyPr wrap="square" lIns="0" tIns="0" rIns="0" bIns="0" rtlCol="0">
                          <a:noAutofit/>
                        </wps:bodyPr>
                      </wps:wsp>
                    </wpg:wgp>
                  </a:graphicData>
                </a:graphic>
              </wp:anchor>
            </w:drawing>
          </mc:Choice>
          <mc:Fallback>
            <w:pict>
              <v:group w14:anchorId="1C90CE33" id="Group 88" o:spid="_x0000_s1089" style="position:absolute;margin-left:608pt;margin-top:62.95pt;width:149.25pt;height:129.4pt;z-index:-251639808;mso-wrap-distance-left:0;mso-wrap-distance-right:0;mso-position-horizontal-relative:page" coordsize="18954,164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">
                <v:shape id="Graphic 89" o:spid="_x0000_s1090" style="position:absolute;width:18954;height:16433;visibility:visible;mso-wrap-style:square;v-text-anchor:top" coordsize="1895475,1643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" path="m821617,l,821617r821617,821615l821617,1232424r1073795,l1895412,410808r-1073795,l821617,xe" fillcolor="#4472c4" stroked="f">
                  <v:path arrowok="t"/>
                </v:shape>
                <v:shape id="Textbox 90" o:spid="_x0000_s1091" type="#_x0000_t202" style="position:absolute;width:18954;height:16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" filled="f" stroked="f">
                  <v:textbox inset="0,0,0,0">
                    <w:txbxContent>
                      <w:p w14:paraId="10EBAE4B" w14:textId="77777777" w:rsidR="00314A1D" w:rsidRDefault="00314A1D" w:rsidP="00314A1D">
                        <w:pPr>
                          <w:spacing w:before="209"/>
                          <w:rPr>
                            <w:sz w:val="36"/>
                          </w:rPr>
                        </w:pPr>
                      </w:p>
                      <w:p w14:paraId="3C8A22C0" w14:textId="77777777" w:rsidR="00314A1D" w:rsidRDefault="00314A1D" w:rsidP="00314A1D">
                        <w:pPr>
                          <w:spacing w:line="235" w:lineRule="auto"/>
                          <w:ind w:left="999" w:right="349"/>
                          <w:jc w:val="center"/>
                          <w:rPr>
                            <w:sz w:val="36"/>
                          </w:rPr>
                        </w:pPr>
                        <w:r>
                          <w:rPr>
                            <w:color w:val="FFFFFF"/>
                            <w:sz w:val="36"/>
                          </w:rPr>
                          <w:t>Budget</w:t>
                        </w:r>
                        <w:r>
                          <w:rPr>
                            <w:color w:val="FFFFFF"/>
                            <w:spacing w:val="-21"/>
                            <w:sz w:val="36"/>
                          </w:rPr>
                          <w:t xml:space="preserve"> </w:t>
                        </w:r>
                        <w:r>
                          <w:rPr>
                            <w:color w:val="FFFFFF"/>
                            <w:sz w:val="36"/>
                          </w:rPr>
                          <w:t xml:space="preserve">des </w:t>
                        </w:r>
                        <w:r>
                          <w:rPr>
                            <w:color w:val="FFFFFF"/>
                            <w:spacing w:val="-2"/>
                            <w:sz w:val="36"/>
                          </w:rPr>
                          <w:t>moyens financiers</w:t>
                        </w:r>
                      </w:p>
                    </w:txbxContent>
                  </v:textbox>
                </v:shape>
                <w10:wrap type="topAndBottom" anchorx="page"/>
              </v:group>
            </w:pict>
          </mc:Fallback>
        </mc:AlternateContent>
      </w:r>
      <w:r>
        <w:rPr>
          <w:noProof/>
        </w:rPr>
        <w:drawing>
          <wp:anchor distT="0" distB="0" distL="0" distR="0" simplePos="0" relativeHeight="251677696" behindDoc="1" locked="0" layoutInCell="1" allowOverlap="1" wp14:anchorId="02E05925" wp14:editId="73C89603">
            <wp:simplePos x="0" y="0"/>
            <wp:positionH relativeFrom="page">
              <wp:posOffset>9774873</wp:posOffset>
            </wp:positionH>
            <wp:positionV relativeFrom="paragraph">
              <wp:posOffset>1427709</wp:posOffset>
            </wp:positionV>
            <wp:extent cx="940777" cy="342900"/>
            <wp:effectExtent l="0" t="0" r="0" b="0"/>
            <wp:wrapTopAndBottom/>
            <wp:docPr id="91" name="Image 9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A blue and black logo&#10;&#10;Description automatically generated"/>
                    <pic:cNvPicPr/>
                  </pic:nvPicPr>
                  <pic:blipFill>
                    <a:blip r:embed="rId41" cstate="print"/>
                    <a:stretch>
                      <a:fillRect/>
                    </a:stretch>
                  </pic:blipFill>
                  <pic:spPr>
                    <a:xfrm>
                      <a:off x="0" y="0"/>
                      <a:ext cx="940777" cy="342900"/>
                    </a:xfrm>
                    <a:prstGeom prst="rect">
                      <a:avLst/>
                    </a:prstGeom>
                  </pic:spPr>
                </pic:pic>
              </a:graphicData>
            </a:graphic>
          </wp:anchor>
        </w:drawing>
      </w:r>
    </w:p>
    <w:p w14:paraId="11BF7502" w14:textId="77777777" w:rsidR="00314A1D" w:rsidRPr="00A84823" w:rsidRDefault="00314A1D" w:rsidP="00314A1D">
      <w:pPr>
        <w:pStyle w:val="BodyText"/>
        <w:spacing w:before="133"/>
        <w:rPr>
          <w:sz w:val="18"/>
          <w:lang w:val="fr-FR"/>
        </w:rPr>
      </w:pPr>
    </w:p>
    <w:p w14:paraId="78F889AB" w14:textId="77777777" w:rsidR="00314A1D" w:rsidRPr="00A84823" w:rsidRDefault="00314A1D" w:rsidP="00314A1D">
      <w:pPr>
        <w:tabs>
          <w:tab w:val="left" w:pos="5861"/>
          <w:tab w:val="left" w:pos="7309"/>
          <w:tab w:val="left" w:pos="10329"/>
        </w:tabs>
        <w:ind w:left="5061"/>
        <w:rPr>
          <w:sz w:val="18"/>
          <w:lang w:val="fr-FR"/>
        </w:rPr>
      </w:pPr>
      <w:r>
        <w:rPr>
          <w:noProof/>
          <w:position w:val="1"/>
        </w:rPr>
        <w:drawing>
          <wp:inline distT="0" distB="0" distL="0" distR="0" wp14:anchorId="712FEC6C" wp14:editId="568DDB40">
            <wp:extent cx="62779" cy="62779"/>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2" cstate="print"/>
                    <a:stretch>
                      <a:fillRect/>
                    </a:stretch>
                  </pic:blipFill>
                  <pic:spPr>
                    <a:xfrm>
                      <a:off x="0" y="0"/>
                      <a:ext cx="62779" cy="62779"/>
                    </a:xfrm>
                    <a:prstGeom prst="rect">
                      <a:avLst/>
                    </a:prstGeom>
                  </pic:spPr>
                </pic:pic>
              </a:graphicData>
            </a:graphic>
          </wp:inline>
        </w:drawing>
      </w:r>
      <w:r w:rsidRPr="00A84823">
        <w:rPr>
          <w:spacing w:val="-9"/>
          <w:sz w:val="20"/>
          <w:lang w:val="fr-FR"/>
        </w:rPr>
        <w:t xml:space="preserve"> </w:t>
      </w:r>
      <w:r w:rsidRPr="00A84823">
        <w:rPr>
          <w:color w:val="595959"/>
          <w:sz w:val="18"/>
          <w:lang w:val="fr-FR"/>
        </w:rPr>
        <w:t>BFM</w:t>
      </w:r>
      <w:r w:rsidRPr="00A84823">
        <w:rPr>
          <w:color w:val="595959"/>
          <w:sz w:val="18"/>
          <w:lang w:val="fr-FR"/>
        </w:rPr>
        <w:tab/>
      </w:r>
      <w:r>
        <w:rPr>
          <w:noProof/>
          <w:color w:val="595959"/>
          <w:position w:val="1"/>
          <w:sz w:val="18"/>
        </w:rPr>
        <w:drawing>
          <wp:inline distT="0" distB="0" distL="0" distR="0" wp14:anchorId="1B21155F" wp14:editId="5F3D9F4C">
            <wp:extent cx="62779" cy="6277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3" cstate="print"/>
                    <a:stretch>
                      <a:fillRect/>
                    </a:stretch>
                  </pic:blipFill>
                  <pic:spPr>
                    <a:xfrm>
                      <a:off x="0" y="0"/>
                      <a:ext cx="62779" cy="62779"/>
                    </a:xfrm>
                    <a:prstGeom prst="rect">
                      <a:avLst/>
                    </a:prstGeom>
                  </pic:spPr>
                </pic:pic>
              </a:graphicData>
            </a:graphic>
          </wp:inline>
        </w:drawing>
      </w:r>
      <w:r w:rsidRPr="00A84823">
        <w:rPr>
          <w:color w:val="595959"/>
          <w:spacing w:val="-4"/>
          <w:sz w:val="18"/>
          <w:lang w:val="fr-FR"/>
        </w:rPr>
        <w:t xml:space="preserve"> </w:t>
      </w:r>
      <w:r w:rsidRPr="00A84823">
        <w:rPr>
          <w:color w:val="595959"/>
          <w:sz w:val="18"/>
          <w:lang w:val="fr-FR"/>
        </w:rPr>
        <w:t>HONORAIRES</w:t>
      </w:r>
      <w:r w:rsidRPr="00A84823">
        <w:rPr>
          <w:color w:val="595959"/>
          <w:sz w:val="18"/>
          <w:lang w:val="fr-FR"/>
        </w:rPr>
        <w:tab/>
      </w:r>
      <w:r>
        <w:rPr>
          <w:noProof/>
          <w:color w:val="595959"/>
          <w:position w:val="1"/>
          <w:sz w:val="18"/>
        </w:rPr>
        <w:drawing>
          <wp:inline distT="0" distB="0" distL="0" distR="0" wp14:anchorId="5A1512E1" wp14:editId="75822DA2">
            <wp:extent cx="62779" cy="62779"/>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4" cstate="print"/>
                    <a:stretch>
                      <a:fillRect/>
                    </a:stretch>
                  </pic:blipFill>
                  <pic:spPr>
                    <a:xfrm>
                      <a:off x="0" y="0"/>
                      <a:ext cx="62779" cy="62779"/>
                    </a:xfrm>
                    <a:prstGeom prst="rect">
                      <a:avLst/>
                    </a:prstGeom>
                  </pic:spPr>
                </pic:pic>
              </a:graphicData>
            </a:graphic>
          </wp:inline>
        </w:drawing>
      </w:r>
      <w:r w:rsidRPr="00A84823">
        <w:rPr>
          <w:color w:val="595959"/>
          <w:spacing w:val="-5"/>
          <w:sz w:val="18"/>
          <w:lang w:val="fr-FR"/>
        </w:rPr>
        <w:t xml:space="preserve"> </w:t>
      </w:r>
      <w:r w:rsidRPr="00A84823">
        <w:rPr>
          <w:color w:val="595959"/>
          <w:sz w:val="18"/>
          <w:lang w:val="fr-FR"/>
        </w:rPr>
        <w:t>FORFAITS</w:t>
      </w:r>
      <w:r w:rsidRPr="00A84823">
        <w:rPr>
          <w:color w:val="595959"/>
          <w:spacing w:val="-5"/>
          <w:sz w:val="18"/>
          <w:lang w:val="fr-FR"/>
        </w:rPr>
        <w:t xml:space="preserve"> </w:t>
      </w:r>
      <w:r w:rsidRPr="00A84823">
        <w:rPr>
          <w:color w:val="595959"/>
          <w:sz w:val="18"/>
          <w:lang w:val="fr-FR"/>
        </w:rPr>
        <w:t>ET</w:t>
      </w:r>
      <w:r w:rsidRPr="00A84823">
        <w:rPr>
          <w:color w:val="595959"/>
          <w:spacing w:val="-10"/>
          <w:sz w:val="18"/>
          <w:lang w:val="fr-FR"/>
        </w:rPr>
        <w:t xml:space="preserve"> </w:t>
      </w:r>
      <w:r w:rsidRPr="00A84823">
        <w:rPr>
          <w:color w:val="595959"/>
          <w:sz w:val="18"/>
          <w:lang w:val="fr-FR"/>
        </w:rPr>
        <w:t>CONVENTIONS</w:t>
      </w:r>
      <w:r w:rsidRPr="00A84823">
        <w:rPr>
          <w:color w:val="595959"/>
          <w:spacing w:val="-5"/>
          <w:sz w:val="18"/>
          <w:lang w:val="fr-FR"/>
        </w:rPr>
        <w:t xml:space="preserve"> </w:t>
      </w:r>
      <w:r w:rsidRPr="00A84823">
        <w:rPr>
          <w:color w:val="595959"/>
          <w:sz w:val="18"/>
          <w:lang w:val="fr-FR"/>
        </w:rPr>
        <w:t>INAMI</w:t>
      </w:r>
      <w:r w:rsidRPr="00A84823">
        <w:rPr>
          <w:color w:val="595959"/>
          <w:sz w:val="18"/>
          <w:lang w:val="fr-FR"/>
        </w:rPr>
        <w:tab/>
      </w:r>
      <w:r>
        <w:rPr>
          <w:noProof/>
          <w:color w:val="595959"/>
          <w:position w:val="1"/>
          <w:sz w:val="18"/>
        </w:rPr>
        <w:drawing>
          <wp:inline distT="0" distB="0" distL="0" distR="0" wp14:anchorId="1E1D8F46" wp14:editId="6F0E27CD">
            <wp:extent cx="62781" cy="62779"/>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5" cstate="print"/>
                    <a:stretch>
                      <a:fillRect/>
                    </a:stretch>
                  </pic:blipFill>
                  <pic:spPr>
                    <a:xfrm>
                      <a:off x="0" y="0"/>
                      <a:ext cx="62781" cy="62779"/>
                    </a:xfrm>
                    <a:prstGeom prst="rect">
                      <a:avLst/>
                    </a:prstGeom>
                  </pic:spPr>
                </pic:pic>
              </a:graphicData>
            </a:graphic>
          </wp:inline>
        </w:drawing>
      </w:r>
      <w:r w:rsidRPr="00A84823">
        <w:rPr>
          <w:color w:val="595959"/>
          <w:spacing w:val="-2"/>
          <w:sz w:val="18"/>
          <w:lang w:val="fr-FR"/>
        </w:rPr>
        <w:t xml:space="preserve"> </w:t>
      </w:r>
      <w:r w:rsidRPr="00A84823">
        <w:rPr>
          <w:color w:val="595959"/>
          <w:sz w:val="18"/>
          <w:lang w:val="fr-FR"/>
        </w:rPr>
        <w:t>MEDICAMENTS</w:t>
      </w:r>
      <w:r w:rsidRPr="00A84823">
        <w:rPr>
          <w:color w:val="595959"/>
          <w:spacing w:val="-3"/>
          <w:sz w:val="18"/>
          <w:lang w:val="fr-FR"/>
        </w:rPr>
        <w:t xml:space="preserve"> </w:t>
      </w:r>
      <w:r w:rsidRPr="00A84823">
        <w:rPr>
          <w:color w:val="595959"/>
          <w:sz w:val="18"/>
          <w:lang w:val="fr-FR"/>
        </w:rPr>
        <w:t>ET</w:t>
      </w:r>
      <w:r w:rsidRPr="00A84823">
        <w:rPr>
          <w:color w:val="595959"/>
          <w:spacing w:val="-8"/>
          <w:sz w:val="18"/>
          <w:lang w:val="fr-FR"/>
        </w:rPr>
        <w:t xml:space="preserve"> </w:t>
      </w:r>
      <w:r w:rsidRPr="00A84823">
        <w:rPr>
          <w:color w:val="595959"/>
          <w:sz w:val="18"/>
          <w:lang w:val="fr-FR"/>
        </w:rPr>
        <w:t>MEDDEV</w:t>
      </w:r>
    </w:p>
    <w:p w14:paraId="71C64AF2" w14:textId="77777777" w:rsidR="00314A1D" w:rsidRPr="00A84823" w:rsidRDefault="00314A1D" w:rsidP="00314A1D">
      <w:pPr>
        <w:rPr>
          <w:sz w:val="18"/>
          <w:lang w:val="fr-FR"/>
        </w:rPr>
        <w:sectPr w:rsidR="00314A1D" w:rsidRPr="00A84823" w:rsidSect="00ED6BC5">
          <w:pgSz w:w="19200" w:h="10800" w:orient="landscape"/>
          <w:pgMar w:top="780" w:right="0" w:bottom="280" w:left="160" w:header="720" w:footer="720" w:gutter="0"/>
          <w:cols w:space="720"/>
        </w:sectPr>
      </w:pPr>
    </w:p>
    <w:p w14:paraId="5F36206C" w14:textId="77777777" w:rsidR="00314A1D" w:rsidRPr="00A84823" w:rsidRDefault="00314A1D" w:rsidP="00314A1D">
      <w:pPr>
        <w:pStyle w:val="BodyText"/>
        <w:spacing w:before="70" w:line="770" w:lineRule="exact"/>
        <w:ind w:left="396"/>
        <w:rPr>
          <w:lang w:val="fr-FR"/>
        </w:rPr>
      </w:pPr>
      <w:r w:rsidRPr="00A84823">
        <w:rPr>
          <w:color w:val="4472C4"/>
          <w:lang w:val="fr-FR"/>
        </w:rPr>
        <w:lastRenderedPageBreak/>
        <w:t>Impact</w:t>
      </w:r>
      <w:r w:rsidRPr="00A84823">
        <w:rPr>
          <w:color w:val="4472C4"/>
          <w:spacing w:val="-5"/>
          <w:lang w:val="fr-FR"/>
        </w:rPr>
        <w:t xml:space="preserve"> </w:t>
      </w:r>
      <w:r w:rsidRPr="00A84823">
        <w:rPr>
          <w:color w:val="4472C4"/>
          <w:lang w:val="fr-FR"/>
        </w:rPr>
        <w:t>de</w:t>
      </w:r>
      <w:r w:rsidRPr="00A84823">
        <w:rPr>
          <w:color w:val="4472C4"/>
          <w:spacing w:val="-6"/>
          <w:lang w:val="fr-FR"/>
        </w:rPr>
        <w:t xml:space="preserve"> </w:t>
      </w:r>
      <w:r w:rsidRPr="00A84823">
        <w:rPr>
          <w:color w:val="4472C4"/>
          <w:lang w:val="fr-FR"/>
        </w:rPr>
        <w:t>la</w:t>
      </w:r>
      <w:r w:rsidRPr="00A84823">
        <w:rPr>
          <w:color w:val="4472C4"/>
          <w:spacing w:val="-6"/>
          <w:lang w:val="fr-FR"/>
        </w:rPr>
        <w:t xml:space="preserve"> </w:t>
      </w:r>
      <w:r w:rsidRPr="00A84823">
        <w:rPr>
          <w:color w:val="4472C4"/>
          <w:lang w:val="fr-FR"/>
        </w:rPr>
        <w:t>plateforme</w:t>
      </w:r>
      <w:r w:rsidRPr="00A84823">
        <w:rPr>
          <w:color w:val="4472C4"/>
          <w:spacing w:val="-6"/>
          <w:lang w:val="fr-FR"/>
        </w:rPr>
        <w:t xml:space="preserve"> </w:t>
      </w:r>
      <w:r w:rsidRPr="00A84823">
        <w:rPr>
          <w:color w:val="4472C4"/>
          <w:lang w:val="fr-FR"/>
        </w:rPr>
        <w:t>DIM3</w:t>
      </w:r>
      <w:r w:rsidRPr="00A84823">
        <w:rPr>
          <w:color w:val="4472C4"/>
          <w:spacing w:val="-5"/>
          <w:lang w:val="fr-FR"/>
        </w:rPr>
        <w:t xml:space="preserve"> </w:t>
      </w:r>
      <w:r w:rsidRPr="00A84823">
        <w:rPr>
          <w:color w:val="4472C4"/>
          <w:spacing w:val="-10"/>
          <w:lang w:val="fr-FR"/>
        </w:rPr>
        <w:t>:</w:t>
      </w:r>
    </w:p>
    <w:p w14:paraId="3A86A87A" w14:textId="048C8E2E" w:rsidR="00314A1D" w:rsidRPr="00A84823" w:rsidRDefault="00314A1D" w:rsidP="00314A1D">
      <w:pPr>
        <w:pStyle w:val="BodyText"/>
        <w:spacing w:line="770" w:lineRule="exact"/>
        <w:ind w:left="396"/>
        <w:rPr>
          <w:lang w:val="fr-FR"/>
        </w:rPr>
      </w:pPr>
      <w:r w:rsidRPr="00A84823">
        <w:rPr>
          <w:color w:val="4472C4"/>
          <w:lang w:val="fr-FR"/>
        </w:rPr>
        <w:t>Mise</w:t>
      </w:r>
      <w:r w:rsidRPr="00A84823">
        <w:rPr>
          <w:color w:val="4472C4"/>
          <w:spacing w:val="-7"/>
          <w:lang w:val="fr-FR"/>
        </w:rPr>
        <w:t xml:space="preserve"> </w:t>
      </w:r>
      <w:r w:rsidRPr="00A84823">
        <w:rPr>
          <w:color w:val="4472C4"/>
          <w:lang w:val="fr-FR"/>
        </w:rPr>
        <w:t>en</w:t>
      </w:r>
      <w:r w:rsidRPr="00A84823">
        <w:rPr>
          <w:color w:val="4472C4"/>
          <w:spacing w:val="-3"/>
          <w:lang w:val="fr-FR"/>
        </w:rPr>
        <w:t xml:space="preserve"> </w:t>
      </w:r>
      <w:ins w:id="105" w:author="Jean Claude havaux" w:date="2024-02-19T13:26:00Z">
        <w:r w:rsidR="001579BB" w:rsidRPr="00A84823">
          <w:rPr>
            <w:color w:val="4472C4"/>
            <w:lang w:val="fr-FR"/>
          </w:rPr>
          <w:t>évidence</w:t>
        </w:r>
      </w:ins>
      <w:r w:rsidRPr="00A84823">
        <w:rPr>
          <w:color w:val="4472C4"/>
          <w:spacing w:val="-6"/>
          <w:lang w:val="fr-FR"/>
        </w:rPr>
        <w:t xml:space="preserve"> </w:t>
      </w:r>
      <w:r w:rsidRPr="00A84823">
        <w:rPr>
          <w:color w:val="4472C4"/>
          <w:lang w:val="fr-FR"/>
        </w:rPr>
        <w:t>et</w:t>
      </w:r>
      <w:r w:rsidRPr="00A84823">
        <w:rPr>
          <w:color w:val="4472C4"/>
          <w:spacing w:val="-6"/>
          <w:lang w:val="fr-FR"/>
        </w:rPr>
        <w:t xml:space="preserve"> </w:t>
      </w:r>
      <w:r w:rsidRPr="00A84823">
        <w:rPr>
          <w:color w:val="4472C4"/>
          <w:lang w:val="fr-FR"/>
        </w:rPr>
        <w:t>codification</w:t>
      </w:r>
      <w:r w:rsidRPr="00A84823">
        <w:rPr>
          <w:color w:val="4472C4"/>
          <w:spacing w:val="-4"/>
          <w:lang w:val="fr-FR"/>
        </w:rPr>
        <w:t xml:space="preserve"> </w:t>
      </w:r>
      <w:r w:rsidRPr="00A84823">
        <w:rPr>
          <w:color w:val="4472C4"/>
          <w:lang w:val="fr-FR"/>
        </w:rPr>
        <w:t>malnutrition</w:t>
      </w:r>
      <w:r w:rsidRPr="00A84823">
        <w:rPr>
          <w:color w:val="4472C4"/>
          <w:spacing w:val="-4"/>
          <w:lang w:val="fr-FR"/>
        </w:rPr>
        <w:t xml:space="preserve"> </w:t>
      </w:r>
      <w:r w:rsidRPr="00A84823">
        <w:rPr>
          <w:color w:val="4472C4"/>
          <w:spacing w:val="-2"/>
          <w:lang w:val="fr-FR"/>
        </w:rPr>
        <w:t>ICD10</w:t>
      </w:r>
    </w:p>
    <w:p w14:paraId="5AFA109C" w14:textId="64920018" w:rsidR="00314A1D" w:rsidRPr="00A84823" w:rsidRDefault="001579BB" w:rsidP="00314A1D">
      <w:pPr>
        <w:pStyle w:val="BodyText"/>
        <w:spacing w:before="1"/>
        <w:ind w:left="396"/>
        <w:rPr>
          <w:lang w:val="fr-FR"/>
        </w:rPr>
      </w:pPr>
      <w:ins w:id="106" w:author="Jean Claude havaux" w:date="2024-02-19T13:26:00Z">
        <w:r w:rsidRPr="00A84823">
          <w:rPr>
            <w:color w:val="4472C4"/>
            <w:lang w:val="fr-FR"/>
          </w:rPr>
          <w:t>Intégration</w:t>
        </w:r>
      </w:ins>
      <w:r w:rsidR="00314A1D" w:rsidRPr="00A84823">
        <w:rPr>
          <w:color w:val="4472C4"/>
          <w:spacing w:val="-14"/>
          <w:lang w:val="fr-FR"/>
        </w:rPr>
        <w:t xml:space="preserve"> </w:t>
      </w:r>
      <w:r w:rsidR="00314A1D" w:rsidRPr="00A84823">
        <w:rPr>
          <w:color w:val="4472C4"/>
          <w:lang w:val="fr-FR"/>
        </w:rPr>
        <w:t>automatisable</w:t>
      </w:r>
      <w:r w:rsidR="00314A1D" w:rsidRPr="00A84823">
        <w:rPr>
          <w:color w:val="4472C4"/>
          <w:spacing w:val="-17"/>
          <w:lang w:val="fr-FR"/>
        </w:rPr>
        <w:t xml:space="preserve"> </w:t>
      </w:r>
      <w:r w:rsidR="00314A1D" w:rsidRPr="00A84823">
        <w:rPr>
          <w:color w:val="4472C4"/>
          <w:lang w:val="fr-FR"/>
        </w:rPr>
        <w:t>dans</w:t>
      </w:r>
      <w:r w:rsidR="00314A1D" w:rsidRPr="00A84823">
        <w:rPr>
          <w:color w:val="4472C4"/>
          <w:spacing w:val="-15"/>
          <w:lang w:val="fr-FR"/>
        </w:rPr>
        <w:t xml:space="preserve"> </w:t>
      </w:r>
      <w:ins w:id="107" w:author="Jean Claude havaux" w:date="2024-02-19T13:26:00Z">
        <w:r w:rsidRPr="00A84823">
          <w:rPr>
            <w:color w:val="4472C4"/>
            <w:lang w:val="fr-FR"/>
          </w:rPr>
          <w:t>procédure</w:t>
        </w:r>
      </w:ins>
      <w:r w:rsidR="00314A1D" w:rsidRPr="00A84823">
        <w:rPr>
          <w:color w:val="4472C4"/>
          <w:spacing w:val="-16"/>
          <w:lang w:val="fr-FR"/>
        </w:rPr>
        <w:t xml:space="preserve"> </w:t>
      </w:r>
      <w:r w:rsidR="00314A1D" w:rsidRPr="00A84823">
        <w:rPr>
          <w:color w:val="4472C4"/>
          <w:spacing w:val="-5"/>
          <w:lang w:val="fr-FR"/>
        </w:rPr>
        <w:t>RHM</w:t>
      </w:r>
    </w:p>
    <w:p w14:paraId="465C04AB" w14:textId="5FBF920F" w:rsidR="00314A1D" w:rsidRPr="00A84823" w:rsidRDefault="00314A1D" w:rsidP="00314A1D">
      <w:pPr>
        <w:pStyle w:val="BodyText"/>
        <w:spacing w:before="755" w:line="770" w:lineRule="exact"/>
        <w:ind w:left="543"/>
        <w:rPr>
          <w:lang w:val="fr-FR"/>
        </w:rPr>
      </w:pPr>
      <w:r w:rsidRPr="00A84823">
        <w:rPr>
          <w:color w:val="262626"/>
          <w:lang w:val="fr-FR"/>
        </w:rPr>
        <w:t>ICD</w:t>
      </w:r>
      <w:r w:rsidRPr="00A84823">
        <w:rPr>
          <w:color w:val="262626"/>
          <w:spacing w:val="-11"/>
          <w:lang w:val="fr-FR"/>
        </w:rPr>
        <w:t xml:space="preserve"> </w:t>
      </w:r>
      <w:r w:rsidRPr="00A84823">
        <w:rPr>
          <w:color w:val="262626"/>
          <w:lang w:val="fr-FR"/>
        </w:rPr>
        <w:t>10</w:t>
      </w:r>
      <w:r w:rsidRPr="00A84823">
        <w:rPr>
          <w:color w:val="262626"/>
          <w:spacing w:val="-9"/>
          <w:lang w:val="fr-FR"/>
        </w:rPr>
        <w:t xml:space="preserve"> </w:t>
      </w:r>
      <w:r w:rsidRPr="00A84823">
        <w:rPr>
          <w:color w:val="262626"/>
          <w:lang w:val="fr-FR"/>
        </w:rPr>
        <w:t>Malnutrition/obésité</w:t>
      </w:r>
      <w:r w:rsidRPr="00A84823">
        <w:rPr>
          <w:color w:val="262626"/>
          <w:spacing w:val="-11"/>
          <w:lang w:val="fr-FR"/>
        </w:rPr>
        <w:t xml:space="preserve"> </w:t>
      </w:r>
      <w:r w:rsidRPr="00A84823">
        <w:rPr>
          <w:color w:val="262626"/>
          <w:lang w:val="fr-FR"/>
        </w:rPr>
        <w:t>et</w:t>
      </w:r>
      <w:r w:rsidRPr="00A84823">
        <w:rPr>
          <w:color w:val="262626"/>
          <w:spacing w:val="-8"/>
          <w:lang w:val="fr-FR"/>
        </w:rPr>
        <w:t xml:space="preserve"> </w:t>
      </w:r>
      <w:r w:rsidRPr="00A84823">
        <w:rPr>
          <w:color w:val="262626"/>
          <w:lang w:val="fr-FR"/>
        </w:rPr>
        <w:t>Points</w:t>
      </w:r>
      <w:r w:rsidRPr="00A84823">
        <w:rPr>
          <w:color w:val="262626"/>
          <w:spacing w:val="-11"/>
          <w:lang w:val="fr-FR"/>
        </w:rPr>
        <w:t xml:space="preserve"> </w:t>
      </w:r>
      <w:ins w:id="108" w:author="Jean Claude havaux" w:date="2024-02-19T13:26:00Z">
        <w:r w:rsidR="001579BB" w:rsidRPr="00A84823">
          <w:rPr>
            <w:color w:val="262626"/>
            <w:lang w:val="fr-FR"/>
          </w:rPr>
          <w:t>Sévérité</w:t>
        </w:r>
      </w:ins>
      <w:r w:rsidRPr="00A84823">
        <w:rPr>
          <w:color w:val="262626"/>
          <w:spacing w:val="-11"/>
          <w:lang w:val="fr-FR"/>
        </w:rPr>
        <w:t xml:space="preserve"> </w:t>
      </w:r>
      <w:r w:rsidRPr="00A84823">
        <w:rPr>
          <w:color w:val="262626"/>
          <w:spacing w:val="-2"/>
          <w:lang w:val="fr-FR"/>
        </w:rPr>
        <w:t>ajoutés</w:t>
      </w:r>
    </w:p>
    <w:p w14:paraId="532BDF59" w14:textId="77777777" w:rsidR="00314A1D" w:rsidRPr="00A84823" w:rsidRDefault="00314A1D" w:rsidP="00314A1D">
      <w:pPr>
        <w:pStyle w:val="BodyText"/>
        <w:spacing w:line="770" w:lineRule="exact"/>
        <w:ind w:left="543"/>
        <w:rPr>
          <w:lang w:val="pt-BR"/>
        </w:rPr>
      </w:pPr>
      <w:r w:rsidRPr="00A84823">
        <w:rPr>
          <w:color w:val="4472C4"/>
          <w:lang w:val="pt-BR"/>
        </w:rPr>
        <w:t>+ OBESITE</w:t>
      </w:r>
      <w:r w:rsidRPr="00A84823">
        <w:rPr>
          <w:color w:val="4472C4"/>
          <w:spacing w:val="-1"/>
          <w:lang w:val="pt-BR"/>
        </w:rPr>
        <w:t xml:space="preserve"> </w:t>
      </w:r>
      <w:r w:rsidRPr="00A84823">
        <w:rPr>
          <w:color w:val="4472C4"/>
          <w:lang w:val="pt-BR"/>
        </w:rPr>
        <w:t>= 1</w:t>
      </w:r>
      <w:r w:rsidRPr="00A84823">
        <w:rPr>
          <w:color w:val="4472C4"/>
          <w:spacing w:val="-1"/>
          <w:lang w:val="pt-BR"/>
        </w:rPr>
        <w:t xml:space="preserve"> </w:t>
      </w:r>
      <w:r w:rsidRPr="00A84823">
        <w:rPr>
          <w:color w:val="4472C4"/>
          <w:lang w:val="pt-BR"/>
        </w:rPr>
        <w:t>à 2</w:t>
      </w:r>
      <w:r w:rsidRPr="00A84823">
        <w:rPr>
          <w:color w:val="4472C4"/>
          <w:spacing w:val="1"/>
          <w:lang w:val="pt-BR"/>
        </w:rPr>
        <w:t xml:space="preserve"> </w:t>
      </w:r>
      <w:r w:rsidRPr="00A84823">
        <w:rPr>
          <w:color w:val="4472C4"/>
          <w:spacing w:val="-2"/>
          <w:lang w:val="pt-BR"/>
        </w:rPr>
        <w:t>points</w:t>
      </w:r>
    </w:p>
    <w:p w14:paraId="55244142" w14:textId="77777777" w:rsidR="00314A1D" w:rsidRPr="00A84823" w:rsidRDefault="00314A1D" w:rsidP="00314A1D">
      <w:pPr>
        <w:spacing w:line="770" w:lineRule="exact"/>
        <w:rPr>
          <w:lang w:val="pt-BR"/>
        </w:rPr>
        <w:sectPr w:rsidR="00314A1D" w:rsidRPr="00A84823" w:rsidSect="00ED6BC5">
          <w:pgSz w:w="19200" w:h="10800" w:orient="landscape"/>
          <w:pgMar w:top="400" w:right="0" w:bottom="280" w:left="160" w:header="720" w:footer="720" w:gutter="0"/>
          <w:cols w:space="720"/>
        </w:sectPr>
      </w:pPr>
    </w:p>
    <w:p w14:paraId="6AE85857" w14:textId="77777777" w:rsidR="00314A1D" w:rsidRPr="00314A1D" w:rsidRDefault="00314A1D" w:rsidP="00314A1D">
      <w:pPr>
        <w:pStyle w:val="BodyText"/>
        <w:tabs>
          <w:tab w:val="left" w:pos="4941"/>
        </w:tabs>
        <w:spacing w:before="20" w:line="232" w:lineRule="auto"/>
        <w:ind w:left="543" w:right="38"/>
        <w:rPr>
          <w:lang w:val="pt-BR"/>
        </w:rPr>
      </w:pPr>
      <w:r w:rsidRPr="00A84823">
        <w:rPr>
          <w:color w:val="262626"/>
          <w:lang w:val="pt-BR"/>
        </w:rPr>
        <w:t>E40 / E41 / E42</w:t>
      </w:r>
      <w:r w:rsidRPr="00A84823">
        <w:rPr>
          <w:color w:val="262626"/>
          <w:lang w:val="pt-BR"/>
        </w:rPr>
        <w:tab/>
        <w:t>=</w:t>
      </w:r>
      <w:r w:rsidRPr="00A84823">
        <w:rPr>
          <w:color w:val="262626"/>
          <w:spacing w:val="76"/>
          <w:lang w:val="pt-BR"/>
        </w:rPr>
        <w:t xml:space="preserve"> </w:t>
      </w:r>
      <w:r w:rsidRPr="00A84823">
        <w:rPr>
          <w:color w:val="262626"/>
          <w:lang w:val="pt-BR"/>
        </w:rPr>
        <w:t>Kwashuirkor/Marasme</w:t>
      </w:r>
      <w:r w:rsidRPr="00A84823">
        <w:rPr>
          <w:color w:val="262626"/>
          <w:spacing w:val="-35"/>
          <w:lang w:val="pt-BR"/>
        </w:rPr>
        <w:t xml:space="preserve"> </w:t>
      </w:r>
      <w:r w:rsidRPr="00A84823">
        <w:rPr>
          <w:color w:val="262626"/>
          <w:lang w:val="pt-BR"/>
        </w:rPr>
        <w:t xml:space="preserve">… </w:t>
      </w:r>
      <w:r w:rsidRPr="00314A1D">
        <w:rPr>
          <w:color w:val="262626"/>
          <w:lang w:val="pt-BR"/>
        </w:rPr>
        <w:t>E43 = Malnutrition Sévere</w:t>
      </w:r>
    </w:p>
    <w:p w14:paraId="6E91F9DD" w14:textId="77777777" w:rsidR="00314A1D" w:rsidRPr="00314A1D" w:rsidRDefault="00314A1D" w:rsidP="00314A1D">
      <w:pPr>
        <w:pStyle w:val="BodyText"/>
        <w:spacing w:before="25" w:line="232" w:lineRule="auto"/>
        <w:ind w:left="543" w:right="3504"/>
        <w:rPr>
          <w:lang w:val="pt-BR"/>
        </w:rPr>
      </w:pPr>
      <w:r w:rsidRPr="00314A1D">
        <w:rPr>
          <w:color w:val="262626"/>
          <w:lang w:val="pt-BR"/>
        </w:rPr>
        <w:t>E440 = Malnutrition Modérée E441 = Malnutrition légère E46</w:t>
      </w:r>
      <w:r w:rsidRPr="00314A1D">
        <w:rPr>
          <w:color w:val="262626"/>
          <w:spacing w:val="-8"/>
          <w:lang w:val="pt-BR"/>
        </w:rPr>
        <w:t xml:space="preserve"> </w:t>
      </w:r>
      <w:r w:rsidRPr="00314A1D">
        <w:rPr>
          <w:color w:val="262626"/>
          <w:lang w:val="pt-BR"/>
        </w:rPr>
        <w:t>=</w:t>
      </w:r>
      <w:r w:rsidRPr="00314A1D">
        <w:rPr>
          <w:color w:val="262626"/>
          <w:spacing w:val="-8"/>
          <w:lang w:val="pt-BR"/>
        </w:rPr>
        <w:t xml:space="preserve"> </w:t>
      </w:r>
      <w:r w:rsidRPr="00314A1D">
        <w:rPr>
          <w:color w:val="262626"/>
          <w:lang w:val="pt-BR"/>
        </w:rPr>
        <w:t>Malnutrition</w:t>
      </w:r>
      <w:r w:rsidRPr="00314A1D">
        <w:rPr>
          <w:color w:val="262626"/>
          <w:spacing w:val="-8"/>
          <w:lang w:val="pt-BR"/>
        </w:rPr>
        <w:t xml:space="preserve"> </w:t>
      </w:r>
      <w:r w:rsidRPr="00314A1D">
        <w:rPr>
          <w:color w:val="262626"/>
          <w:lang w:val="pt-BR"/>
        </w:rPr>
        <w:t>unspecified</w:t>
      </w:r>
    </w:p>
    <w:p w14:paraId="712B81A7" w14:textId="77777777" w:rsidR="00314A1D" w:rsidRPr="00A84823" w:rsidRDefault="00314A1D" w:rsidP="00314A1D">
      <w:pPr>
        <w:pStyle w:val="BodyText"/>
        <w:spacing w:before="11" w:line="770" w:lineRule="exact"/>
        <w:ind w:left="543"/>
        <w:rPr>
          <w:lang w:val="fr-FR"/>
        </w:rPr>
      </w:pPr>
      <w:r w:rsidRPr="00B77447">
        <w:rPr>
          <w:lang w:val="fr-FR"/>
        </w:rPr>
        <w:br w:type="column"/>
      </w:r>
      <w:r w:rsidRPr="00A84823">
        <w:rPr>
          <w:color w:val="262626"/>
          <w:lang w:val="fr-FR"/>
        </w:rPr>
        <w:t>4</w:t>
      </w:r>
      <w:r w:rsidRPr="00A84823">
        <w:rPr>
          <w:color w:val="262626"/>
          <w:spacing w:val="1"/>
          <w:lang w:val="fr-FR"/>
        </w:rPr>
        <w:t xml:space="preserve"> </w:t>
      </w:r>
      <w:r w:rsidRPr="00A84823">
        <w:rPr>
          <w:color w:val="262626"/>
          <w:spacing w:val="-2"/>
          <w:lang w:val="fr-FR"/>
        </w:rPr>
        <w:t>points</w:t>
      </w:r>
    </w:p>
    <w:p w14:paraId="2D19D2F0" w14:textId="77777777" w:rsidR="00314A1D" w:rsidRPr="00A84823" w:rsidRDefault="00314A1D" w:rsidP="00314A1D">
      <w:pPr>
        <w:pStyle w:val="BodyText"/>
        <w:spacing w:line="770" w:lineRule="exact"/>
        <w:ind w:left="543"/>
        <w:rPr>
          <w:lang w:val="fr-FR"/>
        </w:rPr>
      </w:pPr>
      <w:r w:rsidRPr="00A84823">
        <w:rPr>
          <w:color w:val="262626"/>
          <w:lang w:val="fr-FR"/>
        </w:rPr>
        <w:t>4</w:t>
      </w:r>
      <w:r w:rsidRPr="00A84823">
        <w:rPr>
          <w:color w:val="262626"/>
          <w:spacing w:val="1"/>
          <w:lang w:val="fr-FR"/>
        </w:rPr>
        <w:t xml:space="preserve"> </w:t>
      </w:r>
      <w:r w:rsidRPr="00A84823">
        <w:rPr>
          <w:color w:val="262626"/>
          <w:spacing w:val="-2"/>
          <w:lang w:val="fr-FR"/>
        </w:rPr>
        <w:t>Points</w:t>
      </w:r>
    </w:p>
    <w:p w14:paraId="52BE10FC" w14:textId="77777777" w:rsidR="00314A1D" w:rsidRPr="00A84823" w:rsidRDefault="00314A1D" w:rsidP="00314A1D">
      <w:pPr>
        <w:pStyle w:val="BodyText"/>
        <w:spacing w:before="1" w:line="770" w:lineRule="exact"/>
        <w:ind w:left="543"/>
        <w:rPr>
          <w:lang w:val="fr-FR"/>
        </w:rPr>
      </w:pPr>
      <w:r w:rsidRPr="00A84823">
        <w:rPr>
          <w:color w:val="262626"/>
          <w:lang w:val="fr-FR"/>
        </w:rPr>
        <w:t>3</w:t>
      </w:r>
      <w:r w:rsidRPr="00A84823">
        <w:rPr>
          <w:color w:val="262626"/>
          <w:spacing w:val="1"/>
          <w:lang w:val="fr-FR"/>
        </w:rPr>
        <w:t xml:space="preserve"> </w:t>
      </w:r>
      <w:r w:rsidRPr="00A84823">
        <w:rPr>
          <w:color w:val="262626"/>
          <w:spacing w:val="-2"/>
          <w:lang w:val="fr-FR"/>
        </w:rPr>
        <w:t>Points</w:t>
      </w:r>
    </w:p>
    <w:p w14:paraId="609E7E8B" w14:textId="77777777" w:rsidR="00314A1D" w:rsidRPr="00A84823" w:rsidRDefault="00314A1D" w:rsidP="00314A1D">
      <w:pPr>
        <w:pStyle w:val="BodyText"/>
        <w:spacing w:line="770" w:lineRule="exact"/>
        <w:ind w:left="543"/>
        <w:rPr>
          <w:lang w:val="fr-FR"/>
        </w:rPr>
      </w:pPr>
      <w:r w:rsidRPr="00A84823">
        <w:rPr>
          <w:color w:val="262626"/>
          <w:lang w:val="fr-FR"/>
        </w:rPr>
        <w:t>2</w:t>
      </w:r>
      <w:r w:rsidRPr="00A84823">
        <w:rPr>
          <w:color w:val="262626"/>
          <w:spacing w:val="1"/>
          <w:lang w:val="fr-FR"/>
        </w:rPr>
        <w:t xml:space="preserve"> </w:t>
      </w:r>
      <w:r w:rsidRPr="00A84823">
        <w:rPr>
          <w:color w:val="262626"/>
          <w:spacing w:val="-2"/>
          <w:lang w:val="fr-FR"/>
        </w:rPr>
        <w:t>Points</w:t>
      </w:r>
    </w:p>
    <w:p w14:paraId="3B698306" w14:textId="77777777" w:rsidR="00314A1D" w:rsidRPr="00A84823" w:rsidRDefault="00314A1D" w:rsidP="00314A1D">
      <w:pPr>
        <w:pStyle w:val="BodyText"/>
        <w:spacing w:before="1"/>
        <w:ind w:left="543"/>
        <w:rPr>
          <w:lang w:val="fr-FR"/>
        </w:rPr>
      </w:pPr>
      <w:r w:rsidRPr="00A84823">
        <w:rPr>
          <w:color w:val="262626"/>
          <w:lang w:val="fr-FR"/>
        </w:rPr>
        <w:t>3</w:t>
      </w:r>
      <w:r w:rsidRPr="00A84823">
        <w:rPr>
          <w:color w:val="262626"/>
          <w:spacing w:val="1"/>
          <w:lang w:val="fr-FR"/>
        </w:rPr>
        <w:t xml:space="preserve"> </w:t>
      </w:r>
      <w:r w:rsidRPr="00A84823">
        <w:rPr>
          <w:color w:val="262626"/>
          <w:spacing w:val="-2"/>
          <w:lang w:val="fr-FR"/>
        </w:rPr>
        <w:t>Points</w:t>
      </w:r>
    </w:p>
    <w:p w14:paraId="59D43F91" w14:textId="77777777" w:rsidR="00314A1D" w:rsidRPr="00A84823" w:rsidRDefault="00314A1D" w:rsidP="00314A1D">
      <w:pPr>
        <w:rPr>
          <w:lang w:val="fr-FR"/>
        </w:rPr>
        <w:sectPr w:rsidR="00314A1D" w:rsidRPr="00A84823" w:rsidSect="00ED6BC5">
          <w:type w:val="continuous"/>
          <w:pgSz w:w="19200" w:h="10800" w:orient="landscape"/>
          <w:pgMar w:top="1220" w:right="0" w:bottom="280" w:left="160" w:header="720" w:footer="720" w:gutter="0"/>
          <w:cols w:num="2" w:space="720" w:equalWidth="0">
            <w:col w:w="12062" w:space="190"/>
            <w:col w:w="6788"/>
          </w:cols>
        </w:sectPr>
      </w:pPr>
    </w:p>
    <w:p w14:paraId="3E9774F8" w14:textId="77777777" w:rsidR="00314A1D" w:rsidRPr="00A84823" w:rsidRDefault="00314A1D" w:rsidP="00314A1D">
      <w:pPr>
        <w:pStyle w:val="Heading1"/>
        <w:spacing w:before="89" w:line="873" w:lineRule="exact"/>
        <w:rPr>
          <w:lang w:val="fr-FR"/>
        </w:rPr>
      </w:pPr>
      <w:r w:rsidRPr="00A84823">
        <w:rPr>
          <w:color w:val="4472C4"/>
          <w:lang w:val="fr-FR"/>
        </w:rPr>
        <w:lastRenderedPageBreak/>
        <w:t>ROI</w:t>
      </w:r>
      <w:r w:rsidRPr="00A84823">
        <w:rPr>
          <w:color w:val="4472C4"/>
          <w:spacing w:val="-25"/>
          <w:lang w:val="fr-FR"/>
        </w:rPr>
        <w:t xml:space="preserve"> </w:t>
      </w:r>
      <w:r w:rsidRPr="00A84823">
        <w:rPr>
          <w:color w:val="4472C4"/>
          <w:lang w:val="fr-FR"/>
        </w:rPr>
        <w:t>de</w:t>
      </w:r>
      <w:r w:rsidRPr="00A84823">
        <w:rPr>
          <w:color w:val="4472C4"/>
          <w:spacing w:val="-24"/>
          <w:lang w:val="fr-FR"/>
        </w:rPr>
        <w:t xml:space="preserve"> </w:t>
      </w:r>
      <w:r w:rsidRPr="00A84823">
        <w:rPr>
          <w:color w:val="4472C4"/>
          <w:lang w:val="fr-FR"/>
        </w:rPr>
        <w:t>la</w:t>
      </w:r>
      <w:r w:rsidRPr="00A84823">
        <w:rPr>
          <w:color w:val="4472C4"/>
          <w:spacing w:val="-24"/>
          <w:lang w:val="fr-FR"/>
        </w:rPr>
        <w:t xml:space="preserve"> </w:t>
      </w:r>
      <w:r w:rsidRPr="00A84823">
        <w:rPr>
          <w:color w:val="4472C4"/>
          <w:lang w:val="fr-FR"/>
        </w:rPr>
        <w:t>plateforme</w:t>
      </w:r>
      <w:r w:rsidRPr="00A84823">
        <w:rPr>
          <w:color w:val="4472C4"/>
          <w:spacing w:val="-23"/>
          <w:lang w:val="fr-FR"/>
        </w:rPr>
        <w:t xml:space="preserve"> </w:t>
      </w:r>
      <w:r w:rsidRPr="00A84823">
        <w:rPr>
          <w:color w:val="4472C4"/>
          <w:lang w:val="fr-FR"/>
        </w:rPr>
        <w:t>DIM3</w:t>
      </w:r>
      <w:r w:rsidRPr="00A84823">
        <w:rPr>
          <w:color w:val="4472C4"/>
          <w:spacing w:val="-24"/>
          <w:lang w:val="fr-FR"/>
        </w:rPr>
        <w:t xml:space="preserve"> </w:t>
      </w:r>
      <w:r w:rsidRPr="00A84823">
        <w:rPr>
          <w:color w:val="4472C4"/>
          <w:lang w:val="fr-FR"/>
        </w:rPr>
        <w:t>:</w:t>
      </w:r>
      <w:r w:rsidRPr="00A84823">
        <w:rPr>
          <w:color w:val="4472C4"/>
          <w:spacing w:val="-24"/>
          <w:lang w:val="fr-FR"/>
        </w:rPr>
        <w:t xml:space="preserve"> </w:t>
      </w:r>
      <w:r w:rsidRPr="00A84823">
        <w:rPr>
          <w:color w:val="4472C4"/>
          <w:lang w:val="fr-FR"/>
        </w:rPr>
        <w:t>DATA</w:t>
      </w:r>
      <w:r w:rsidRPr="00A84823">
        <w:rPr>
          <w:color w:val="4472C4"/>
          <w:spacing w:val="-23"/>
          <w:lang w:val="fr-FR"/>
        </w:rPr>
        <w:t xml:space="preserve"> </w:t>
      </w:r>
      <w:r w:rsidRPr="00A84823">
        <w:rPr>
          <w:color w:val="4472C4"/>
          <w:lang w:val="fr-FR"/>
        </w:rPr>
        <w:t>1</w:t>
      </w:r>
      <w:r w:rsidRPr="00A84823">
        <w:rPr>
          <w:color w:val="4472C4"/>
          <w:spacing w:val="-23"/>
          <w:lang w:val="fr-FR"/>
        </w:rPr>
        <w:t xml:space="preserve"> </w:t>
      </w:r>
      <w:r w:rsidRPr="00A84823">
        <w:rPr>
          <w:color w:val="4472C4"/>
          <w:spacing w:val="-2"/>
          <w:lang w:val="fr-FR"/>
        </w:rPr>
        <w:t>Erasme</w:t>
      </w:r>
    </w:p>
    <w:p w14:paraId="536F1905" w14:textId="77777777" w:rsidR="00314A1D" w:rsidRPr="00A84823" w:rsidRDefault="00314A1D" w:rsidP="00314A1D">
      <w:pPr>
        <w:spacing w:line="580" w:lineRule="exact"/>
        <w:ind w:left="428"/>
        <w:rPr>
          <w:sz w:val="36"/>
          <w:lang w:val="fr-FR"/>
        </w:rPr>
      </w:pPr>
      <w:r w:rsidRPr="00A84823">
        <w:rPr>
          <w:i/>
          <w:color w:val="4472C4"/>
          <w:sz w:val="48"/>
          <w:lang w:val="fr-FR"/>
        </w:rPr>
        <w:t>Source</w:t>
      </w:r>
      <w:r w:rsidRPr="00A84823">
        <w:rPr>
          <w:i/>
          <w:color w:val="4472C4"/>
          <w:spacing w:val="-8"/>
          <w:sz w:val="48"/>
          <w:lang w:val="fr-FR"/>
        </w:rPr>
        <w:t xml:space="preserve"> </w:t>
      </w:r>
      <w:r w:rsidRPr="00A84823">
        <w:rPr>
          <w:i/>
          <w:color w:val="4472C4"/>
          <w:sz w:val="48"/>
          <w:lang w:val="fr-FR"/>
        </w:rPr>
        <w:t>Mme</w:t>
      </w:r>
      <w:r w:rsidRPr="00A84823">
        <w:rPr>
          <w:i/>
          <w:color w:val="4472C4"/>
          <w:spacing w:val="-5"/>
          <w:sz w:val="48"/>
          <w:lang w:val="fr-FR"/>
        </w:rPr>
        <w:t xml:space="preserve"> </w:t>
      </w:r>
      <w:r w:rsidRPr="00A84823">
        <w:rPr>
          <w:i/>
          <w:color w:val="4472C4"/>
          <w:sz w:val="48"/>
          <w:lang w:val="fr-FR"/>
        </w:rPr>
        <w:t>Farine</w:t>
      </w:r>
      <w:r w:rsidRPr="00A84823">
        <w:rPr>
          <w:i/>
          <w:color w:val="4472C4"/>
          <w:spacing w:val="-5"/>
          <w:sz w:val="48"/>
          <w:lang w:val="fr-FR"/>
        </w:rPr>
        <w:t xml:space="preserve"> </w:t>
      </w:r>
      <w:r w:rsidRPr="00A84823">
        <w:rPr>
          <w:i/>
          <w:color w:val="4472C4"/>
          <w:sz w:val="48"/>
          <w:lang w:val="fr-FR"/>
        </w:rPr>
        <w:t>chef</w:t>
      </w:r>
      <w:r w:rsidRPr="00A84823">
        <w:rPr>
          <w:i/>
          <w:color w:val="4472C4"/>
          <w:spacing w:val="-4"/>
          <w:sz w:val="48"/>
          <w:lang w:val="fr-FR"/>
        </w:rPr>
        <w:t xml:space="preserve"> </w:t>
      </w:r>
      <w:r w:rsidRPr="00A84823">
        <w:rPr>
          <w:i/>
          <w:color w:val="4472C4"/>
          <w:sz w:val="48"/>
          <w:lang w:val="fr-FR"/>
        </w:rPr>
        <w:t>de</w:t>
      </w:r>
      <w:r w:rsidRPr="00A84823">
        <w:rPr>
          <w:i/>
          <w:color w:val="4472C4"/>
          <w:spacing w:val="-5"/>
          <w:sz w:val="48"/>
          <w:lang w:val="fr-FR"/>
        </w:rPr>
        <w:t xml:space="preserve"> </w:t>
      </w:r>
      <w:r w:rsidRPr="00A84823">
        <w:rPr>
          <w:i/>
          <w:color w:val="4472C4"/>
          <w:sz w:val="48"/>
          <w:lang w:val="fr-FR"/>
        </w:rPr>
        <w:t>service</w:t>
      </w:r>
      <w:r w:rsidRPr="00A84823">
        <w:rPr>
          <w:i/>
          <w:color w:val="4472C4"/>
          <w:spacing w:val="-5"/>
          <w:sz w:val="48"/>
          <w:lang w:val="fr-FR"/>
        </w:rPr>
        <w:t xml:space="preserve"> </w:t>
      </w:r>
      <w:proofErr w:type="spellStart"/>
      <w:r w:rsidRPr="00A84823">
        <w:rPr>
          <w:i/>
          <w:color w:val="4472C4"/>
          <w:sz w:val="48"/>
          <w:lang w:val="fr-FR"/>
        </w:rPr>
        <w:t>dietetique</w:t>
      </w:r>
      <w:proofErr w:type="spellEnd"/>
      <w:r w:rsidRPr="00A84823">
        <w:rPr>
          <w:i/>
          <w:color w:val="4472C4"/>
          <w:spacing w:val="-6"/>
          <w:sz w:val="48"/>
          <w:lang w:val="fr-FR"/>
        </w:rPr>
        <w:t xml:space="preserve"> </w:t>
      </w:r>
      <w:r w:rsidRPr="00A84823">
        <w:rPr>
          <w:i/>
          <w:color w:val="4472C4"/>
          <w:sz w:val="48"/>
          <w:lang w:val="fr-FR"/>
        </w:rPr>
        <w:t>/</w:t>
      </w:r>
      <w:r w:rsidRPr="00A84823">
        <w:rPr>
          <w:i/>
          <w:color w:val="4472C4"/>
          <w:spacing w:val="-7"/>
          <w:sz w:val="48"/>
          <w:lang w:val="fr-FR"/>
        </w:rPr>
        <w:t xml:space="preserve"> </w:t>
      </w:r>
      <w:r w:rsidRPr="00A84823">
        <w:rPr>
          <w:sz w:val="36"/>
          <w:lang w:val="fr-FR"/>
        </w:rPr>
        <w:t>congrès</w:t>
      </w:r>
      <w:r w:rsidRPr="00A84823">
        <w:rPr>
          <w:spacing w:val="-4"/>
          <w:sz w:val="36"/>
          <w:lang w:val="fr-FR"/>
        </w:rPr>
        <w:t xml:space="preserve"> </w:t>
      </w:r>
      <w:r w:rsidRPr="00A84823">
        <w:rPr>
          <w:sz w:val="36"/>
          <w:lang w:val="fr-FR"/>
        </w:rPr>
        <w:t>de</w:t>
      </w:r>
      <w:r w:rsidRPr="00A84823">
        <w:rPr>
          <w:spacing w:val="-2"/>
          <w:sz w:val="36"/>
          <w:lang w:val="fr-FR"/>
        </w:rPr>
        <w:t xml:space="preserve"> </w:t>
      </w:r>
      <w:r w:rsidRPr="00A84823">
        <w:rPr>
          <w:sz w:val="36"/>
          <w:lang w:val="fr-FR"/>
        </w:rPr>
        <w:t>diététique</w:t>
      </w:r>
      <w:r w:rsidRPr="00A84823">
        <w:rPr>
          <w:spacing w:val="-2"/>
          <w:sz w:val="36"/>
          <w:lang w:val="fr-FR"/>
        </w:rPr>
        <w:t xml:space="preserve"> </w:t>
      </w:r>
      <w:r w:rsidRPr="00A84823">
        <w:rPr>
          <w:sz w:val="36"/>
          <w:lang w:val="fr-FR"/>
        </w:rPr>
        <w:t>thérapeutique</w:t>
      </w:r>
      <w:r w:rsidRPr="00A84823">
        <w:rPr>
          <w:spacing w:val="-2"/>
          <w:sz w:val="36"/>
          <w:lang w:val="fr-FR"/>
        </w:rPr>
        <w:t xml:space="preserve"> </w:t>
      </w:r>
      <w:r w:rsidRPr="00A84823">
        <w:rPr>
          <w:sz w:val="36"/>
          <w:lang w:val="fr-FR"/>
        </w:rPr>
        <w:t>Erasme</w:t>
      </w:r>
      <w:r w:rsidRPr="00A84823">
        <w:rPr>
          <w:spacing w:val="-2"/>
          <w:sz w:val="36"/>
          <w:lang w:val="fr-FR"/>
        </w:rPr>
        <w:t xml:space="preserve"> </w:t>
      </w:r>
      <w:r w:rsidRPr="00A84823">
        <w:rPr>
          <w:sz w:val="36"/>
          <w:lang w:val="fr-FR"/>
        </w:rPr>
        <w:t>du</w:t>
      </w:r>
      <w:r w:rsidRPr="00A84823">
        <w:rPr>
          <w:spacing w:val="-2"/>
          <w:sz w:val="36"/>
          <w:lang w:val="fr-FR"/>
        </w:rPr>
        <w:t xml:space="preserve"> 27/05</w:t>
      </w:r>
    </w:p>
    <w:p w14:paraId="681FC73B" w14:textId="77777777" w:rsidR="00314A1D" w:rsidRPr="00A84823" w:rsidRDefault="00314A1D" w:rsidP="00314A1D">
      <w:pPr>
        <w:pStyle w:val="BodyText"/>
        <w:spacing w:before="208"/>
        <w:rPr>
          <w:sz w:val="36"/>
          <w:lang w:val="fr-FR"/>
        </w:rPr>
      </w:pPr>
    </w:p>
    <w:p w14:paraId="262B0A49" w14:textId="77777777" w:rsidR="00314A1D" w:rsidRPr="00A84823" w:rsidRDefault="00314A1D" w:rsidP="00314A1D">
      <w:pPr>
        <w:spacing w:line="484" w:lineRule="exact"/>
        <w:ind w:left="8299"/>
        <w:rPr>
          <w:sz w:val="40"/>
          <w:lang w:val="fr-FR"/>
        </w:rPr>
      </w:pPr>
      <w:r>
        <w:rPr>
          <w:noProof/>
        </w:rPr>
        <w:drawing>
          <wp:anchor distT="0" distB="0" distL="0" distR="0" simplePos="0" relativeHeight="251665408" behindDoc="0" locked="0" layoutInCell="1" allowOverlap="1" wp14:anchorId="0D19C63B" wp14:editId="30D68859">
            <wp:simplePos x="0" y="0"/>
            <wp:positionH relativeFrom="page">
              <wp:posOffset>592536</wp:posOffset>
            </wp:positionH>
            <wp:positionV relativeFrom="paragraph">
              <wp:posOffset>-142954</wp:posOffset>
            </wp:positionV>
            <wp:extent cx="4470039" cy="1659990"/>
            <wp:effectExtent l="0" t="0" r="0" b="0"/>
            <wp:wrapNone/>
            <wp:docPr id="96" name="Image 96" descr="A white background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white background with black text&#10;&#10;Description automatically generated"/>
                    <pic:cNvPicPr/>
                  </pic:nvPicPr>
                  <pic:blipFill>
                    <a:blip r:embed="rId46" cstate="print"/>
                    <a:stretch>
                      <a:fillRect/>
                    </a:stretch>
                  </pic:blipFill>
                  <pic:spPr>
                    <a:xfrm>
                      <a:off x="0" y="0"/>
                      <a:ext cx="4470039" cy="1659990"/>
                    </a:xfrm>
                    <a:prstGeom prst="rect">
                      <a:avLst/>
                    </a:prstGeom>
                  </pic:spPr>
                </pic:pic>
              </a:graphicData>
            </a:graphic>
          </wp:anchor>
        </w:drawing>
      </w:r>
      <w:r w:rsidRPr="00A84823">
        <w:rPr>
          <w:color w:val="262626"/>
          <w:sz w:val="40"/>
          <w:lang w:val="fr-FR"/>
        </w:rPr>
        <w:t>Perte</w:t>
      </w:r>
      <w:r w:rsidRPr="00A84823">
        <w:rPr>
          <w:color w:val="262626"/>
          <w:spacing w:val="-7"/>
          <w:sz w:val="40"/>
          <w:lang w:val="fr-FR"/>
        </w:rPr>
        <w:t xml:space="preserve"> </w:t>
      </w:r>
      <w:r w:rsidRPr="00A84823">
        <w:rPr>
          <w:color w:val="262626"/>
          <w:sz w:val="40"/>
          <w:lang w:val="fr-FR"/>
        </w:rPr>
        <w:t>DMN</w:t>
      </w:r>
      <w:r w:rsidRPr="00A84823">
        <w:rPr>
          <w:color w:val="262626"/>
          <w:spacing w:val="-6"/>
          <w:sz w:val="40"/>
          <w:lang w:val="fr-FR"/>
        </w:rPr>
        <w:t xml:space="preserve"> </w:t>
      </w:r>
      <w:r w:rsidRPr="00A84823">
        <w:rPr>
          <w:color w:val="262626"/>
          <w:sz w:val="40"/>
          <w:lang w:val="fr-FR"/>
        </w:rPr>
        <w:t>=</w:t>
      </w:r>
      <w:r w:rsidRPr="00A84823">
        <w:rPr>
          <w:color w:val="262626"/>
          <w:spacing w:val="-5"/>
          <w:sz w:val="40"/>
          <w:lang w:val="fr-FR"/>
        </w:rPr>
        <w:t xml:space="preserve"> </w:t>
      </w:r>
      <w:r w:rsidRPr="00A84823">
        <w:rPr>
          <w:color w:val="C00000"/>
          <w:sz w:val="40"/>
          <w:lang w:val="fr-FR"/>
        </w:rPr>
        <w:t>23</w:t>
      </w:r>
      <w:r w:rsidRPr="00A84823">
        <w:rPr>
          <w:color w:val="C00000"/>
          <w:spacing w:val="-5"/>
          <w:sz w:val="40"/>
          <w:lang w:val="fr-FR"/>
        </w:rPr>
        <w:t xml:space="preserve"> </w:t>
      </w:r>
      <w:r w:rsidRPr="00A84823">
        <w:rPr>
          <w:color w:val="C00000"/>
          <w:sz w:val="40"/>
          <w:lang w:val="fr-FR"/>
        </w:rPr>
        <w:t>jours</w:t>
      </w:r>
      <w:r w:rsidRPr="00A84823">
        <w:rPr>
          <w:color w:val="C00000"/>
          <w:spacing w:val="-4"/>
          <w:sz w:val="40"/>
          <w:lang w:val="fr-FR"/>
        </w:rPr>
        <w:t xml:space="preserve"> </w:t>
      </w:r>
      <w:r w:rsidRPr="00A84823">
        <w:rPr>
          <w:color w:val="262626"/>
          <w:sz w:val="40"/>
          <w:lang w:val="fr-FR"/>
        </w:rPr>
        <w:t>si</w:t>
      </w:r>
      <w:r w:rsidRPr="00A84823">
        <w:rPr>
          <w:color w:val="262626"/>
          <w:spacing w:val="-5"/>
          <w:sz w:val="40"/>
          <w:lang w:val="fr-FR"/>
        </w:rPr>
        <w:t xml:space="preserve"> </w:t>
      </w:r>
      <w:r w:rsidRPr="00A84823">
        <w:rPr>
          <w:color w:val="262626"/>
          <w:sz w:val="40"/>
          <w:lang w:val="fr-FR"/>
        </w:rPr>
        <w:t>diagnostic</w:t>
      </w:r>
      <w:r w:rsidRPr="00A84823">
        <w:rPr>
          <w:color w:val="262626"/>
          <w:spacing w:val="-4"/>
          <w:sz w:val="40"/>
          <w:lang w:val="fr-FR"/>
        </w:rPr>
        <w:t xml:space="preserve"> </w:t>
      </w:r>
      <w:r w:rsidRPr="00A84823">
        <w:rPr>
          <w:color w:val="262626"/>
          <w:sz w:val="40"/>
          <w:lang w:val="fr-FR"/>
        </w:rPr>
        <w:t>primaire</w:t>
      </w:r>
      <w:r w:rsidRPr="00A84823">
        <w:rPr>
          <w:color w:val="262626"/>
          <w:spacing w:val="-4"/>
          <w:sz w:val="40"/>
          <w:lang w:val="fr-FR"/>
        </w:rPr>
        <w:t xml:space="preserve"> </w:t>
      </w:r>
      <w:r w:rsidRPr="00A84823">
        <w:rPr>
          <w:color w:val="262626"/>
          <w:spacing w:val="-5"/>
          <w:sz w:val="40"/>
          <w:lang w:val="fr-FR"/>
        </w:rPr>
        <w:t>RCM</w:t>
      </w:r>
    </w:p>
    <w:p w14:paraId="5C3662EB" w14:textId="77777777" w:rsidR="00314A1D" w:rsidRPr="00A84823" w:rsidRDefault="00314A1D" w:rsidP="00314A1D">
      <w:pPr>
        <w:spacing w:before="3" w:line="235" w:lineRule="auto"/>
        <w:ind w:left="8299" w:right="497"/>
        <w:rPr>
          <w:sz w:val="40"/>
          <w:lang w:val="fr-FR"/>
        </w:rPr>
      </w:pPr>
      <w:r w:rsidRPr="00A84823">
        <w:rPr>
          <w:color w:val="262626"/>
          <w:sz w:val="40"/>
          <w:lang w:val="fr-FR"/>
        </w:rPr>
        <w:t>Perte</w:t>
      </w:r>
      <w:r w:rsidRPr="00A84823">
        <w:rPr>
          <w:color w:val="262626"/>
          <w:spacing w:val="-7"/>
          <w:sz w:val="40"/>
          <w:lang w:val="fr-FR"/>
        </w:rPr>
        <w:t xml:space="preserve"> </w:t>
      </w:r>
      <w:r w:rsidRPr="00A84823">
        <w:rPr>
          <w:color w:val="262626"/>
          <w:sz w:val="40"/>
          <w:lang w:val="fr-FR"/>
        </w:rPr>
        <w:t>DMN</w:t>
      </w:r>
      <w:r w:rsidRPr="00A84823">
        <w:rPr>
          <w:color w:val="262626"/>
          <w:spacing w:val="-8"/>
          <w:sz w:val="40"/>
          <w:lang w:val="fr-FR"/>
        </w:rPr>
        <w:t xml:space="preserve"> </w:t>
      </w:r>
      <w:r w:rsidRPr="00A84823">
        <w:rPr>
          <w:color w:val="262626"/>
          <w:sz w:val="40"/>
          <w:lang w:val="fr-FR"/>
        </w:rPr>
        <w:t>=</w:t>
      </w:r>
      <w:r w:rsidRPr="00A84823">
        <w:rPr>
          <w:color w:val="262626"/>
          <w:spacing w:val="-7"/>
          <w:sz w:val="40"/>
          <w:lang w:val="fr-FR"/>
        </w:rPr>
        <w:t xml:space="preserve"> </w:t>
      </w:r>
      <w:r w:rsidRPr="00A84823">
        <w:rPr>
          <w:color w:val="C00000"/>
          <w:sz w:val="40"/>
          <w:lang w:val="fr-FR"/>
        </w:rPr>
        <w:t>21</w:t>
      </w:r>
      <w:r w:rsidRPr="00A84823">
        <w:rPr>
          <w:color w:val="C00000"/>
          <w:spacing w:val="-7"/>
          <w:sz w:val="40"/>
          <w:lang w:val="fr-FR"/>
        </w:rPr>
        <w:t xml:space="preserve"> </w:t>
      </w:r>
      <w:r w:rsidRPr="00A84823">
        <w:rPr>
          <w:color w:val="C00000"/>
          <w:sz w:val="40"/>
          <w:lang w:val="fr-FR"/>
        </w:rPr>
        <w:t>jours</w:t>
      </w:r>
      <w:r w:rsidRPr="00A84823">
        <w:rPr>
          <w:color w:val="C00000"/>
          <w:spacing w:val="-7"/>
          <w:sz w:val="40"/>
          <w:lang w:val="fr-FR"/>
        </w:rPr>
        <w:t xml:space="preserve"> </w:t>
      </w:r>
      <w:r w:rsidRPr="00A84823">
        <w:rPr>
          <w:color w:val="262626"/>
          <w:sz w:val="40"/>
          <w:lang w:val="fr-FR"/>
        </w:rPr>
        <w:t>si</w:t>
      </w:r>
      <w:r w:rsidRPr="00A84823">
        <w:rPr>
          <w:color w:val="262626"/>
          <w:spacing w:val="-7"/>
          <w:sz w:val="40"/>
          <w:lang w:val="fr-FR"/>
        </w:rPr>
        <w:t xml:space="preserve"> </w:t>
      </w:r>
      <w:r w:rsidRPr="00A84823">
        <w:rPr>
          <w:color w:val="262626"/>
          <w:sz w:val="40"/>
          <w:lang w:val="fr-FR"/>
        </w:rPr>
        <w:t>diagnostic</w:t>
      </w:r>
      <w:r w:rsidRPr="00A84823">
        <w:rPr>
          <w:color w:val="262626"/>
          <w:spacing w:val="-7"/>
          <w:sz w:val="40"/>
          <w:lang w:val="fr-FR"/>
        </w:rPr>
        <w:t xml:space="preserve"> </w:t>
      </w:r>
      <w:r w:rsidRPr="00A84823">
        <w:rPr>
          <w:color w:val="262626"/>
          <w:sz w:val="40"/>
          <w:lang w:val="fr-FR"/>
        </w:rPr>
        <w:t>primaire</w:t>
      </w:r>
      <w:r w:rsidRPr="00A84823">
        <w:rPr>
          <w:color w:val="262626"/>
          <w:spacing w:val="-7"/>
          <w:sz w:val="40"/>
          <w:lang w:val="fr-FR"/>
        </w:rPr>
        <w:t xml:space="preserve"> </w:t>
      </w:r>
      <w:r w:rsidRPr="00A84823">
        <w:rPr>
          <w:color w:val="262626"/>
          <w:sz w:val="40"/>
          <w:lang w:val="fr-FR"/>
        </w:rPr>
        <w:t>+</w:t>
      </w:r>
      <w:r w:rsidRPr="00A84823">
        <w:rPr>
          <w:color w:val="262626"/>
          <w:spacing w:val="-7"/>
          <w:sz w:val="40"/>
          <w:lang w:val="fr-FR"/>
        </w:rPr>
        <w:t xml:space="preserve"> </w:t>
      </w:r>
      <w:r w:rsidRPr="00A84823">
        <w:rPr>
          <w:color w:val="262626"/>
          <w:sz w:val="40"/>
          <w:lang w:val="fr-FR"/>
        </w:rPr>
        <w:t>secondaires</w:t>
      </w:r>
      <w:r w:rsidRPr="00A84823">
        <w:rPr>
          <w:color w:val="262626"/>
          <w:spacing w:val="-7"/>
          <w:sz w:val="40"/>
          <w:lang w:val="fr-FR"/>
        </w:rPr>
        <w:t xml:space="preserve"> </w:t>
      </w:r>
      <w:r w:rsidRPr="00A84823">
        <w:rPr>
          <w:color w:val="262626"/>
          <w:sz w:val="40"/>
          <w:lang w:val="fr-FR"/>
        </w:rPr>
        <w:t xml:space="preserve">RCM Perte DMN = </w:t>
      </w:r>
      <w:r w:rsidRPr="00A84823">
        <w:rPr>
          <w:color w:val="C00000"/>
          <w:sz w:val="40"/>
          <w:lang w:val="fr-FR"/>
        </w:rPr>
        <w:t xml:space="preserve">15 jours </w:t>
      </w:r>
      <w:r w:rsidRPr="00A84823">
        <w:rPr>
          <w:color w:val="262626"/>
          <w:sz w:val="40"/>
          <w:lang w:val="fr-FR"/>
        </w:rPr>
        <w:t xml:space="preserve">Affinage des Sévérités et Mortalités Perte DMN = </w:t>
      </w:r>
      <w:r w:rsidRPr="00A84823">
        <w:rPr>
          <w:color w:val="00B050"/>
          <w:sz w:val="40"/>
          <w:lang w:val="fr-FR"/>
        </w:rPr>
        <w:t xml:space="preserve">0 jours </w:t>
      </w:r>
      <w:r w:rsidRPr="00A84823">
        <w:rPr>
          <w:color w:val="262626"/>
          <w:sz w:val="40"/>
          <w:lang w:val="fr-FR"/>
        </w:rPr>
        <w:t>en incluant Malnutrition sévère</w:t>
      </w:r>
    </w:p>
    <w:p w14:paraId="2D7DA764" w14:textId="77777777" w:rsidR="00314A1D" w:rsidRPr="00A84823" w:rsidRDefault="00314A1D" w:rsidP="00314A1D">
      <w:pPr>
        <w:pStyle w:val="BodyText"/>
        <w:rPr>
          <w:sz w:val="40"/>
          <w:lang w:val="fr-FR"/>
        </w:rPr>
      </w:pPr>
    </w:p>
    <w:p w14:paraId="488B6EE2" w14:textId="77777777" w:rsidR="00314A1D" w:rsidRPr="00A84823" w:rsidRDefault="00314A1D" w:rsidP="00314A1D">
      <w:pPr>
        <w:pStyle w:val="BodyText"/>
        <w:spacing w:before="163"/>
        <w:rPr>
          <w:sz w:val="40"/>
          <w:lang w:val="fr-FR"/>
        </w:rPr>
      </w:pPr>
    </w:p>
    <w:p w14:paraId="2829BFDA" w14:textId="77777777" w:rsidR="00314A1D" w:rsidRPr="00A84823" w:rsidRDefault="00314A1D" w:rsidP="00314A1D">
      <w:pPr>
        <w:spacing w:line="484" w:lineRule="exact"/>
        <w:ind w:left="291"/>
        <w:rPr>
          <w:b/>
          <w:sz w:val="40"/>
          <w:lang w:val="fr-FR"/>
        </w:rPr>
      </w:pPr>
      <w:r w:rsidRPr="00A84823">
        <w:rPr>
          <w:b/>
          <w:color w:val="262626"/>
          <w:sz w:val="40"/>
          <w:lang w:val="fr-FR"/>
        </w:rPr>
        <w:t>Analyse</w:t>
      </w:r>
      <w:r w:rsidRPr="00A84823">
        <w:rPr>
          <w:b/>
          <w:color w:val="262626"/>
          <w:spacing w:val="-8"/>
          <w:sz w:val="40"/>
          <w:lang w:val="fr-FR"/>
        </w:rPr>
        <w:t xml:space="preserve"> </w:t>
      </w:r>
      <w:r w:rsidRPr="00A84823">
        <w:rPr>
          <w:b/>
          <w:color w:val="262626"/>
          <w:sz w:val="40"/>
          <w:lang w:val="fr-FR"/>
        </w:rPr>
        <w:t>RCM</w:t>
      </w:r>
      <w:r w:rsidRPr="00A84823">
        <w:rPr>
          <w:b/>
          <w:color w:val="262626"/>
          <w:spacing w:val="-7"/>
          <w:sz w:val="40"/>
          <w:lang w:val="fr-FR"/>
        </w:rPr>
        <w:t xml:space="preserve"> </w:t>
      </w:r>
      <w:r w:rsidRPr="00A84823">
        <w:rPr>
          <w:b/>
          <w:color w:val="262626"/>
          <w:sz w:val="40"/>
          <w:lang w:val="fr-FR"/>
        </w:rPr>
        <w:t>ERASME</w:t>
      </w:r>
      <w:r w:rsidRPr="00A84823">
        <w:rPr>
          <w:b/>
          <w:color w:val="262626"/>
          <w:spacing w:val="-7"/>
          <w:sz w:val="40"/>
          <w:lang w:val="fr-FR"/>
        </w:rPr>
        <w:t xml:space="preserve"> </w:t>
      </w:r>
      <w:r w:rsidRPr="00A84823">
        <w:rPr>
          <w:b/>
          <w:color w:val="262626"/>
          <w:sz w:val="40"/>
          <w:lang w:val="fr-FR"/>
        </w:rPr>
        <w:t>(Référence</w:t>
      </w:r>
      <w:r w:rsidRPr="00A84823">
        <w:rPr>
          <w:b/>
          <w:color w:val="262626"/>
          <w:spacing w:val="-6"/>
          <w:sz w:val="40"/>
          <w:lang w:val="fr-FR"/>
        </w:rPr>
        <w:t xml:space="preserve"> </w:t>
      </w:r>
      <w:r w:rsidRPr="00A84823">
        <w:rPr>
          <w:b/>
          <w:color w:val="262626"/>
          <w:sz w:val="40"/>
          <w:lang w:val="fr-FR"/>
        </w:rPr>
        <w:t>Nationale</w:t>
      </w:r>
      <w:r w:rsidRPr="00A84823">
        <w:rPr>
          <w:b/>
          <w:color w:val="262626"/>
          <w:spacing w:val="-6"/>
          <w:sz w:val="40"/>
          <w:lang w:val="fr-FR"/>
        </w:rPr>
        <w:t xml:space="preserve"> </w:t>
      </w:r>
      <w:r w:rsidRPr="00A84823">
        <w:rPr>
          <w:b/>
          <w:color w:val="262626"/>
          <w:sz w:val="40"/>
          <w:lang w:val="fr-FR"/>
        </w:rPr>
        <w:t>en</w:t>
      </w:r>
      <w:r w:rsidRPr="00A84823">
        <w:rPr>
          <w:b/>
          <w:color w:val="262626"/>
          <w:spacing w:val="-8"/>
          <w:sz w:val="40"/>
          <w:lang w:val="fr-FR"/>
        </w:rPr>
        <w:t xml:space="preserve"> </w:t>
      </w:r>
      <w:r w:rsidRPr="00A84823">
        <w:rPr>
          <w:b/>
          <w:color w:val="262626"/>
          <w:sz w:val="40"/>
          <w:lang w:val="fr-FR"/>
        </w:rPr>
        <w:t>Nutrition</w:t>
      </w:r>
      <w:r w:rsidRPr="00A84823">
        <w:rPr>
          <w:b/>
          <w:color w:val="262626"/>
          <w:spacing w:val="-7"/>
          <w:sz w:val="40"/>
          <w:lang w:val="fr-FR"/>
        </w:rPr>
        <w:t xml:space="preserve"> </w:t>
      </w:r>
      <w:r w:rsidRPr="00A84823">
        <w:rPr>
          <w:b/>
          <w:color w:val="262626"/>
          <w:spacing w:val="-2"/>
          <w:sz w:val="40"/>
          <w:lang w:val="fr-FR"/>
        </w:rPr>
        <w:t>Clinique)</w:t>
      </w:r>
    </w:p>
    <w:p w14:paraId="64B1C950" w14:textId="77777777" w:rsidR="00314A1D" w:rsidRPr="00A84823" w:rsidRDefault="00314A1D" w:rsidP="00314A1D">
      <w:pPr>
        <w:spacing w:line="484" w:lineRule="exact"/>
        <w:ind w:left="291"/>
        <w:rPr>
          <w:sz w:val="40"/>
          <w:lang w:val="fr-FR"/>
        </w:rPr>
      </w:pPr>
      <w:r w:rsidRPr="00A84823">
        <w:rPr>
          <w:color w:val="262626"/>
          <w:sz w:val="40"/>
          <w:lang w:val="fr-FR"/>
        </w:rPr>
        <w:t>51</w:t>
      </w:r>
      <w:r w:rsidRPr="00A84823">
        <w:rPr>
          <w:color w:val="262626"/>
          <w:spacing w:val="-3"/>
          <w:sz w:val="40"/>
          <w:lang w:val="fr-FR"/>
        </w:rPr>
        <w:t xml:space="preserve"> </w:t>
      </w:r>
      <w:r w:rsidRPr="00A84823">
        <w:rPr>
          <w:color w:val="262626"/>
          <w:sz w:val="40"/>
          <w:lang w:val="fr-FR"/>
        </w:rPr>
        <w:t>patients</w:t>
      </w:r>
      <w:r w:rsidRPr="00A84823">
        <w:rPr>
          <w:color w:val="262626"/>
          <w:spacing w:val="-2"/>
          <w:sz w:val="40"/>
          <w:lang w:val="fr-FR"/>
        </w:rPr>
        <w:t xml:space="preserve"> </w:t>
      </w:r>
      <w:r w:rsidRPr="00A84823">
        <w:rPr>
          <w:color w:val="262626"/>
          <w:sz w:val="40"/>
          <w:lang w:val="fr-FR"/>
        </w:rPr>
        <w:t>au</w:t>
      </w:r>
      <w:r w:rsidRPr="00A84823">
        <w:rPr>
          <w:color w:val="262626"/>
          <w:spacing w:val="-3"/>
          <w:sz w:val="40"/>
          <w:lang w:val="fr-FR"/>
        </w:rPr>
        <w:t xml:space="preserve"> </w:t>
      </w:r>
      <w:r w:rsidRPr="00A84823">
        <w:rPr>
          <w:color w:val="262626"/>
          <w:spacing w:val="-2"/>
          <w:sz w:val="40"/>
          <w:lang w:val="fr-FR"/>
        </w:rPr>
        <w:t>hasard</w:t>
      </w:r>
    </w:p>
    <w:p w14:paraId="1384E7F8" w14:textId="77777777" w:rsidR="00314A1D" w:rsidRPr="00A84823" w:rsidRDefault="00314A1D" w:rsidP="00314A1D">
      <w:pPr>
        <w:spacing w:before="30"/>
        <w:ind w:left="1731"/>
        <w:rPr>
          <w:sz w:val="36"/>
          <w:lang w:val="fr-FR"/>
        </w:rPr>
      </w:pPr>
      <w:r w:rsidRPr="00A84823">
        <w:rPr>
          <w:color w:val="262626"/>
          <w:sz w:val="36"/>
          <w:lang w:val="fr-FR"/>
        </w:rPr>
        <w:t>16</w:t>
      </w:r>
      <w:r w:rsidRPr="00A84823">
        <w:rPr>
          <w:color w:val="262626"/>
          <w:spacing w:val="-1"/>
          <w:sz w:val="36"/>
          <w:lang w:val="fr-FR"/>
        </w:rPr>
        <w:t xml:space="preserve"> </w:t>
      </w:r>
      <w:r w:rsidRPr="00A84823">
        <w:rPr>
          <w:color w:val="262626"/>
          <w:sz w:val="36"/>
          <w:lang w:val="fr-FR"/>
        </w:rPr>
        <w:t>Dénutris</w:t>
      </w:r>
      <w:r w:rsidRPr="00A84823">
        <w:rPr>
          <w:color w:val="262626"/>
          <w:spacing w:val="-3"/>
          <w:sz w:val="36"/>
          <w:lang w:val="fr-FR"/>
        </w:rPr>
        <w:t xml:space="preserve"> </w:t>
      </w:r>
      <w:r w:rsidRPr="00A84823">
        <w:rPr>
          <w:color w:val="262626"/>
          <w:sz w:val="36"/>
          <w:lang w:val="fr-FR"/>
        </w:rPr>
        <w:t>=</w:t>
      </w:r>
      <w:r w:rsidRPr="00A84823">
        <w:rPr>
          <w:color w:val="262626"/>
          <w:spacing w:val="-1"/>
          <w:sz w:val="36"/>
          <w:lang w:val="fr-FR"/>
        </w:rPr>
        <w:t xml:space="preserve"> </w:t>
      </w:r>
      <w:r w:rsidRPr="00A84823">
        <w:rPr>
          <w:color w:val="262626"/>
          <w:sz w:val="36"/>
          <w:lang w:val="fr-FR"/>
        </w:rPr>
        <w:t>31%.</w:t>
      </w:r>
      <w:r w:rsidRPr="00A84823">
        <w:rPr>
          <w:color w:val="262626"/>
          <w:spacing w:val="78"/>
          <w:sz w:val="36"/>
          <w:lang w:val="fr-FR"/>
        </w:rPr>
        <w:t xml:space="preserve"> </w:t>
      </w:r>
      <w:r w:rsidRPr="00A84823">
        <w:rPr>
          <w:color w:val="262626"/>
          <w:sz w:val="36"/>
          <w:lang w:val="fr-FR"/>
        </w:rPr>
        <w:t xml:space="preserve">/ </w:t>
      </w:r>
      <w:proofErr w:type="spellStart"/>
      <w:r w:rsidRPr="00A84823">
        <w:rPr>
          <w:color w:val="262626"/>
          <w:sz w:val="36"/>
          <w:lang w:val="fr-FR"/>
        </w:rPr>
        <w:t>Denutrition</w:t>
      </w:r>
      <w:proofErr w:type="spellEnd"/>
      <w:r w:rsidRPr="00A84823">
        <w:rPr>
          <w:color w:val="262626"/>
          <w:spacing w:val="-1"/>
          <w:sz w:val="36"/>
          <w:lang w:val="fr-FR"/>
        </w:rPr>
        <w:t xml:space="preserve"> </w:t>
      </w:r>
      <w:r w:rsidRPr="00A84823">
        <w:rPr>
          <w:color w:val="262626"/>
          <w:sz w:val="36"/>
          <w:lang w:val="fr-FR"/>
        </w:rPr>
        <w:t>modérée 4</w:t>
      </w:r>
      <w:r w:rsidRPr="00A84823">
        <w:rPr>
          <w:color w:val="262626"/>
          <w:spacing w:val="-1"/>
          <w:sz w:val="36"/>
          <w:lang w:val="fr-FR"/>
        </w:rPr>
        <w:t xml:space="preserve"> </w:t>
      </w:r>
      <w:r w:rsidRPr="00A84823">
        <w:rPr>
          <w:color w:val="262626"/>
          <w:sz w:val="36"/>
          <w:lang w:val="fr-FR"/>
        </w:rPr>
        <w:t xml:space="preserve">/ </w:t>
      </w:r>
      <w:proofErr w:type="spellStart"/>
      <w:r w:rsidRPr="00A84823">
        <w:rPr>
          <w:color w:val="262626"/>
          <w:sz w:val="36"/>
          <w:lang w:val="fr-FR"/>
        </w:rPr>
        <w:t>Denutrition</w:t>
      </w:r>
      <w:proofErr w:type="spellEnd"/>
      <w:r w:rsidRPr="00A84823">
        <w:rPr>
          <w:color w:val="262626"/>
          <w:spacing w:val="-1"/>
          <w:sz w:val="36"/>
          <w:lang w:val="fr-FR"/>
        </w:rPr>
        <w:t xml:space="preserve"> </w:t>
      </w:r>
      <w:proofErr w:type="spellStart"/>
      <w:r w:rsidRPr="00A84823">
        <w:rPr>
          <w:color w:val="262626"/>
          <w:sz w:val="36"/>
          <w:lang w:val="fr-FR"/>
        </w:rPr>
        <w:t>severe</w:t>
      </w:r>
      <w:proofErr w:type="spellEnd"/>
      <w:r w:rsidRPr="00A84823">
        <w:rPr>
          <w:color w:val="262626"/>
          <w:sz w:val="36"/>
          <w:lang w:val="fr-FR"/>
        </w:rPr>
        <w:t xml:space="preserve"> </w:t>
      </w:r>
      <w:r w:rsidRPr="00A84823">
        <w:rPr>
          <w:color w:val="262626"/>
          <w:spacing w:val="-5"/>
          <w:sz w:val="36"/>
          <w:lang w:val="fr-FR"/>
        </w:rPr>
        <w:t>12</w:t>
      </w:r>
    </w:p>
    <w:p w14:paraId="6CC3C9C4" w14:textId="77777777" w:rsidR="00314A1D" w:rsidRPr="00A84823" w:rsidRDefault="00314A1D" w:rsidP="00314A1D">
      <w:pPr>
        <w:spacing w:before="2" w:line="484" w:lineRule="exact"/>
        <w:ind w:left="291"/>
        <w:rPr>
          <w:b/>
          <w:sz w:val="40"/>
          <w:lang w:val="fr-FR"/>
        </w:rPr>
      </w:pPr>
      <w:r w:rsidRPr="00A84823">
        <w:rPr>
          <w:b/>
          <w:color w:val="C00000"/>
          <w:sz w:val="40"/>
          <w:lang w:val="fr-FR"/>
        </w:rPr>
        <w:t>Réanalyse</w:t>
      </w:r>
      <w:r w:rsidRPr="00A84823">
        <w:rPr>
          <w:b/>
          <w:color w:val="C00000"/>
          <w:spacing w:val="-10"/>
          <w:sz w:val="40"/>
          <w:lang w:val="fr-FR"/>
        </w:rPr>
        <w:t xml:space="preserve"> </w:t>
      </w:r>
      <w:r w:rsidRPr="00A84823">
        <w:rPr>
          <w:b/>
          <w:color w:val="C00000"/>
          <w:spacing w:val="-5"/>
          <w:sz w:val="40"/>
          <w:lang w:val="fr-FR"/>
        </w:rPr>
        <w:t>RCM</w:t>
      </w:r>
    </w:p>
    <w:p w14:paraId="2E2058A5" w14:textId="77777777" w:rsidR="00314A1D" w:rsidRPr="00A84823" w:rsidRDefault="00314A1D" w:rsidP="00314A1D">
      <w:pPr>
        <w:spacing w:line="484" w:lineRule="exact"/>
        <w:ind w:left="291"/>
        <w:rPr>
          <w:b/>
          <w:sz w:val="40"/>
          <w:lang w:val="fr-FR"/>
        </w:rPr>
      </w:pPr>
      <w:r w:rsidRPr="00A84823">
        <w:rPr>
          <w:b/>
          <w:color w:val="C00000"/>
          <w:sz w:val="40"/>
          <w:lang w:val="fr-FR"/>
        </w:rPr>
        <w:t>=</w:t>
      </w:r>
      <w:r w:rsidRPr="00A84823">
        <w:rPr>
          <w:b/>
          <w:color w:val="C00000"/>
          <w:spacing w:val="-5"/>
          <w:sz w:val="40"/>
          <w:lang w:val="fr-FR"/>
        </w:rPr>
        <w:t xml:space="preserve"> </w:t>
      </w:r>
      <w:r w:rsidRPr="00A84823">
        <w:rPr>
          <w:b/>
          <w:color w:val="C00000"/>
          <w:sz w:val="40"/>
          <w:lang w:val="fr-FR"/>
        </w:rPr>
        <w:t>10</w:t>
      </w:r>
      <w:r w:rsidRPr="00A84823">
        <w:rPr>
          <w:b/>
          <w:color w:val="C00000"/>
          <w:spacing w:val="-5"/>
          <w:sz w:val="40"/>
          <w:lang w:val="fr-FR"/>
        </w:rPr>
        <w:t xml:space="preserve"> </w:t>
      </w:r>
      <w:r w:rsidRPr="00A84823">
        <w:rPr>
          <w:b/>
          <w:color w:val="C00000"/>
          <w:sz w:val="40"/>
          <w:lang w:val="fr-FR"/>
        </w:rPr>
        <w:t>%</w:t>
      </w:r>
      <w:r w:rsidRPr="00A84823">
        <w:rPr>
          <w:b/>
          <w:color w:val="C00000"/>
          <w:spacing w:val="-4"/>
          <w:sz w:val="40"/>
          <w:lang w:val="fr-FR"/>
        </w:rPr>
        <w:t xml:space="preserve"> </w:t>
      </w:r>
      <w:r w:rsidRPr="00A84823">
        <w:rPr>
          <w:b/>
          <w:color w:val="C00000"/>
          <w:sz w:val="40"/>
          <w:lang w:val="fr-FR"/>
        </w:rPr>
        <w:t>des</w:t>
      </w:r>
      <w:r w:rsidRPr="00A84823">
        <w:rPr>
          <w:b/>
          <w:color w:val="C00000"/>
          <w:spacing w:val="-4"/>
          <w:sz w:val="40"/>
          <w:lang w:val="fr-FR"/>
        </w:rPr>
        <w:t xml:space="preserve"> </w:t>
      </w:r>
      <w:proofErr w:type="spellStart"/>
      <w:r w:rsidRPr="00A84823">
        <w:rPr>
          <w:b/>
          <w:color w:val="C00000"/>
          <w:sz w:val="40"/>
          <w:lang w:val="fr-FR"/>
        </w:rPr>
        <w:t>hospitalizations</w:t>
      </w:r>
      <w:proofErr w:type="spellEnd"/>
      <w:r w:rsidRPr="00A84823">
        <w:rPr>
          <w:b/>
          <w:color w:val="C00000"/>
          <w:spacing w:val="-3"/>
          <w:sz w:val="40"/>
          <w:lang w:val="fr-FR"/>
        </w:rPr>
        <w:t xml:space="preserve"> </w:t>
      </w:r>
      <w:r w:rsidRPr="00A84823">
        <w:rPr>
          <w:b/>
          <w:color w:val="C00000"/>
          <w:sz w:val="40"/>
          <w:lang w:val="fr-FR"/>
        </w:rPr>
        <w:t>gagnent</w:t>
      </w:r>
      <w:r w:rsidRPr="00A84823">
        <w:rPr>
          <w:b/>
          <w:color w:val="C00000"/>
          <w:spacing w:val="-6"/>
          <w:sz w:val="40"/>
          <w:lang w:val="fr-FR"/>
        </w:rPr>
        <w:t xml:space="preserve"> </w:t>
      </w:r>
      <w:r w:rsidRPr="00A84823">
        <w:rPr>
          <w:b/>
          <w:color w:val="C00000"/>
          <w:sz w:val="40"/>
          <w:lang w:val="fr-FR"/>
        </w:rPr>
        <w:t>1</w:t>
      </w:r>
      <w:r w:rsidRPr="00A84823">
        <w:rPr>
          <w:b/>
          <w:color w:val="C00000"/>
          <w:spacing w:val="-5"/>
          <w:sz w:val="40"/>
          <w:lang w:val="fr-FR"/>
        </w:rPr>
        <w:t xml:space="preserve"> </w:t>
      </w:r>
      <w:r w:rsidRPr="00A84823">
        <w:rPr>
          <w:b/>
          <w:color w:val="C00000"/>
          <w:sz w:val="40"/>
          <w:lang w:val="fr-FR"/>
        </w:rPr>
        <w:t>point</w:t>
      </w:r>
      <w:r w:rsidRPr="00A84823">
        <w:rPr>
          <w:b/>
          <w:color w:val="C00000"/>
          <w:spacing w:val="-6"/>
          <w:sz w:val="40"/>
          <w:lang w:val="fr-FR"/>
        </w:rPr>
        <w:t xml:space="preserve"> </w:t>
      </w:r>
      <w:r w:rsidRPr="00A84823">
        <w:rPr>
          <w:b/>
          <w:color w:val="C00000"/>
          <w:sz w:val="40"/>
          <w:lang w:val="fr-FR"/>
        </w:rPr>
        <w:t>de</w:t>
      </w:r>
      <w:r w:rsidRPr="00A84823">
        <w:rPr>
          <w:b/>
          <w:color w:val="C00000"/>
          <w:spacing w:val="-3"/>
          <w:sz w:val="40"/>
          <w:lang w:val="fr-FR"/>
        </w:rPr>
        <w:t xml:space="preserve"> </w:t>
      </w:r>
      <w:r w:rsidRPr="00A84823">
        <w:rPr>
          <w:b/>
          <w:color w:val="C00000"/>
          <w:sz w:val="40"/>
          <w:lang w:val="fr-FR"/>
        </w:rPr>
        <w:t>sévérité</w:t>
      </w:r>
      <w:r w:rsidRPr="00A84823">
        <w:rPr>
          <w:b/>
          <w:color w:val="C00000"/>
          <w:spacing w:val="-4"/>
          <w:sz w:val="40"/>
          <w:lang w:val="fr-FR"/>
        </w:rPr>
        <w:t xml:space="preserve"> </w:t>
      </w:r>
      <w:r w:rsidRPr="00A84823">
        <w:rPr>
          <w:b/>
          <w:color w:val="C00000"/>
          <w:sz w:val="40"/>
          <w:lang w:val="fr-FR"/>
        </w:rPr>
        <w:t>si</w:t>
      </w:r>
      <w:r w:rsidRPr="00A84823">
        <w:rPr>
          <w:b/>
          <w:color w:val="C00000"/>
          <w:spacing w:val="-6"/>
          <w:sz w:val="40"/>
          <w:lang w:val="fr-FR"/>
        </w:rPr>
        <w:t xml:space="preserve"> </w:t>
      </w:r>
      <w:r w:rsidRPr="00A84823">
        <w:rPr>
          <w:b/>
          <w:color w:val="C00000"/>
          <w:sz w:val="40"/>
          <w:lang w:val="fr-FR"/>
        </w:rPr>
        <w:t>on</w:t>
      </w:r>
      <w:r w:rsidRPr="00A84823">
        <w:rPr>
          <w:b/>
          <w:color w:val="C00000"/>
          <w:spacing w:val="-5"/>
          <w:sz w:val="40"/>
          <w:lang w:val="fr-FR"/>
        </w:rPr>
        <w:t xml:space="preserve"> </w:t>
      </w:r>
      <w:r w:rsidRPr="00A84823">
        <w:rPr>
          <w:b/>
          <w:color w:val="C00000"/>
          <w:sz w:val="40"/>
          <w:lang w:val="fr-FR"/>
        </w:rPr>
        <w:t>inclut</w:t>
      </w:r>
      <w:r w:rsidRPr="00A84823">
        <w:rPr>
          <w:b/>
          <w:color w:val="C00000"/>
          <w:spacing w:val="-6"/>
          <w:sz w:val="40"/>
          <w:lang w:val="fr-FR"/>
        </w:rPr>
        <w:t xml:space="preserve"> </w:t>
      </w:r>
      <w:r w:rsidRPr="00A84823">
        <w:rPr>
          <w:b/>
          <w:color w:val="C00000"/>
          <w:sz w:val="40"/>
          <w:lang w:val="fr-FR"/>
        </w:rPr>
        <w:t>la</w:t>
      </w:r>
      <w:r w:rsidRPr="00A84823">
        <w:rPr>
          <w:b/>
          <w:color w:val="C00000"/>
          <w:spacing w:val="-5"/>
          <w:sz w:val="40"/>
          <w:lang w:val="fr-FR"/>
        </w:rPr>
        <w:t xml:space="preserve"> </w:t>
      </w:r>
      <w:r w:rsidRPr="00A84823">
        <w:rPr>
          <w:b/>
          <w:color w:val="C00000"/>
          <w:sz w:val="40"/>
          <w:lang w:val="fr-FR"/>
        </w:rPr>
        <w:t>malnutrition</w:t>
      </w:r>
      <w:r w:rsidRPr="00A84823">
        <w:rPr>
          <w:b/>
          <w:color w:val="C00000"/>
          <w:spacing w:val="-5"/>
          <w:sz w:val="40"/>
          <w:lang w:val="fr-FR"/>
        </w:rPr>
        <w:t xml:space="preserve"> </w:t>
      </w:r>
      <w:r w:rsidRPr="00A84823">
        <w:rPr>
          <w:b/>
          <w:color w:val="C00000"/>
          <w:sz w:val="40"/>
          <w:lang w:val="fr-FR"/>
        </w:rPr>
        <w:t>en</w:t>
      </w:r>
      <w:r w:rsidRPr="00A84823">
        <w:rPr>
          <w:b/>
          <w:color w:val="C00000"/>
          <w:spacing w:val="-5"/>
          <w:sz w:val="40"/>
          <w:lang w:val="fr-FR"/>
        </w:rPr>
        <w:t xml:space="preserve"> </w:t>
      </w:r>
      <w:r w:rsidRPr="00A84823">
        <w:rPr>
          <w:b/>
          <w:color w:val="C00000"/>
          <w:sz w:val="40"/>
          <w:lang w:val="fr-FR"/>
        </w:rPr>
        <w:t>mode</w:t>
      </w:r>
      <w:r w:rsidRPr="00A84823">
        <w:rPr>
          <w:b/>
          <w:color w:val="C00000"/>
          <w:spacing w:val="-4"/>
          <w:sz w:val="40"/>
          <w:lang w:val="fr-FR"/>
        </w:rPr>
        <w:t xml:space="preserve"> </w:t>
      </w:r>
      <w:r w:rsidRPr="00A84823">
        <w:rPr>
          <w:b/>
          <w:color w:val="C00000"/>
          <w:sz w:val="40"/>
          <w:lang w:val="fr-FR"/>
        </w:rPr>
        <w:t>digital</w:t>
      </w:r>
      <w:r w:rsidRPr="00A84823">
        <w:rPr>
          <w:b/>
          <w:color w:val="C00000"/>
          <w:spacing w:val="-5"/>
          <w:sz w:val="40"/>
          <w:lang w:val="fr-FR"/>
        </w:rPr>
        <w:t xml:space="preserve"> </w:t>
      </w:r>
      <w:r w:rsidRPr="00A84823">
        <w:rPr>
          <w:b/>
          <w:color w:val="C00000"/>
          <w:spacing w:val="-2"/>
          <w:sz w:val="40"/>
          <w:lang w:val="fr-FR"/>
        </w:rPr>
        <w:t>(Dim3</w:t>
      </w:r>
      <w:r w:rsidRPr="00A84823">
        <w:rPr>
          <w:b/>
          <w:color w:val="262626"/>
          <w:spacing w:val="-2"/>
          <w:sz w:val="40"/>
          <w:lang w:val="fr-FR"/>
        </w:rPr>
        <w:t>)</w:t>
      </w:r>
    </w:p>
    <w:p w14:paraId="29F56FC2" w14:textId="77777777" w:rsidR="00314A1D" w:rsidRPr="00A84823" w:rsidRDefault="00314A1D" w:rsidP="00314A1D">
      <w:pPr>
        <w:spacing w:before="30"/>
        <w:ind w:left="3171"/>
        <w:rPr>
          <w:sz w:val="36"/>
          <w:lang w:val="fr-FR"/>
        </w:rPr>
      </w:pPr>
      <w:r w:rsidRPr="00A84823">
        <w:rPr>
          <w:color w:val="262626"/>
          <w:sz w:val="36"/>
          <w:lang w:val="fr-FR"/>
        </w:rPr>
        <w:t>2</w:t>
      </w:r>
      <w:r w:rsidRPr="00A84823">
        <w:rPr>
          <w:color w:val="262626"/>
          <w:spacing w:val="-1"/>
          <w:sz w:val="36"/>
          <w:lang w:val="fr-FR"/>
        </w:rPr>
        <w:t xml:space="preserve"> </w:t>
      </w:r>
      <w:r w:rsidRPr="00A84823">
        <w:rPr>
          <w:color w:val="262626"/>
          <w:sz w:val="36"/>
          <w:lang w:val="fr-FR"/>
        </w:rPr>
        <w:t>patients</w:t>
      </w:r>
      <w:r w:rsidRPr="00A84823">
        <w:rPr>
          <w:color w:val="262626"/>
          <w:spacing w:val="-2"/>
          <w:sz w:val="36"/>
          <w:lang w:val="fr-FR"/>
        </w:rPr>
        <w:t xml:space="preserve"> </w:t>
      </w:r>
      <w:r w:rsidRPr="00A84823">
        <w:rPr>
          <w:color w:val="262626"/>
          <w:sz w:val="36"/>
          <w:lang w:val="fr-FR"/>
        </w:rPr>
        <w:t>passent</w:t>
      </w:r>
      <w:r w:rsidRPr="00A84823">
        <w:rPr>
          <w:color w:val="262626"/>
          <w:spacing w:val="-2"/>
          <w:sz w:val="36"/>
          <w:lang w:val="fr-FR"/>
        </w:rPr>
        <w:t xml:space="preserve"> </w:t>
      </w:r>
      <w:r w:rsidRPr="00A84823">
        <w:rPr>
          <w:color w:val="262626"/>
          <w:sz w:val="36"/>
          <w:lang w:val="fr-FR"/>
        </w:rPr>
        <w:t>de</w:t>
      </w:r>
      <w:r w:rsidRPr="00A84823">
        <w:rPr>
          <w:color w:val="262626"/>
          <w:spacing w:val="-1"/>
          <w:sz w:val="36"/>
          <w:lang w:val="fr-FR"/>
        </w:rPr>
        <w:t xml:space="preserve"> </w:t>
      </w:r>
      <w:r w:rsidRPr="00A84823">
        <w:rPr>
          <w:color w:val="262626"/>
          <w:sz w:val="36"/>
          <w:lang w:val="fr-FR"/>
        </w:rPr>
        <w:t>2</w:t>
      </w:r>
      <w:r w:rsidRPr="00A84823">
        <w:rPr>
          <w:color w:val="262626"/>
          <w:spacing w:val="-1"/>
          <w:sz w:val="36"/>
          <w:lang w:val="fr-FR"/>
        </w:rPr>
        <w:t xml:space="preserve"> </w:t>
      </w:r>
      <w:r w:rsidRPr="00A84823">
        <w:rPr>
          <w:color w:val="262626"/>
          <w:sz w:val="36"/>
          <w:lang w:val="fr-FR"/>
        </w:rPr>
        <w:t>à</w:t>
      </w:r>
      <w:r w:rsidRPr="00A84823">
        <w:rPr>
          <w:color w:val="262626"/>
          <w:spacing w:val="-1"/>
          <w:sz w:val="36"/>
          <w:lang w:val="fr-FR"/>
        </w:rPr>
        <w:t xml:space="preserve"> </w:t>
      </w:r>
      <w:r w:rsidRPr="00A84823">
        <w:rPr>
          <w:color w:val="262626"/>
          <w:sz w:val="36"/>
          <w:lang w:val="fr-FR"/>
        </w:rPr>
        <w:t>3</w:t>
      </w:r>
      <w:r w:rsidRPr="00A84823">
        <w:rPr>
          <w:color w:val="262626"/>
          <w:spacing w:val="-1"/>
          <w:sz w:val="36"/>
          <w:lang w:val="fr-FR"/>
        </w:rPr>
        <w:t xml:space="preserve"> </w:t>
      </w:r>
      <w:r w:rsidRPr="00A84823">
        <w:rPr>
          <w:color w:val="262626"/>
          <w:sz w:val="36"/>
          <w:lang w:val="fr-FR"/>
        </w:rPr>
        <w:t>de sévérité</w:t>
      </w:r>
      <w:r w:rsidRPr="00A84823">
        <w:rPr>
          <w:color w:val="262626"/>
          <w:spacing w:val="40"/>
          <w:w w:val="150"/>
          <w:sz w:val="36"/>
          <w:lang w:val="fr-FR"/>
        </w:rPr>
        <w:t xml:space="preserve"> </w:t>
      </w:r>
      <w:r w:rsidRPr="00A84823">
        <w:rPr>
          <w:color w:val="262626"/>
          <w:sz w:val="36"/>
          <w:lang w:val="fr-FR"/>
        </w:rPr>
        <w:t>/</w:t>
      </w:r>
      <w:r w:rsidRPr="00A84823">
        <w:rPr>
          <w:color w:val="262626"/>
          <w:spacing w:val="-1"/>
          <w:sz w:val="36"/>
          <w:lang w:val="fr-FR"/>
        </w:rPr>
        <w:t xml:space="preserve"> </w:t>
      </w:r>
      <w:r w:rsidRPr="00A84823">
        <w:rPr>
          <w:color w:val="262626"/>
          <w:sz w:val="36"/>
          <w:lang w:val="fr-FR"/>
        </w:rPr>
        <w:t>4%</w:t>
      </w:r>
      <w:r w:rsidRPr="00A84823">
        <w:rPr>
          <w:color w:val="262626"/>
          <w:spacing w:val="-1"/>
          <w:sz w:val="36"/>
          <w:lang w:val="fr-FR"/>
        </w:rPr>
        <w:t xml:space="preserve"> </w:t>
      </w:r>
      <w:r w:rsidRPr="00A84823">
        <w:rPr>
          <w:color w:val="262626"/>
          <w:sz w:val="36"/>
          <w:lang w:val="fr-FR"/>
        </w:rPr>
        <w:t>des</w:t>
      </w:r>
      <w:r w:rsidRPr="00A84823">
        <w:rPr>
          <w:color w:val="262626"/>
          <w:spacing w:val="-2"/>
          <w:sz w:val="36"/>
          <w:lang w:val="fr-FR"/>
        </w:rPr>
        <w:t xml:space="preserve"> hospitalisation</w:t>
      </w:r>
    </w:p>
    <w:p w14:paraId="47CD39B2" w14:textId="77777777" w:rsidR="00314A1D" w:rsidRPr="00A84823" w:rsidRDefault="00314A1D" w:rsidP="00314A1D">
      <w:pPr>
        <w:spacing w:before="2"/>
        <w:ind w:left="3171"/>
        <w:rPr>
          <w:sz w:val="36"/>
          <w:lang w:val="fr-FR"/>
        </w:rPr>
      </w:pPr>
      <w:r w:rsidRPr="00A84823">
        <w:rPr>
          <w:color w:val="262626"/>
          <w:sz w:val="36"/>
          <w:lang w:val="fr-FR"/>
        </w:rPr>
        <w:t>3</w:t>
      </w:r>
      <w:r w:rsidRPr="00A84823">
        <w:rPr>
          <w:color w:val="262626"/>
          <w:spacing w:val="-4"/>
          <w:sz w:val="36"/>
          <w:lang w:val="fr-FR"/>
        </w:rPr>
        <w:t xml:space="preserve"> </w:t>
      </w:r>
      <w:r w:rsidRPr="00A84823">
        <w:rPr>
          <w:color w:val="262626"/>
          <w:sz w:val="36"/>
          <w:lang w:val="fr-FR"/>
        </w:rPr>
        <w:t>patients</w:t>
      </w:r>
      <w:r w:rsidRPr="00A84823">
        <w:rPr>
          <w:color w:val="262626"/>
          <w:spacing w:val="-2"/>
          <w:sz w:val="36"/>
          <w:lang w:val="fr-FR"/>
        </w:rPr>
        <w:t xml:space="preserve"> </w:t>
      </w:r>
      <w:r w:rsidRPr="00A84823">
        <w:rPr>
          <w:color w:val="262626"/>
          <w:sz w:val="36"/>
          <w:lang w:val="fr-FR"/>
        </w:rPr>
        <w:t>passent</w:t>
      </w:r>
      <w:r w:rsidRPr="00A84823">
        <w:rPr>
          <w:color w:val="262626"/>
          <w:spacing w:val="-2"/>
          <w:sz w:val="36"/>
          <w:lang w:val="fr-FR"/>
        </w:rPr>
        <w:t xml:space="preserve"> </w:t>
      </w:r>
      <w:r w:rsidRPr="00A84823">
        <w:rPr>
          <w:color w:val="262626"/>
          <w:sz w:val="36"/>
          <w:lang w:val="fr-FR"/>
        </w:rPr>
        <w:t>de</w:t>
      </w:r>
      <w:r w:rsidRPr="00A84823">
        <w:rPr>
          <w:color w:val="262626"/>
          <w:spacing w:val="-1"/>
          <w:sz w:val="36"/>
          <w:lang w:val="fr-FR"/>
        </w:rPr>
        <w:t xml:space="preserve"> </w:t>
      </w:r>
      <w:r w:rsidRPr="00A84823">
        <w:rPr>
          <w:color w:val="262626"/>
          <w:sz w:val="36"/>
          <w:lang w:val="fr-FR"/>
        </w:rPr>
        <w:t>3</w:t>
      </w:r>
      <w:r w:rsidRPr="00A84823">
        <w:rPr>
          <w:color w:val="262626"/>
          <w:spacing w:val="-1"/>
          <w:sz w:val="36"/>
          <w:lang w:val="fr-FR"/>
        </w:rPr>
        <w:t xml:space="preserve"> </w:t>
      </w:r>
      <w:r w:rsidRPr="00A84823">
        <w:rPr>
          <w:color w:val="262626"/>
          <w:sz w:val="36"/>
          <w:lang w:val="fr-FR"/>
        </w:rPr>
        <w:t>à</w:t>
      </w:r>
      <w:r w:rsidRPr="00A84823">
        <w:rPr>
          <w:color w:val="262626"/>
          <w:spacing w:val="-1"/>
          <w:sz w:val="36"/>
          <w:lang w:val="fr-FR"/>
        </w:rPr>
        <w:t xml:space="preserve"> </w:t>
      </w:r>
      <w:r w:rsidRPr="00A84823">
        <w:rPr>
          <w:color w:val="262626"/>
          <w:sz w:val="36"/>
          <w:lang w:val="fr-FR"/>
        </w:rPr>
        <w:t>4</w:t>
      </w:r>
      <w:r w:rsidRPr="00A84823">
        <w:rPr>
          <w:color w:val="262626"/>
          <w:spacing w:val="-1"/>
          <w:sz w:val="36"/>
          <w:lang w:val="fr-FR"/>
        </w:rPr>
        <w:t xml:space="preserve"> </w:t>
      </w:r>
      <w:r w:rsidRPr="00A84823">
        <w:rPr>
          <w:color w:val="262626"/>
          <w:sz w:val="36"/>
          <w:lang w:val="fr-FR"/>
        </w:rPr>
        <w:t>de sévérité /</w:t>
      </w:r>
      <w:r w:rsidRPr="00A84823">
        <w:rPr>
          <w:color w:val="262626"/>
          <w:spacing w:val="-1"/>
          <w:sz w:val="36"/>
          <w:lang w:val="fr-FR"/>
        </w:rPr>
        <w:t xml:space="preserve"> </w:t>
      </w:r>
      <w:r w:rsidRPr="00A84823">
        <w:rPr>
          <w:color w:val="262626"/>
          <w:sz w:val="36"/>
          <w:lang w:val="fr-FR"/>
        </w:rPr>
        <w:t>6%</w:t>
      </w:r>
      <w:r w:rsidRPr="00A84823">
        <w:rPr>
          <w:color w:val="262626"/>
          <w:spacing w:val="-1"/>
          <w:sz w:val="36"/>
          <w:lang w:val="fr-FR"/>
        </w:rPr>
        <w:t xml:space="preserve"> </w:t>
      </w:r>
      <w:r w:rsidRPr="00A84823">
        <w:rPr>
          <w:color w:val="262626"/>
          <w:sz w:val="36"/>
          <w:lang w:val="fr-FR"/>
        </w:rPr>
        <w:t>des</w:t>
      </w:r>
      <w:r w:rsidRPr="00A84823">
        <w:rPr>
          <w:color w:val="262626"/>
          <w:spacing w:val="-2"/>
          <w:sz w:val="36"/>
          <w:lang w:val="fr-FR"/>
        </w:rPr>
        <w:t xml:space="preserve"> hospitalisations</w:t>
      </w:r>
    </w:p>
    <w:p w14:paraId="272B41CD" w14:textId="77777777" w:rsidR="00314A1D" w:rsidRPr="00A84823" w:rsidRDefault="00314A1D" w:rsidP="00314A1D">
      <w:pPr>
        <w:rPr>
          <w:sz w:val="36"/>
          <w:lang w:val="fr-FR"/>
        </w:rPr>
        <w:sectPr w:rsidR="00314A1D" w:rsidRPr="00A84823" w:rsidSect="00ED6BC5">
          <w:pgSz w:w="19200" w:h="10800" w:orient="landscape"/>
          <w:pgMar w:top="660" w:right="0" w:bottom="280" w:left="160" w:header="720" w:footer="720" w:gutter="0"/>
          <w:cols w:space="720"/>
        </w:sectPr>
      </w:pPr>
    </w:p>
    <w:p w14:paraId="41880AAC" w14:textId="77777777" w:rsidR="00314A1D" w:rsidRPr="00A84823" w:rsidRDefault="00314A1D" w:rsidP="00314A1D">
      <w:pPr>
        <w:pStyle w:val="Heading1"/>
        <w:spacing w:before="77"/>
        <w:rPr>
          <w:lang w:val="fr-FR"/>
        </w:rPr>
      </w:pPr>
      <w:r w:rsidRPr="00A84823">
        <w:rPr>
          <w:color w:val="4472C4"/>
          <w:lang w:val="fr-FR"/>
        </w:rPr>
        <w:lastRenderedPageBreak/>
        <w:t>ROI</w:t>
      </w:r>
      <w:r w:rsidRPr="00A84823">
        <w:rPr>
          <w:color w:val="4472C4"/>
          <w:spacing w:val="-13"/>
          <w:lang w:val="fr-FR"/>
        </w:rPr>
        <w:t xml:space="preserve"> </w:t>
      </w:r>
      <w:r w:rsidRPr="00A84823">
        <w:rPr>
          <w:color w:val="4472C4"/>
          <w:lang w:val="fr-FR"/>
        </w:rPr>
        <w:t>de</w:t>
      </w:r>
      <w:r w:rsidRPr="00A84823">
        <w:rPr>
          <w:color w:val="4472C4"/>
          <w:spacing w:val="-12"/>
          <w:lang w:val="fr-FR"/>
        </w:rPr>
        <w:t xml:space="preserve"> </w:t>
      </w:r>
      <w:r w:rsidRPr="00A84823">
        <w:rPr>
          <w:color w:val="4472C4"/>
          <w:lang w:val="fr-FR"/>
        </w:rPr>
        <w:t>la</w:t>
      </w:r>
      <w:r w:rsidRPr="00A84823">
        <w:rPr>
          <w:color w:val="4472C4"/>
          <w:spacing w:val="-12"/>
          <w:lang w:val="fr-FR"/>
        </w:rPr>
        <w:t xml:space="preserve"> </w:t>
      </w:r>
      <w:r w:rsidRPr="00A84823">
        <w:rPr>
          <w:color w:val="4472C4"/>
          <w:lang w:val="fr-FR"/>
        </w:rPr>
        <w:t>plateforme</w:t>
      </w:r>
      <w:r w:rsidRPr="00A84823">
        <w:rPr>
          <w:color w:val="4472C4"/>
          <w:spacing w:val="-12"/>
          <w:lang w:val="fr-FR"/>
        </w:rPr>
        <w:t xml:space="preserve"> </w:t>
      </w:r>
      <w:r w:rsidRPr="00A84823">
        <w:rPr>
          <w:color w:val="4472C4"/>
          <w:lang w:val="fr-FR"/>
        </w:rPr>
        <w:t>DIM3</w:t>
      </w:r>
      <w:r w:rsidRPr="00A84823">
        <w:rPr>
          <w:color w:val="4472C4"/>
          <w:spacing w:val="-11"/>
          <w:lang w:val="fr-FR"/>
        </w:rPr>
        <w:t xml:space="preserve"> </w:t>
      </w:r>
      <w:r w:rsidRPr="00A84823">
        <w:rPr>
          <w:color w:val="4472C4"/>
          <w:lang w:val="fr-FR"/>
        </w:rPr>
        <w:t>:</w:t>
      </w:r>
      <w:r w:rsidRPr="00A84823">
        <w:rPr>
          <w:color w:val="4472C4"/>
          <w:spacing w:val="-12"/>
          <w:lang w:val="fr-FR"/>
        </w:rPr>
        <w:t xml:space="preserve"> </w:t>
      </w:r>
      <w:r w:rsidRPr="00A84823">
        <w:rPr>
          <w:color w:val="4472C4"/>
          <w:lang w:val="fr-FR"/>
        </w:rPr>
        <w:t>Data</w:t>
      </w:r>
      <w:r w:rsidRPr="00A84823">
        <w:rPr>
          <w:color w:val="4472C4"/>
          <w:spacing w:val="-11"/>
          <w:lang w:val="fr-FR"/>
        </w:rPr>
        <w:t xml:space="preserve"> </w:t>
      </w:r>
      <w:r w:rsidRPr="00A84823">
        <w:rPr>
          <w:color w:val="4472C4"/>
          <w:spacing w:val="-10"/>
          <w:lang w:val="fr-FR"/>
        </w:rPr>
        <w:t>2</w:t>
      </w:r>
    </w:p>
    <w:p w14:paraId="1B0E40FA" w14:textId="77777777" w:rsidR="00314A1D" w:rsidRPr="00A84823" w:rsidRDefault="00314A1D" w:rsidP="00314A1D">
      <w:pPr>
        <w:pStyle w:val="BodyText"/>
        <w:spacing w:before="59"/>
        <w:rPr>
          <w:sz w:val="72"/>
          <w:lang w:val="fr-FR"/>
        </w:rPr>
      </w:pPr>
    </w:p>
    <w:p w14:paraId="0CDF7E28" w14:textId="77777777" w:rsidR="00314A1D" w:rsidRPr="00A84823" w:rsidRDefault="00314A1D" w:rsidP="00314A1D">
      <w:pPr>
        <w:spacing w:line="583" w:lineRule="exact"/>
        <w:ind w:left="427"/>
        <w:rPr>
          <w:i/>
          <w:sz w:val="48"/>
          <w:lang w:val="fr-FR"/>
        </w:rPr>
      </w:pPr>
      <w:r w:rsidRPr="00A84823">
        <w:rPr>
          <w:b/>
          <w:color w:val="262626"/>
          <w:sz w:val="48"/>
          <w:lang w:val="fr-FR"/>
        </w:rPr>
        <w:t>Analyse</w:t>
      </w:r>
      <w:r w:rsidRPr="00A84823">
        <w:rPr>
          <w:b/>
          <w:color w:val="262626"/>
          <w:spacing w:val="-6"/>
          <w:sz w:val="48"/>
          <w:lang w:val="fr-FR"/>
        </w:rPr>
        <w:t xml:space="preserve"> </w:t>
      </w:r>
      <w:r w:rsidRPr="00A84823">
        <w:rPr>
          <w:b/>
          <w:color w:val="262626"/>
          <w:sz w:val="48"/>
          <w:lang w:val="fr-FR"/>
        </w:rPr>
        <w:t>RCM</w:t>
      </w:r>
      <w:r w:rsidRPr="00A84823">
        <w:rPr>
          <w:b/>
          <w:color w:val="262626"/>
          <w:spacing w:val="-5"/>
          <w:sz w:val="48"/>
          <w:lang w:val="fr-FR"/>
        </w:rPr>
        <w:t xml:space="preserve"> </w:t>
      </w:r>
      <w:proofErr w:type="gramStart"/>
      <w:r w:rsidRPr="00A84823">
        <w:rPr>
          <w:b/>
          <w:color w:val="262626"/>
          <w:sz w:val="48"/>
          <w:lang w:val="fr-FR"/>
        </w:rPr>
        <w:t>CHC</w:t>
      </w:r>
      <w:r w:rsidRPr="00A84823">
        <w:rPr>
          <w:color w:val="262626"/>
          <w:sz w:val="48"/>
          <w:lang w:val="fr-FR"/>
        </w:rPr>
        <w:t>:</w:t>
      </w:r>
      <w:proofErr w:type="gramEnd"/>
      <w:r w:rsidRPr="00A84823">
        <w:rPr>
          <w:color w:val="262626"/>
          <w:spacing w:val="-6"/>
          <w:sz w:val="48"/>
          <w:lang w:val="fr-FR"/>
        </w:rPr>
        <w:t xml:space="preserve"> </w:t>
      </w:r>
      <w:r w:rsidRPr="00A84823">
        <w:rPr>
          <w:i/>
          <w:color w:val="262626"/>
          <w:sz w:val="48"/>
          <w:lang w:val="fr-FR"/>
        </w:rPr>
        <w:t>Source</w:t>
      </w:r>
      <w:r w:rsidRPr="00A84823">
        <w:rPr>
          <w:i/>
          <w:color w:val="262626"/>
          <w:spacing w:val="-5"/>
          <w:sz w:val="48"/>
          <w:lang w:val="fr-FR"/>
        </w:rPr>
        <w:t xml:space="preserve"> </w:t>
      </w:r>
      <w:proofErr w:type="spellStart"/>
      <w:r w:rsidRPr="00A84823">
        <w:rPr>
          <w:i/>
          <w:color w:val="262626"/>
          <w:sz w:val="48"/>
          <w:lang w:val="fr-FR"/>
        </w:rPr>
        <w:t>Francoise</w:t>
      </w:r>
      <w:proofErr w:type="spellEnd"/>
      <w:r w:rsidRPr="00A84823">
        <w:rPr>
          <w:i/>
          <w:color w:val="262626"/>
          <w:spacing w:val="-6"/>
          <w:sz w:val="48"/>
          <w:lang w:val="fr-FR"/>
        </w:rPr>
        <w:t xml:space="preserve"> </w:t>
      </w:r>
      <w:r w:rsidRPr="00A84823">
        <w:rPr>
          <w:i/>
          <w:color w:val="262626"/>
          <w:sz w:val="48"/>
          <w:lang w:val="fr-FR"/>
        </w:rPr>
        <w:t>Martin</w:t>
      </w:r>
      <w:r w:rsidRPr="00A84823">
        <w:rPr>
          <w:i/>
          <w:color w:val="262626"/>
          <w:spacing w:val="-6"/>
          <w:sz w:val="48"/>
          <w:lang w:val="fr-FR"/>
        </w:rPr>
        <w:t xml:space="preserve"> </w:t>
      </w:r>
      <w:r w:rsidRPr="00A84823">
        <w:rPr>
          <w:i/>
          <w:color w:val="262626"/>
          <w:sz w:val="48"/>
          <w:lang w:val="fr-FR"/>
        </w:rPr>
        <w:t>Coordinatrice</w:t>
      </w:r>
      <w:r w:rsidRPr="00A84823">
        <w:rPr>
          <w:i/>
          <w:color w:val="262626"/>
          <w:spacing w:val="-5"/>
          <w:sz w:val="48"/>
          <w:lang w:val="fr-FR"/>
        </w:rPr>
        <w:t xml:space="preserve"> </w:t>
      </w:r>
      <w:r w:rsidRPr="00A84823">
        <w:rPr>
          <w:i/>
          <w:color w:val="262626"/>
          <w:sz w:val="48"/>
          <w:lang w:val="fr-FR"/>
        </w:rPr>
        <w:t>nutritionnelle</w:t>
      </w:r>
      <w:r w:rsidRPr="00A84823">
        <w:rPr>
          <w:i/>
          <w:color w:val="262626"/>
          <w:spacing w:val="-5"/>
          <w:sz w:val="48"/>
          <w:lang w:val="fr-FR"/>
        </w:rPr>
        <w:t xml:space="preserve"> CHC</w:t>
      </w:r>
    </w:p>
    <w:p w14:paraId="74F77502" w14:textId="77777777" w:rsidR="00314A1D" w:rsidRPr="00A84823" w:rsidRDefault="00314A1D" w:rsidP="00314A1D">
      <w:pPr>
        <w:spacing w:line="583" w:lineRule="exact"/>
        <w:ind w:left="427"/>
        <w:rPr>
          <w:b/>
          <w:sz w:val="48"/>
          <w:lang w:val="fr-FR"/>
        </w:rPr>
      </w:pPr>
      <w:proofErr w:type="gramStart"/>
      <w:r w:rsidRPr="00A84823">
        <w:rPr>
          <w:color w:val="262626"/>
          <w:sz w:val="48"/>
          <w:lang w:val="fr-FR"/>
        </w:rPr>
        <w:t>sur</w:t>
      </w:r>
      <w:proofErr w:type="gramEnd"/>
      <w:r w:rsidRPr="00A84823">
        <w:rPr>
          <w:color w:val="262626"/>
          <w:spacing w:val="-7"/>
          <w:sz w:val="48"/>
          <w:lang w:val="fr-FR"/>
        </w:rPr>
        <w:t xml:space="preserve"> </w:t>
      </w:r>
      <w:r w:rsidRPr="00A84823">
        <w:rPr>
          <w:color w:val="262626"/>
          <w:sz w:val="48"/>
          <w:lang w:val="fr-FR"/>
        </w:rPr>
        <w:t>6O</w:t>
      </w:r>
      <w:r w:rsidRPr="00A84823">
        <w:rPr>
          <w:color w:val="262626"/>
          <w:spacing w:val="-6"/>
          <w:sz w:val="48"/>
          <w:lang w:val="fr-FR"/>
        </w:rPr>
        <w:t xml:space="preserve"> </w:t>
      </w:r>
      <w:r w:rsidRPr="00A84823">
        <w:rPr>
          <w:color w:val="262626"/>
          <w:sz w:val="48"/>
          <w:lang w:val="fr-FR"/>
        </w:rPr>
        <w:t>patients</w:t>
      </w:r>
      <w:r w:rsidRPr="00A84823">
        <w:rPr>
          <w:color w:val="262626"/>
          <w:spacing w:val="-5"/>
          <w:sz w:val="48"/>
          <w:lang w:val="fr-FR"/>
        </w:rPr>
        <w:t xml:space="preserve"> </w:t>
      </w:r>
      <w:r w:rsidRPr="00A84823">
        <w:rPr>
          <w:color w:val="262626"/>
          <w:sz w:val="48"/>
          <w:lang w:val="fr-FR"/>
        </w:rPr>
        <w:t>codés</w:t>
      </w:r>
      <w:r w:rsidRPr="00A84823">
        <w:rPr>
          <w:color w:val="262626"/>
          <w:spacing w:val="-6"/>
          <w:sz w:val="48"/>
          <w:lang w:val="fr-FR"/>
        </w:rPr>
        <w:t xml:space="preserve"> </w:t>
      </w:r>
      <w:r w:rsidRPr="00A84823">
        <w:rPr>
          <w:color w:val="262626"/>
          <w:sz w:val="48"/>
          <w:lang w:val="fr-FR"/>
        </w:rPr>
        <w:t>43</w:t>
      </w:r>
      <w:r w:rsidRPr="00A84823">
        <w:rPr>
          <w:color w:val="262626"/>
          <w:spacing w:val="-5"/>
          <w:sz w:val="48"/>
          <w:lang w:val="fr-FR"/>
        </w:rPr>
        <w:t xml:space="preserve"> </w:t>
      </w:r>
      <w:r w:rsidRPr="00A84823">
        <w:rPr>
          <w:color w:val="262626"/>
          <w:sz w:val="48"/>
          <w:lang w:val="fr-FR"/>
        </w:rPr>
        <w:t>journées</w:t>
      </w:r>
      <w:r w:rsidRPr="00A84823">
        <w:rPr>
          <w:color w:val="262626"/>
          <w:spacing w:val="-5"/>
          <w:sz w:val="48"/>
          <w:lang w:val="fr-FR"/>
        </w:rPr>
        <w:t xml:space="preserve"> </w:t>
      </w:r>
      <w:r w:rsidRPr="00A84823">
        <w:rPr>
          <w:color w:val="262626"/>
          <w:sz w:val="48"/>
          <w:lang w:val="fr-FR"/>
        </w:rPr>
        <w:t>récupérées</w:t>
      </w:r>
      <w:r w:rsidRPr="00A84823">
        <w:rPr>
          <w:color w:val="262626"/>
          <w:spacing w:val="-4"/>
          <w:sz w:val="48"/>
          <w:lang w:val="fr-FR"/>
        </w:rPr>
        <w:t xml:space="preserve"> </w:t>
      </w:r>
      <w:r w:rsidRPr="00A84823">
        <w:rPr>
          <w:color w:val="262626"/>
          <w:sz w:val="48"/>
          <w:lang w:val="fr-FR"/>
        </w:rPr>
        <w:t>=</w:t>
      </w:r>
      <w:r w:rsidRPr="00A84823">
        <w:rPr>
          <w:color w:val="262626"/>
          <w:spacing w:val="-5"/>
          <w:sz w:val="48"/>
          <w:lang w:val="fr-FR"/>
        </w:rPr>
        <w:t xml:space="preserve"> </w:t>
      </w:r>
      <w:r w:rsidRPr="00A84823">
        <w:rPr>
          <w:b/>
          <w:color w:val="C00000"/>
          <w:sz w:val="48"/>
          <w:lang w:val="fr-FR"/>
        </w:rPr>
        <w:t>0,72</w:t>
      </w:r>
      <w:r w:rsidRPr="00A84823">
        <w:rPr>
          <w:b/>
          <w:color w:val="C00000"/>
          <w:spacing w:val="-5"/>
          <w:sz w:val="48"/>
          <w:lang w:val="fr-FR"/>
        </w:rPr>
        <w:t xml:space="preserve"> </w:t>
      </w:r>
      <w:r w:rsidRPr="00A84823">
        <w:rPr>
          <w:b/>
          <w:color w:val="C00000"/>
          <w:spacing w:val="-2"/>
          <w:sz w:val="48"/>
          <w:lang w:val="fr-FR"/>
        </w:rPr>
        <w:t>jours/</w:t>
      </w:r>
      <w:proofErr w:type="spellStart"/>
      <w:r w:rsidRPr="00A84823">
        <w:rPr>
          <w:b/>
          <w:color w:val="C00000"/>
          <w:spacing w:val="-2"/>
          <w:sz w:val="48"/>
          <w:lang w:val="fr-FR"/>
        </w:rPr>
        <w:t>Hospi</w:t>
      </w:r>
      <w:proofErr w:type="spellEnd"/>
    </w:p>
    <w:p w14:paraId="5450BB92" w14:textId="77777777" w:rsidR="00314A1D" w:rsidRPr="00A84823" w:rsidRDefault="00314A1D" w:rsidP="00314A1D">
      <w:pPr>
        <w:spacing w:before="576" w:line="571" w:lineRule="exact"/>
        <w:ind w:left="427"/>
        <w:rPr>
          <w:i/>
          <w:sz w:val="48"/>
          <w:lang w:val="fr-FR"/>
        </w:rPr>
      </w:pPr>
      <w:r w:rsidRPr="00A84823">
        <w:rPr>
          <w:b/>
          <w:color w:val="262626"/>
          <w:sz w:val="48"/>
          <w:lang w:val="fr-FR"/>
        </w:rPr>
        <w:t>Analyse</w:t>
      </w:r>
      <w:r w:rsidRPr="00A84823">
        <w:rPr>
          <w:b/>
          <w:color w:val="262626"/>
          <w:spacing w:val="-9"/>
          <w:sz w:val="48"/>
          <w:lang w:val="fr-FR"/>
        </w:rPr>
        <w:t xml:space="preserve"> </w:t>
      </w:r>
      <w:r w:rsidRPr="00A84823">
        <w:rPr>
          <w:b/>
          <w:color w:val="262626"/>
          <w:sz w:val="48"/>
          <w:lang w:val="fr-FR"/>
        </w:rPr>
        <w:t>CHU</w:t>
      </w:r>
      <w:r w:rsidRPr="00A84823">
        <w:rPr>
          <w:b/>
          <w:color w:val="262626"/>
          <w:spacing w:val="-7"/>
          <w:sz w:val="48"/>
          <w:lang w:val="fr-FR"/>
        </w:rPr>
        <w:t xml:space="preserve"> </w:t>
      </w:r>
      <w:r w:rsidRPr="00A84823">
        <w:rPr>
          <w:b/>
          <w:color w:val="262626"/>
          <w:sz w:val="48"/>
          <w:lang w:val="fr-FR"/>
        </w:rPr>
        <w:t>Namur</w:t>
      </w:r>
      <w:r w:rsidRPr="00A84823">
        <w:rPr>
          <w:b/>
          <w:color w:val="262626"/>
          <w:spacing w:val="-7"/>
          <w:sz w:val="48"/>
          <w:lang w:val="fr-FR"/>
        </w:rPr>
        <w:t xml:space="preserve"> </w:t>
      </w:r>
      <w:r w:rsidRPr="00A84823">
        <w:rPr>
          <w:b/>
          <w:color w:val="262626"/>
          <w:sz w:val="48"/>
          <w:lang w:val="fr-FR"/>
        </w:rPr>
        <w:t>:</w:t>
      </w:r>
      <w:r w:rsidRPr="00A84823">
        <w:rPr>
          <w:b/>
          <w:color w:val="262626"/>
          <w:spacing w:val="-6"/>
          <w:sz w:val="48"/>
          <w:lang w:val="fr-FR"/>
        </w:rPr>
        <w:t xml:space="preserve"> </w:t>
      </w:r>
      <w:r w:rsidRPr="00A84823">
        <w:rPr>
          <w:i/>
          <w:color w:val="262626"/>
          <w:sz w:val="48"/>
          <w:lang w:val="fr-FR"/>
        </w:rPr>
        <w:t>Virginie</w:t>
      </w:r>
      <w:r w:rsidRPr="00A84823">
        <w:rPr>
          <w:i/>
          <w:color w:val="262626"/>
          <w:spacing w:val="-7"/>
          <w:sz w:val="48"/>
          <w:lang w:val="fr-FR"/>
        </w:rPr>
        <w:t xml:space="preserve"> </w:t>
      </w:r>
      <w:r w:rsidRPr="00A84823">
        <w:rPr>
          <w:i/>
          <w:color w:val="262626"/>
          <w:sz w:val="48"/>
          <w:lang w:val="fr-FR"/>
        </w:rPr>
        <w:t>Vanesse,</w:t>
      </w:r>
      <w:r w:rsidRPr="00A84823">
        <w:rPr>
          <w:i/>
          <w:color w:val="262626"/>
          <w:spacing w:val="-7"/>
          <w:sz w:val="48"/>
          <w:lang w:val="fr-FR"/>
        </w:rPr>
        <w:t xml:space="preserve"> </w:t>
      </w:r>
      <w:r w:rsidRPr="00A84823">
        <w:rPr>
          <w:i/>
          <w:color w:val="262626"/>
          <w:sz w:val="48"/>
          <w:lang w:val="fr-FR"/>
        </w:rPr>
        <w:t>Chef</w:t>
      </w:r>
      <w:r w:rsidRPr="00A84823">
        <w:rPr>
          <w:i/>
          <w:color w:val="262626"/>
          <w:spacing w:val="-5"/>
          <w:sz w:val="48"/>
          <w:lang w:val="fr-FR"/>
        </w:rPr>
        <w:t xml:space="preserve"> </w:t>
      </w:r>
      <w:r w:rsidRPr="00A84823">
        <w:rPr>
          <w:i/>
          <w:color w:val="262626"/>
          <w:sz w:val="48"/>
          <w:lang w:val="fr-FR"/>
        </w:rPr>
        <w:t>de</w:t>
      </w:r>
      <w:r w:rsidRPr="00A84823">
        <w:rPr>
          <w:i/>
          <w:color w:val="262626"/>
          <w:spacing w:val="-6"/>
          <w:sz w:val="48"/>
          <w:lang w:val="fr-FR"/>
        </w:rPr>
        <w:t xml:space="preserve"> </w:t>
      </w:r>
      <w:r w:rsidRPr="00A84823">
        <w:rPr>
          <w:i/>
          <w:color w:val="262626"/>
          <w:sz w:val="48"/>
          <w:lang w:val="fr-FR"/>
        </w:rPr>
        <w:t>service</w:t>
      </w:r>
      <w:r w:rsidRPr="00A84823">
        <w:rPr>
          <w:i/>
          <w:color w:val="262626"/>
          <w:spacing w:val="-6"/>
          <w:sz w:val="48"/>
          <w:lang w:val="fr-FR"/>
        </w:rPr>
        <w:t xml:space="preserve"> </w:t>
      </w:r>
      <w:r w:rsidRPr="00A84823">
        <w:rPr>
          <w:i/>
          <w:color w:val="262626"/>
          <w:sz w:val="48"/>
          <w:lang w:val="fr-FR"/>
        </w:rPr>
        <w:t>Alimentation</w:t>
      </w:r>
      <w:r w:rsidRPr="00A84823">
        <w:rPr>
          <w:i/>
          <w:color w:val="262626"/>
          <w:spacing w:val="-6"/>
          <w:sz w:val="48"/>
          <w:lang w:val="fr-FR"/>
        </w:rPr>
        <w:t xml:space="preserve"> </w:t>
      </w:r>
      <w:r w:rsidRPr="00A84823">
        <w:rPr>
          <w:i/>
          <w:color w:val="262626"/>
          <w:spacing w:val="-2"/>
          <w:sz w:val="48"/>
          <w:lang w:val="fr-FR"/>
        </w:rPr>
        <w:t>Diététique</w:t>
      </w:r>
    </w:p>
    <w:p w14:paraId="3838B4D2" w14:textId="77777777" w:rsidR="00314A1D" w:rsidRPr="00A84823" w:rsidRDefault="00314A1D" w:rsidP="00314A1D">
      <w:pPr>
        <w:spacing w:line="569" w:lineRule="exact"/>
        <w:ind w:left="427"/>
        <w:rPr>
          <w:b/>
          <w:sz w:val="48"/>
          <w:lang w:val="fr-FR"/>
        </w:rPr>
      </w:pPr>
      <w:proofErr w:type="gramStart"/>
      <w:r w:rsidRPr="00A84823">
        <w:rPr>
          <w:color w:val="262626"/>
          <w:sz w:val="48"/>
          <w:lang w:val="fr-FR"/>
        </w:rPr>
        <w:t>sur</w:t>
      </w:r>
      <w:proofErr w:type="gramEnd"/>
      <w:r w:rsidRPr="00A84823">
        <w:rPr>
          <w:color w:val="262626"/>
          <w:spacing w:val="-9"/>
          <w:sz w:val="48"/>
          <w:lang w:val="fr-FR"/>
        </w:rPr>
        <w:t xml:space="preserve"> </w:t>
      </w:r>
      <w:r w:rsidRPr="00A84823">
        <w:rPr>
          <w:color w:val="262626"/>
          <w:sz w:val="48"/>
          <w:lang w:val="fr-FR"/>
        </w:rPr>
        <w:t>47</w:t>
      </w:r>
      <w:r w:rsidRPr="00A84823">
        <w:rPr>
          <w:color w:val="262626"/>
          <w:spacing w:val="-8"/>
          <w:sz w:val="48"/>
          <w:lang w:val="fr-FR"/>
        </w:rPr>
        <w:t xml:space="preserve"> </w:t>
      </w:r>
      <w:r w:rsidRPr="00A84823">
        <w:rPr>
          <w:color w:val="262626"/>
          <w:sz w:val="48"/>
          <w:lang w:val="fr-FR"/>
        </w:rPr>
        <w:t>patients</w:t>
      </w:r>
      <w:r w:rsidRPr="00A84823">
        <w:rPr>
          <w:color w:val="262626"/>
          <w:spacing w:val="-7"/>
          <w:sz w:val="48"/>
          <w:lang w:val="fr-FR"/>
        </w:rPr>
        <w:t xml:space="preserve"> </w:t>
      </w:r>
      <w:r w:rsidRPr="00A84823">
        <w:rPr>
          <w:color w:val="262626"/>
          <w:sz w:val="48"/>
          <w:lang w:val="fr-FR"/>
        </w:rPr>
        <w:t>codés</w:t>
      </w:r>
      <w:r w:rsidRPr="00A84823">
        <w:rPr>
          <w:color w:val="262626"/>
          <w:spacing w:val="-8"/>
          <w:sz w:val="48"/>
          <w:lang w:val="fr-FR"/>
        </w:rPr>
        <w:t xml:space="preserve"> </w:t>
      </w:r>
      <w:r w:rsidRPr="00A84823">
        <w:rPr>
          <w:color w:val="262626"/>
          <w:sz w:val="48"/>
          <w:lang w:val="fr-FR"/>
        </w:rPr>
        <w:t>20</w:t>
      </w:r>
      <w:r w:rsidRPr="00A84823">
        <w:rPr>
          <w:color w:val="262626"/>
          <w:spacing w:val="-8"/>
          <w:sz w:val="48"/>
          <w:lang w:val="fr-FR"/>
        </w:rPr>
        <w:t xml:space="preserve"> </w:t>
      </w:r>
      <w:r w:rsidRPr="00A84823">
        <w:rPr>
          <w:color w:val="262626"/>
          <w:sz w:val="48"/>
          <w:lang w:val="fr-FR"/>
        </w:rPr>
        <w:t>dossiers</w:t>
      </w:r>
      <w:r w:rsidRPr="00A84823">
        <w:rPr>
          <w:color w:val="262626"/>
          <w:spacing w:val="-7"/>
          <w:sz w:val="48"/>
          <w:lang w:val="fr-FR"/>
        </w:rPr>
        <w:t xml:space="preserve"> </w:t>
      </w:r>
      <w:r w:rsidRPr="00A84823">
        <w:rPr>
          <w:color w:val="262626"/>
          <w:sz w:val="48"/>
          <w:lang w:val="fr-FR"/>
        </w:rPr>
        <w:t>augmentent</w:t>
      </w:r>
      <w:r w:rsidRPr="00A84823">
        <w:rPr>
          <w:color w:val="262626"/>
          <w:spacing w:val="-8"/>
          <w:sz w:val="48"/>
          <w:lang w:val="fr-FR"/>
        </w:rPr>
        <w:t xml:space="preserve"> </w:t>
      </w:r>
      <w:r w:rsidRPr="00A84823">
        <w:rPr>
          <w:color w:val="262626"/>
          <w:sz w:val="48"/>
          <w:lang w:val="fr-FR"/>
        </w:rPr>
        <w:t>la</w:t>
      </w:r>
      <w:r w:rsidRPr="00A84823">
        <w:rPr>
          <w:color w:val="262626"/>
          <w:spacing w:val="-8"/>
          <w:sz w:val="48"/>
          <w:lang w:val="fr-FR"/>
        </w:rPr>
        <w:t xml:space="preserve"> </w:t>
      </w:r>
      <w:r w:rsidRPr="00A84823">
        <w:rPr>
          <w:color w:val="262626"/>
          <w:sz w:val="48"/>
          <w:lang w:val="fr-FR"/>
        </w:rPr>
        <w:t>sévérité</w:t>
      </w:r>
      <w:r w:rsidRPr="00A84823">
        <w:rPr>
          <w:color w:val="262626"/>
          <w:spacing w:val="-5"/>
          <w:sz w:val="48"/>
          <w:lang w:val="fr-FR"/>
        </w:rPr>
        <w:t xml:space="preserve"> </w:t>
      </w:r>
      <w:r w:rsidRPr="00A84823">
        <w:rPr>
          <w:color w:val="262626"/>
          <w:sz w:val="48"/>
          <w:lang w:val="fr-FR"/>
        </w:rPr>
        <w:t>=</w:t>
      </w:r>
      <w:r w:rsidRPr="00A84823">
        <w:rPr>
          <w:color w:val="262626"/>
          <w:spacing w:val="-7"/>
          <w:sz w:val="48"/>
          <w:lang w:val="fr-FR"/>
        </w:rPr>
        <w:t xml:space="preserve"> </w:t>
      </w:r>
      <w:r w:rsidRPr="00A84823">
        <w:rPr>
          <w:b/>
          <w:color w:val="C00000"/>
          <w:sz w:val="48"/>
          <w:lang w:val="fr-FR"/>
        </w:rPr>
        <w:t>43%</w:t>
      </w:r>
      <w:r w:rsidRPr="00A84823">
        <w:rPr>
          <w:b/>
          <w:color w:val="C00000"/>
          <w:spacing w:val="-7"/>
          <w:sz w:val="48"/>
          <w:lang w:val="fr-FR"/>
        </w:rPr>
        <w:t xml:space="preserve"> </w:t>
      </w:r>
      <w:r w:rsidRPr="00A84823">
        <w:rPr>
          <w:b/>
          <w:color w:val="C00000"/>
          <w:sz w:val="48"/>
          <w:lang w:val="fr-FR"/>
        </w:rPr>
        <w:t>des</w:t>
      </w:r>
      <w:r w:rsidRPr="00A84823">
        <w:rPr>
          <w:b/>
          <w:color w:val="C00000"/>
          <w:spacing w:val="-5"/>
          <w:sz w:val="48"/>
          <w:lang w:val="fr-FR"/>
        </w:rPr>
        <w:t xml:space="preserve"> </w:t>
      </w:r>
      <w:r w:rsidRPr="00A84823">
        <w:rPr>
          <w:b/>
          <w:color w:val="C00000"/>
          <w:spacing w:val="-2"/>
          <w:sz w:val="48"/>
          <w:lang w:val="fr-FR"/>
        </w:rPr>
        <w:t>dossiers</w:t>
      </w:r>
    </w:p>
    <w:p w14:paraId="727D9B87" w14:textId="77777777" w:rsidR="00314A1D" w:rsidRPr="00A84823" w:rsidRDefault="00314A1D" w:rsidP="00314A1D">
      <w:pPr>
        <w:spacing w:before="2" w:line="237" w:lineRule="auto"/>
        <w:ind w:left="427" w:right="578"/>
        <w:rPr>
          <w:b/>
          <w:sz w:val="48"/>
          <w:lang w:val="fr-FR"/>
        </w:rPr>
      </w:pPr>
      <w:r w:rsidRPr="00A84823">
        <w:rPr>
          <w:color w:val="262626"/>
          <w:sz w:val="48"/>
          <w:lang w:val="fr-FR"/>
        </w:rPr>
        <w:t>L’ajout</w:t>
      </w:r>
      <w:r w:rsidRPr="00A84823">
        <w:rPr>
          <w:color w:val="262626"/>
          <w:spacing w:val="-15"/>
          <w:sz w:val="48"/>
          <w:lang w:val="fr-FR"/>
        </w:rPr>
        <w:t xml:space="preserve"> </w:t>
      </w:r>
      <w:r w:rsidRPr="00A84823">
        <w:rPr>
          <w:color w:val="262626"/>
          <w:sz w:val="48"/>
          <w:lang w:val="fr-FR"/>
        </w:rPr>
        <w:t>de</w:t>
      </w:r>
      <w:r w:rsidRPr="00A84823">
        <w:rPr>
          <w:color w:val="262626"/>
          <w:spacing w:val="-13"/>
          <w:sz w:val="48"/>
          <w:lang w:val="fr-FR"/>
        </w:rPr>
        <w:t xml:space="preserve"> </w:t>
      </w:r>
      <w:r w:rsidRPr="00A84823">
        <w:rPr>
          <w:color w:val="262626"/>
          <w:sz w:val="48"/>
          <w:lang w:val="fr-FR"/>
        </w:rPr>
        <w:t>données</w:t>
      </w:r>
      <w:r w:rsidRPr="00A84823">
        <w:rPr>
          <w:color w:val="262626"/>
          <w:spacing w:val="-14"/>
          <w:sz w:val="48"/>
          <w:lang w:val="fr-FR"/>
        </w:rPr>
        <w:t xml:space="preserve"> </w:t>
      </w:r>
      <w:r w:rsidRPr="00A84823">
        <w:rPr>
          <w:color w:val="262626"/>
          <w:sz w:val="48"/>
          <w:lang w:val="fr-FR"/>
        </w:rPr>
        <w:t>:</w:t>
      </w:r>
      <w:r w:rsidRPr="00A84823">
        <w:rPr>
          <w:color w:val="262626"/>
          <w:spacing w:val="-14"/>
          <w:sz w:val="48"/>
          <w:lang w:val="fr-FR"/>
        </w:rPr>
        <w:t xml:space="preserve"> </w:t>
      </w:r>
      <w:r w:rsidRPr="00A84823">
        <w:rPr>
          <w:color w:val="262626"/>
          <w:sz w:val="48"/>
          <w:lang w:val="fr-FR"/>
        </w:rPr>
        <w:t>laboratoires/malnutrition</w:t>
      </w:r>
      <w:r w:rsidRPr="00A84823">
        <w:rPr>
          <w:color w:val="262626"/>
          <w:spacing w:val="80"/>
          <w:sz w:val="48"/>
          <w:lang w:val="fr-FR"/>
        </w:rPr>
        <w:t xml:space="preserve"> </w:t>
      </w:r>
      <w:r w:rsidRPr="00A84823">
        <w:rPr>
          <w:color w:val="262626"/>
          <w:sz w:val="48"/>
          <w:lang w:val="fr-FR"/>
        </w:rPr>
        <w:t>impacte</w:t>
      </w:r>
      <w:r w:rsidRPr="00A84823">
        <w:rPr>
          <w:color w:val="262626"/>
          <w:spacing w:val="-13"/>
          <w:sz w:val="48"/>
          <w:lang w:val="fr-FR"/>
        </w:rPr>
        <w:t xml:space="preserve"> </w:t>
      </w:r>
      <w:r w:rsidRPr="00A84823">
        <w:rPr>
          <w:color w:val="262626"/>
          <w:sz w:val="48"/>
          <w:lang w:val="fr-FR"/>
        </w:rPr>
        <w:t>le</w:t>
      </w:r>
      <w:r w:rsidRPr="00A84823">
        <w:rPr>
          <w:color w:val="262626"/>
          <w:spacing w:val="-13"/>
          <w:sz w:val="48"/>
          <w:lang w:val="fr-FR"/>
        </w:rPr>
        <w:t xml:space="preserve"> </w:t>
      </w:r>
      <w:r w:rsidRPr="00A84823">
        <w:rPr>
          <w:color w:val="262626"/>
          <w:sz w:val="48"/>
          <w:lang w:val="fr-FR"/>
        </w:rPr>
        <w:t>codage</w:t>
      </w:r>
      <w:r w:rsidRPr="00A84823">
        <w:rPr>
          <w:color w:val="262626"/>
          <w:spacing w:val="-13"/>
          <w:sz w:val="48"/>
          <w:lang w:val="fr-FR"/>
        </w:rPr>
        <w:t xml:space="preserve"> </w:t>
      </w:r>
      <w:r w:rsidRPr="00A84823">
        <w:rPr>
          <w:color w:val="262626"/>
          <w:sz w:val="48"/>
          <w:lang w:val="fr-FR"/>
        </w:rPr>
        <w:t>de</w:t>
      </w:r>
      <w:r w:rsidRPr="00A84823">
        <w:rPr>
          <w:color w:val="262626"/>
          <w:spacing w:val="-12"/>
          <w:sz w:val="48"/>
          <w:lang w:val="fr-FR"/>
        </w:rPr>
        <w:t xml:space="preserve"> </w:t>
      </w:r>
      <w:r w:rsidRPr="00A84823">
        <w:rPr>
          <w:color w:val="262626"/>
          <w:sz w:val="48"/>
          <w:lang w:val="fr-FR"/>
        </w:rPr>
        <w:t>109</w:t>
      </w:r>
      <w:r w:rsidRPr="00A84823">
        <w:rPr>
          <w:color w:val="262626"/>
          <w:spacing w:val="-14"/>
          <w:sz w:val="48"/>
          <w:lang w:val="fr-FR"/>
        </w:rPr>
        <w:t xml:space="preserve"> </w:t>
      </w:r>
      <w:r w:rsidRPr="00A84823">
        <w:rPr>
          <w:color w:val="262626"/>
          <w:sz w:val="48"/>
          <w:lang w:val="fr-FR"/>
        </w:rPr>
        <w:t>jours</w:t>
      </w:r>
      <w:r w:rsidRPr="00A84823">
        <w:rPr>
          <w:color w:val="262626"/>
          <w:spacing w:val="-14"/>
          <w:sz w:val="48"/>
          <w:lang w:val="fr-FR"/>
        </w:rPr>
        <w:t xml:space="preserve"> </w:t>
      </w:r>
      <w:r w:rsidRPr="00A84823">
        <w:rPr>
          <w:color w:val="262626"/>
          <w:sz w:val="48"/>
          <w:lang w:val="fr-FR"/>
        </w:rPr>
        <w:t>sur</w:t>
      </w:r>
      <w:r w:rsidRPr="00A84823">
        <w:rPr>
          <w:color w:val="262626"/>
          <w:spacing w:val="-13"/>
          <w:sz w:val="48"/>
          <w:lang w:val="fr-FR"/>
        </w:rPr>
        <w:t xml:space="preserve"> </w:t>
      </w:r>
      <w:r w:rsidRPr="00A84823">
        <w:rPr>
          <w:color w:val="262626"/>
          <w:sz w:val="48"/>
          <w:lang w:val="fr-FR"/>
        </w:rPr>
        <w:t xml:space="preserve">47 dossiers = </w:t>
      </w:r>
      <w:r w:rsidRPr="00A84823">
        <w:rPr>
          <w:b/>
          <w:color w:val="C00000"/>
          <w:sz w:val="48"/>
          <w:lang w:val="fr-FR"/>
        </w:rPr>
        <w:t>2,3 jours/</w:t>
      </w:r>
      <w:proofErr w:type="spellStart"/>
      <w:r w:rsidRPr="00A84823">
        <w:rPr>
          <w:b/>
          <w:color w:val="C00000"/>
          <w:sz w:val="48"/>
          <w:lang w:val="fr-FR"/>
        </w:rPr>
        <w:t>Hospi</w:t>
      </w:r>
      <w:proofErr w:type="spellEnd"/>
    </w:p>
    <w:p w14:paraId="57C46F92" w14:textId="77777777" w:rsidR="00314A1D" w:rsidRPr="00A84823" w:rsidRDefault="00314A1D" w:rsidP="00314A1D">
      <w:pPr>
        <w:pStyle w:val="BodyText"/>
        <w:spacing w:before="64"/>
        <w:rPr>
          <w:b/>
          <w:sz w:val="48"/>
          <w:lang w:val="fr-FR"/>
        </w:rPr>
      </w:pPr>
    </w:p>
    <w:p w14:paraId="25F912AD" w14:textId="77777777" w:rsidR="00314A1D" w:rsidRPr="00A84823" w:rsidRDefault="00314A1D" w:rsidP="00314A1D">
      <w:pPr>
        <w:ind w:left="3017"/>
        <w:rPr>
          <w:sz w:val="56"/>
          <w:lang w:val="fr-FR"/>
        </w:rPr>
      </w:pPr>
      <w:r w:rsidRPr="00A84823">
        <w:rPr>
          <w:color w:val="2F5597"/>
          <w:sz w:val="56"/>
          <w:lang w:val="fr-FR"/>
        </w:rPr>
        <w:t>En</w:t>
      </w:r>
      <w:r w:rsidRPr="00A84823">
        <w:rPr>
          <w:color w:val="2F5597"/>
          <w:spacing w:val="-5"/>
          <w:sz w:val="56"/>
          <w:lang w:val="fr-FR"/>
        </w:rPr>
        <w:t xml:space="preserve"> </w:t>
      </w:r>
      <w:r w:rsidRPr="00A84823">
        <w:rPr>
          <w:color w:val="2F5597"/>
          <w:sz w:val="56"/>
          <w:lang w:val="fr-FR"/>
        </w:rPr>
        <w:t>Moyenne</w:t>
      </w:r>
      <w:r w:rsidRPr="00A84823">
        <w:rPr>
          <w:color w:val="2F5597"/>
          <w:spacing w:val="-6"/>
          <w:sz w:val="56"/>
          <w:lang w:val="fr-FR"/>
        </w:rPr>
        <w:t xml:space="preserve"> </w:t>
      </w:r>
      <w:r w:rsidRPr="00A84823">
        <w:rPr>
          <w:color w:val="2F5597"/>
          <w:sz w:val="56"/>
          <w:lang w:val="fr-FR"/>
        </w:rPr>
        <w:t>une</w:t>
      </w:r>
      <w:r w:rsidRPr="00A84823">
        <w:rPr>
          <w:color w:val="2F5597"/>
          <w:spacing w:val="-7"/>
          <w:sz w:val="56"/>
          <w:lang w:val="fr-FR"/>
        </w:rPr>
        <w:t xml:space="preserve"> </w:t>
      </w:r>
      <w:r w:rsidRPr="00A84823">
        <w:rPr>
          <w:color w:val="2F5597"/>
          <w:sz w:val="56"/>
          <w:lang w:val="fr-FR"/>
        </w:rPr>
        <w:t>journée</w:t>
      </w:r>
      <w:r w:rsidRPr="00A84823">
        <w:rPr>
          <w:color w:val="2F5597"/>
          <w:spacing w:val="-7"/>
          <w:sz w:val="56"/>
          <w:lang w:val="fr-FR"/>
        </w:rPr>
        <w:t xml:space="preserve"> </w:t>
      </w:r>
      <w:r w:rsidRPr="00A84823">
        <w:rPr>
          <w:color w:val="2F5597"/>
          <w:sz w:val="56"/>
          <w:lang w:val="fr-FR"/>
        </w:rPr>
        <w:t>=</w:t>
      </w:r>
      <w:r w:rsidRPr="00A84823">
        <w:rPr>
          <w:color w:val="2F5597"/>
          <w:spacing w:val="-3"/>
          <w:sz w:val="56"/>
          <w:lang w:val="fr-FR"/>
        </w:rPr>
        <w:t xml:space="preserve"> </w:t>
      </w:r>
      <w:r w:rsidRPr="00A84823">
        <w:rPr>
          <w:color w:val="2F5597"/>
          <w:sz w:val="56"/>
          <w:lang w:val="fr-FR"/>
        </w:rPr>
        <w:t>600€</w:t>
      </w:r>
      <w:r w:rsidRPr="00A84823">
        <w:rPr>
          <w:color w:val="2F5597"/>
          <w:spacing w:val="-4"/>
          <w:sz w:val="56"/>
          <w:lang w:val="fr-FR"/>
        </w:rPr>
        <w:t xml:space="preserve"> </w:t>
      </w:r>
      <w:r w:rsidRPr="00A84823">
        <w:rPr>
          <w:color w:val="2F5597"/>
          <w:sz w:val="56"/>
          <w:lang w:val="fr-FR"/>
        </w:rPr>
        <w:t>de</w:t>
      </w:r>
      <w:r w:rsidRPr="00A84823">
        <w:rPr>
          <w:color w:val="2F5597"/>
          <w:spacing w:val="-7"/>
          <w:sz w:val="56"/>
          <w:lang w:val="fr-FR"/>
        </w:rPr>
        <w:t xml:space="preserve"> </w:t>
      </w:r>
      <w:r w:rsidRPr="00A84823">
        <w:rPr>
          <w:color w:val="2F5597"/>
          <w:sz w:val="56"/>
          <w:lang w:val="fr-FR"/>
        </w:rPr>
        <w:t>remboursement</w:t>
      </w:r>
      <w:r w:rsidRPr="00A84823">
        <w:rPr>
          <w:color w:val="2F5597"/>
          <w:spacing w:val="-6"/>
          <w:sz w:val="56"/>
          <w:lang w:val="fr-FR"/>
        </w:rPr>
        <w:t xml:space="preserve"> </w:t>
      </w:r>
      <w:r w:rsidRPr="00A84823">
        <w:rPr>
          <w:color w:val="2F5597"/>
          <w:sz w:val="56"/>
          <w:lang w:val="fr-FR"/>
        </w:rPr>
        <w:t>(Source</w:t>
      </w:r>
      <w:r w:rsidRPr="00A84823">
        <w:rPr>
          <w:color w:val="2F5597"/>
          <w:spacing w:val="-5"/>
          <w:sz w:val="56"/>
          <w:lang w:val="fr-FR"/>
        </w:rPr>
        <w:t xml:space="preserve"> </w:t>
      </w:r>
      <w:proofErr w:type="spellStart"/>
      <w:r w:rsidRPr="00A84823">
        <w:rPr>
          <w:color w:val="2F5597"/>
          <w:spacing w:val="-2"/>
          <w:sz w:val="56"/>
          <w:lang w:val="fr-FR"/>
        </w:rPr>
        <w:t>Inami</w:t>
      </w:r>
      <w:proofErr w:type="spellEnd"/>
      <w:r w:rsidRPr="00A84823">
        <w:rPr>
          <w:color w:val="2F5597"/>
          <w:spacing w:val="-2"/>
          <w:sz w:val="56"/>
          <w:lang w:val="fr-FR"/>
        </w:rPr>
        <w:t>)</w:t>
      </w:r>
    </w:p>
    <w:p w14:paraId="5F4E3A22" w14:textId="77777777" w:rsidR="00314A1D" w:rsidRPr="00A84823" w:rsidRDefault="00314A1D" w:rsidP="00314A1D">
      <w:pPr>
        <w:rPr>
          <w:sz w:val="56"/>
          <w:lang w:val="fr-FR"/>
        </w:rPr>
        <w:sectPr w:rsidR="00314A1D" w:rsidRPr="00A84823" w:rsidSect="00ED6BC5">
          <w:pgSz w:w="19200" w:h="10800" w:orient="landscape"/>
          <w:pgMar w:top="380" w:right="0" w:bottom="280" w:left="160" w:header="720" w:footer="720" w:gutter="0"/>
          <w:cols w:space="720"/>
        </w:sectPr>
      </w:pPr>
    </w:p>
    <w:p w14:paraId="57190889" w14:textId="77777777" w:rsidR="00314A1D" w:rsidRPr="00A84823" w:rsidRDefault="00314A1D" w:rsidP="00314A1D">
      <w:pPr>
        <w:pStyle w:val="Heading1"/>
        <w:spacing w:before="77"/>
        <w:rPr>
          <w:lang w:val="fr-FR"/>
        </w:rPr>
      </w:pPr>
      <w:r w:rsidRPr="00A84823">
        <w:rPr>
          <w:color w:val="4472C4"/>
          <w:lang w:val="fr-FR"/>
        </w:rPr>
        <w:lastRenderedPageBreak/>
        <w:t>ROI</w:t>
      </w:r>
      <w:r w:rsidRPr="00A84823">
        <w:rPr>
          <w:color w:val="4472C4"/>
          <w:spacing w:val="-13"/>
          <w:lang w:val="fr-FR"/>
        </w:rPr>
        <w:t xml:space="preserve"> </w:t>
      </w:r>
      <w:r w:rsidRPr="00A84823">
        <w:rPr>
          <w:color w:val="4472C4"/>
          <w:lang w:val="fr-FR"/>
        </w:rPr>
        <w:t>de</w:t>
      </w:r>
      <w:r w:rsidRPr="00A84823">
        <w:rPr>
          <w:color w:val="4472C4"/>
          <w:spacing w:val="-13"/>
          <w:lang w:val="fr-FR"/>
        </w:rPr>
        <w:t xml:space="preserve"> </w:t>
      </w:r>
      <w:r w:rsidRPr="00A84823">
        <w:rPr>
          <w:color w:val="4472C4"/>
          <w:lang w:val="fr-FR"/>
        </w:rPr>
        <w:t>la</w:t>
      </w:r>
      <w:r w:rsidRPr="00A84823">
        <w:rPr>
          <w:color w:val="4472C4"/>
          <w:spacing w:val="-12"/>
          <w:lang w:val="fr-FR"/>
        </w:rPr>
        <w:t xml:space="preserve"> </w:t>
      </w:r>
      <w:r w:rsidRPr="00A84823">
        <w:rPr>
          <w:color w:val="4472C4"/>
          <w:lang w:val="fr-FR"/>
        </w:rPr>
        <w:t>plateforme</w:t>
      </w:r>
      <w:r w:rsidRPr="00A84823">
        <w:rPr>
          <w:color w:val="4472C4"/>
          <w:spacing w:val="-13"/>
          <w:lang w:val="fr-FR"/>
        </w:rPr>
        <w:t xml:space="preserve"> </w:t>
      </w:r>
      <w:r w:rsidRPr="00A84823">
        <w:rPr>
          <w:color w:val="4472C4"/>
          <w:lang w:val="fr-FR"/>
        </w:rPr>
        <w:t>DIM3</w:t>
      </w:r>
      <w:r w:rsidRPr="00A84823">
        <w:rPr>
          <w:color w:val="4472C4"/>
          <w:spacing w:val="-12"/>
          <w:lang w:val="fr-FR"/>
        </w:rPr>
        <w:t xml:space="preserve"> </w:t>
      </w:r>
      <w:r w:rsidRPr="00A84823">
        <w:rPr>
          <w:color w:val="4472C4"/>
          <w:spacing w:val="-10"/>
          <w:lang w:val="fr-FR"/>
        </w:rPr>
        <w:t>:</w:t>
      </w:r>
    </w:p>
    <w:p w14:paraId="766955F8" w14:textId="77777777" w:rsidR="00314A1D" w:rsidRPr="00A84823" w:rsidRDefault="00314A1D" w:rsidP="00314A1D">
      <w:pPr>
        <w:pStyle w:val="BodyText"/>
        <w:spacing w:before="166"/>
        <w:rPr>
          <w:sz w:val="72"/>
          <w:lang w:val="fr-FR"/>
        </w:rPr>
      </w:pPr>
    </w:p>
    <w:p w14:paraId="42140201" w14:textId="2DDB3764" w:rsidR="00314A1D" w:rsidRPr="00A84823" w:rsidRDefault="00314A1D" w:rsidP="00314A1D">
      <w:pPr>
        <w:ind w:left="4540" w:hanging="3576"/>
        <w:rPr>
          <w:b/>
          <w:sz w:val="64"/>
          <w:lang w:val="fr-FR"/>
        </w:rPr>
      </w:pPr>
      <w:r w:rsidRPr="00A84823">
        <w:rPr>
          <w:b/>
          <w:color w:val="2F5597"/>
          <w:sz w:val="64"/>
          <w:lang w:val="fr-FR"/>
        </w:rPr>
        <w:t>Dans</w:t>
      </w:r>
      <w:r w:rsidRPr="00A84823">
        <w:rPr>
          <w:b/>
          <w:color w:val="2F5597"/>
          <w:spacing w:val="-15"/>
          <w:sz w:val="64"/>
          <w:lang w:val="fr-FR"/>
        </w:rPr>
        <w:t xml:space="preserve"> </w:t>
      </w:r>
      <w:r w:rsidRPr="00A84823">
        <w:rPr>
          <w:b/>
          <w:color w:val="2F5597"/>
          <w:sz w:val="64"/>
          <w:lang w:val="fr-FR"/>
        </w:rPr>
        <w:t>un</w:t>
      </w:r>
      <w:r w:rsidRPr="00A84823">
        <w:rPr>
          <w:b/>
          <w:color w:val="2F5597"/>
          <w:spacing w:val="-16"/>
          <w:sz w:val="64"/>
          <w:lang w:val="fr-FR"/>
        </w:rPr>
        <w:t xml:space="preserve"> </w:t>
      </w:r>
      <w:del w:id="109" w:author="Jean Claude havaux" w:date="2024-02-19T13:27:00Z">
        <w:r w:rsidRPr="00A84823" w:rsidDel="001579BB">
          <w:rPr>
            <w:b/>
            <w:color w:val="2F5597"/>
            <w:sz w:val="64"/>
            <w:lang w:val="fr-FR"/>
          </w:rPr>
          <w:delText>hospital</w:delText>
        </w:r>
      </w:del>
      <w:ins w:id="110" w:author="Jean Claude havaux" w:date="2024-02-19T13:27:00Z">
        <w:r w:rsidR="001579BB" w:rsidRPr="00A84823">
          <w:rPr>
            <w:b/>
            <w:color w:val="2F5597"/>
            <w:sz w:val="64"/>
            <w:lang w:val="fr-FR"/>
          </w:rPr>
          <w:t>hôpital</w:t>
        </w:r>
      </w:ins>
      <w:r w:rsidRPr="00A84823">
        <w:rPr>
          <w:b/>
          <w:color w:val="2F5597"/>
          <w:spacing w:val="-15"/>
          <w:sz w:val="64"/>
          <w:lang w:val="fr-FR"/>
        </w:rPr>
        <w:t xml:space="preserve"> </w:t>
      </w:r>
      <w:r w:rsidRPr="00A84823">
        <w:rPr>
          <w:b/>
          <w:color w:val="2F5597"/>
          <w:sz w:val="64"/>
          <w:lang w:val="fr-FR"/>
        </w:rPr>
        <w:t>majeur,</w:t>
      </w:r>
      <w:r w:rsidRPr="00A84823">
        <w:rPr>
          <w:b/>
          <w:color w:val="2F5597"/>
          <w:spacing w:val="-15"/>
          <w:sz w:val="64"/>
          <w:lang w:val="fr-FR"/>
        </w:rPr>
        <w:t xml:space="preserve"> </w:t>
      </w:r>
      <w:r w:rsidRPr="00A84823">
        <w:rPr>
          <w:b/>
          <w:color w:val="2F5597"/>
          <w:sz w:val="64"/>
          <w:lang w:val="fr-FR"/>
        </w:rPr>
        <w:t>10%</w:t>
      </w:r>
      <w:r w:rsidRPr="00A84823">
        <w:rPr>
          <w:b/>
          <w:color w:val="2F5597"/>
          <w:spacing w:val="-14"/>
          <w:sz w:val="64"/>
          <w:lang w:val="fr-FR"/>
        </w:rPr>
        <w:t xml:space="preserve"> </w:t>
      </w:r>
      <w:r w:rsidRPr="00A84823">
        <w:rPr>
          <w:b/>
          <w:color w:val="2F5597"/>
          <w:sz w:val="64"/>
          <w:lang w:val="fr-FR"/>
        </w:rPr>
        <w:t>des</w:t>
      </w:r>
      <w:r w:rsidRPr="00A84823">
        <w:rPr>
          <w:b/>
          <w:color w:val="2F5597"/>
          <w:spacing w:val="-15"/>
          <w:sz w:val="64"/>
          <w:lang w:val="fr-FR"/>
        </w:rPr>
        <w:t xml:space="preserve"> </w:t>
      </w:r>
      <w:r w:rsidRPr="00A84823">
        <w:rPr>
          <w:b/>
          <w:color w:val="2F5597"/>
          <w:sz w:val="64"/>
          <w:lang w:val="fr-FR"/>
        </w:rPr>
        <w:t>admissions</w:t>
      </w:r>
      <w:r w:rsidRPr="00A84823">
        <w:rPr>
          <w:b/>
          <w:color w:val="2F5597"/>
          <w:spacing w:val="-16"/>
          <w:sz w:val="64"/>
          <w:lang w:val="fr-FR"/>
        </w:rPr>
        <w:t xml:space="preserve"> </w:t>
      </w:r>
      <w:r w:rsidRPr="00A84823">
        <w:rPr>
          <w:b/>
          <w:color w:val="2F5597"/>
          <w:sz w:val="64"/>
          <w:lang w:val="fr-FR"/>
        </w:rPr>
        <w:t>peuvent</w:t>
      </w:r>
      <w:r w:rsidRPr="00A84823">
        <w:rPr>
          <w:b/>
          <w:color w:val="2F5597"/>
          <w:spacing w:val="-14"/>
          <w:sz w:val="64"/>
          <w:lang w:val="fr-FR"/>
        </w:rPr>
        <w:t xml:space="preserve"> </w:t>
      </w:r>
      <w:r w:rsidRPr="00A84823">
        <w:rPr>
          <w:b/>
          <w:color w:val="2F5597"/>
          <w:sz w:val="64"/>
          <w:lang w:val="fr-FR"/>
        </w:rPr>
        <w:t>avoir</w:t>
      </w:r>
      <w:r w:rsidRPr="00A84823">
        <w:rPr>
          <w:b/>
          <w:color w:val="2F5597"/>
          <w:spacing w:val="-15"/>
          <w:sz w:val="64"/>
          <w:lang w:val="fr-FR"/>
        </w:rPr>
        <w:t xml:space="preserve"> </w:t>
      </w:r>
      <w:r w:rsidRPr="00A84823">
        <w:rPr>
          <w:b/>
          <w:color w:val="2F5597"/>
          <w:sz w:val="64"/>
          <w:lang w:val="fr-FR"/>
        </w:rPr>
        <w:t>une augmentation de sévérité de 1 point.</w:t>
      </w:r>
    </w:p>
    <w:p w14:paraId="149DC465" w14:textId="77777777" w:rsidR="00314A1D" w:rsidRPr="00A84823" w:rsidRDefault="00314A1D" w:rsidP="00314A1D">
      <w:pPr>
        <w:pStyle w:val="BodyText"/>
        <w:spacing w:before="112"/>
        <w:rPr>
          <w:b/>
          <w:lang w:val="fr-FR"/>
        </w:rPr>
      </w:pPr>
    </w:p>
    <w:p w14:paraId="03841CFA" w14:textId="4FF71900" w:rsidR="00314A1D" w:rsidRPr="00A84823" w:rsidRDefault="00314A1D" w:rsidP="00314A1D">
      <w:pPr>
        <w:pStyle w:val="ListParagraph"/>
        <w:widowControl w:val="0"/>
        <w:numPr>
          <w:ilvl w:val="0"/>
          <w:numId w:val="11"/>
        </w:numPr>
        <w:tabs>
          <w:tab w:val="left" w:pos="1152"/>
        </w:tabs>
        <w:autoSpaceDE w:val="0"/>
        <w:autoSpaceDN w:val="0"/>
        <w:spacing w:before="1" w:beforeAutospacing="0" w:after="0" w:afterAutospacing="0" w:line="583" w:lineRule="exact"/>
        <w:rPr>
          <w:sz w:val="48"/>
          <w:lang w:val="fr-FR"/>
        </w:rPr>
      </w:pPr>
      <w:r w:rsidRPr="00A84823">
        <w:rPr>
          <w:color w:val="203864"/>
          <w:sz w:val="48"/>
          <w:lang w:val="fr-FR"/>
        </w:rPr>
        <w:t>Nombre</w:t>
      </w:r>
      <w:r w:rsidRPr="00A84823">
        <w:rPr>
          <w:color w:val="203864"/>
          <w:spacing w:val="-9"/>
          <w:sz w:val="48"/>
          <w:lang w:val="fr-FR"/>
        </w:rPr>
        <w:t xml:space="preserve"> </w:t>
      </w:r>
      <w:r w:rsidRPr="00A84823">
        <w:rPr>
          <w:color w:val="203864"/>
          <w:sz w:val="48"/>
          <w:lang w:val="fr-FR"/>
        </w:rPr>
        <w:t>Admissions</w:t>
      </w:r>
      <w:r w:rsidRPr="00A84823">
        <w:rPr>
          <w:color w:val="203864"/>
          <w:spacing w:val="-7"/>
          <w:sz w:val="48"/>
          <w:lang w:val="fr-FR"/>
        </w:rPr>
        <w:t xml:space="preserve"> </w:t>
      </w:r>
      <w:r w:rsidRPr="00A84823">
        <w:rPr>
          <w:color w:val="203864"/>
          <w:sz w:val="48"/>
          <w:lang w:val="fr-FR"/>
        </w:rPr>
        <w:t>de</w:t>
      </w:r>
      <w:r w:rsidRPr="00A84823">
        <w:rPr>
          <w:color w:val="203864"/>
          <w:spacing w:val="-7"/>
          <w:sz w:val="48"/>
          <w:lang w:val="fr-FR"/>
        </w:rPr>
        <w:t xml:space="preserve"> </w:t>
      </w:r>
      <w:r w:rsidRPr="00A84823">
        <w:rPr>
          <w:color w:val="203864"/>
          <w:sz w:val="48"/>
          <w:lang w:val="fr-FR"/>
        </w:rPr>
        <w:t>votre</w:t>
      </w:r>
      <w:r w:rsidRPr="00A84823">
        <w:rPr>
          <w:color w:val="203864"/>
          <w:spacing w:val="-7"/>
          <w:sz w:val="48"/>
          <w:lang w:val="fr-FR"/>
        </w:rPr>
        <w:t xml:space="preserve"> </w:t>
      </w:r>
      <w:del w:id="111" w:author="Jean Claude havaux" w:date="2024-02-19T13:27:00Z">
        <w:r w:rsidRPr="00A84823" w:rsidDel="001579BB">
          <w:rPr>
            <w:color w:val="203864"/>
            <w:sz w:val="48"/>
            <w:lang w:val="fr-FR"/>
          </w:rPr>
          <w:delText>hopital</w:delText>
        </w:r>
      </w:del>
      <w:ins w:id="112" w:author="Jean Claude havaux" w:date="2024-02-19T13:27:00Z">
        <w:r w:rsidR="001579BB" w:rsidRPr="00A84823">
          <w:rPr>
            <w:color w:val="203864"/>
            <w:sz w:val="48"/>
            <w:lang w:val="fr-FR"/>
          </w:rPr>
          <w:t>hôpital</w:t>
        </w:r>
      </w:ins>
      <w:r w:rsidRPr="00A84823">
        <w:rPr>
          <w:color w:val="203864"/>
          <w:spacing w:val="-7"/>
          <w:sz w:val="48"/>
          <w:lang w:val="fr-FR"/>
        </w:rPr>
        <w:t xml:space="preserve"> </w:t>
      </w:r>
      <w:r w:rsidRPr="00A84823">
        <w:rPr>
          <w:color w:val="203864"/>
          <w:sz w:val="48"/>
          <w:lang w:val="fr-FR"/>
        </w:rPr>
        <w:t>=</w:t>
      </w:r>
      <w:r w:rsidRPr="00A84823">
        <w:rPr>
          <w:color w:val="203864"/>
          <w:spacing w:val="-7"/>
          <w:sz w:val="48"/>
          <w:lang w:val="fr-FR"/>
        </w:rPr>
        <w:t xml:space="preserve"> </w:t>
      </w:r>
      <w:r w:rsidRPr="00A84823">
        <w:rPr>
          <w:color w:val="203864"/>
          <w:spacing w:val="-2"/>
          <w:sz w:val="48"/>
          <w:lang w:val="fr-FR"/>
        </w:rPr>
        <w:t>30.000</w:t>
      </w:r>
    </w:p>
    <w:p w14:paraId="7E5864D4"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1" w:lineRule="exact"/>
        <w:rPr>
          <w:sz w:val="48"/>
          <w:lang w:val="fr-FR"/>
        </w:rPr>
      </w:pPr>
      <w:r w:rsidRPr="00A84823">
        <w:rPr>
          <w:color w:val="203864"/>
          <w:sz w:val="48"/>
          <w:lang w:val="fr-FR"/>
        </w:rPr>
        <w:t>Bilan</w:t>
      </w:r>
      <w:r w:rsidRPr="00A84823">
        <w:rPr>
          <w:color w:val="203864"/>
          <w:spacing w:val="-16"/>
          <w:sz w:val="48"/>
          <w:lang w:val="fr-FR"/>
        </w:rPr>
        <w:t xml:space="preserve"> </w:t>
      </w:r>
      <w:r w:rsidRPr="00A84823">
        <w:rPr>
          <w:color w:val="203864"/>
          <w:sz w:val="48"/>
          <w:lang w:val="fr-FR"/>
        </w:rPr>
        <w:t>DMN</w:t>
      </w:r>
      <w:r w:rsidRPr="00A84823">
        <w:rPr>
          <w:color w:val="203864"/>
          <w:spacing w:val="-13"/>
          <w:sz w:val="48"/>
          <w:lang w:val="fr-FR"/>
        </w:rPr>
        <w:t xml:space="preserve"> </w:t>
      </w:r>
      <w:r w:rsidRPr="00A84823">
        <w:rPr>
          <w:color w:val="203864"/>
          <w:sz w:val="48"/>
          <w:lang w:val="fr-FR"/>
        </w:rPr>
        <w:t>ou</w:t>
      </w:r>
      <w:r w:rsidRPr="00A84823">
        <w:rPr>
          <w:color w:val="203864"/>
          <w:spacing w:val="-12"/>
          <w:sz w:val="48"/>
          <w:lang w:val="fr-FR"/>
        </w:rPr>
        <w:t xml:space="preserve"> </w:t>
      </w:r>
      <w:r w:rsidRPr="00A84823">
        <w:rPr>
          <w:color w:val="203864"/>
          <w:sz w:val="48"/>
          <w:lang w:val="fr-FR"/>
        </w:rPr>
        <w:t>Total</w:t>
      </w:r>
      <w:r w:rsidRPr="00A84823">
        <w:rPr>
          <w:color w:val="203864"/>
          <w:spacing w:val="-13"/>
          <w:sz w:val="48"/>
          <w:lang w:val="fr-FR"/>
        </w:rPr>
        <w:t xml:space="preserve"> </w:t>
      </w:r>
      <w:r w:rsidRPr="00A84823">
        <w:rPr>
          <w:color w:val="203864"/>
          <w:sz w:val="48"/>
          <w:lang w:val="fr-FR"/>
        </w:rPr>
        <w:t>Points</w:t>
      </w:r>
      <w:r w:rsidRPr="00A84823">
        <w:rPr>
          <w:color w:val="203864"/>
          <w:spacing w:val="-13"/>
          <w:sz w:val="48"/>
          <w:lang w:val="fr-FR"/>
        </w:rPr>
        <w:t xml:space="preserve"> </w:t>
      </w:r>
      <w:r w:rsidRPr="00A84823">
        <w:rPr>
          <w:color w:val="203864"/>
          <w:sz w:val="48"/>
          <w:lang w:val="fr-FR"/>
        </w:rPr>
        <w:t>de</w:t>
      </w:r>
      <w:r w:rsidRPr="00A84823">
        <w:rPr>
          <w:color w:val="203864"/>
          <w:spacing w:val="-11"/>
          <w:sz w:val="48"/>
          <w:lang w:val="fr-FR"/>
        </w:rPr>
        <w:t xml:space="preserve"> </w:t>
      </w:r>
      <w:r w:rsidRPr="00A84823">
        <w:rPr>
          <w:color w:val="203864"/>
          <w:sz w:val="48"/>
          <w:lang w:val="fr-FR"/>
        </w:rPr>
        <w:t>Sévérité</w:t>
      </w:r>
      <w:r w:rsidRPr="00A84823">
        <w:rPr>
          <w:color w:val="203864"/>
          <w:spacing w:val="-11"/>
          <w:sz w:val="48"/>
          <w:lang w:val="fr-FR"/>
        </w:rPr>
        <w:t xml:space="preserve"> </w:t>
      </w:r>
      <w:r w:rsidRPr="00A84823">
        <w:rPr>
          <w:color w:val="203864"/>
          <w:sz w:val="48"/>
          <w:lang w:val="fr-FR"/>
        </w:rPr>
        <w:t>de</w:t>
      </w:r>
      <w:r w:rsidRPr="00A84823">
        <w:rPr>
          <w:color w:val="203864"/>
          <w:spacing w:val="-12"/>
          <w:sz w:val="48"/>
          <w:lang w:val="fr-FR"/>
        </w:rPr>
        <w:t xml:space="preserve"> </w:t>
      </w:r>
      <w:r w:rsidRPr="00A84823">
        <w:rPr>
          <w:color w:val="203864"/>
          <w:sz w:val="48"/>
          <w:lang w:val="fr-FR"/>
        </w:rPr>
        <w:t>votre</w:t>
      </w:r>
      <w:r w:rsidRPr="00A84823">
        <w:rPr>
          <w:color w:val="203864"/>
          <w:spacing w:val="-11"/>
          <w:sz w:val="48"/>
          <w:lang w:val="fr-FR"/>
        </w:rPr>
        <w:t xml:space="preserve"> </w:t>
      </w:r>
      <w:r w:rsidRPr="00A84823">
        <w:rPr>
          <w:color w:val="203864"/>
          <w:spacing w:val="-5"/>
          <w:sz w:val="48"/>
          <w:lang w:val="fr-FR"/>
        </w:rPr>
        <w:t>RMN</w:t>
      </w:r>
    </w:p>
    <w:p w14:paraId="20211A32"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1" w:lineRule="exact"/>
        <w:rPr>
          <w:sz w:val="48"/>
          <w:lang w:val="fr-FR"/>
        </w:rPr>
      </w:pPr>
      <w:r w:rsidRPr="00A84823">
        <w:rPr>
          <w:color w:val="203864"/>
          <w:sz w:val="48"/>
          <w:lang w:val="fr-FR"/>
        </w:rPr>
        <w:t>3.000</w:t>
      </w:r>
      <w:r w:rsidRPr="00A84823">
        <w:rPr>
          <w:color w:val="203864"/>
          <w:spacing w:val="-10"/>
          <w:sz w:val="48"/>
          <w:lang w:val="fr-FR"/>
        </w:rPr>
        <w:t xml:space="preserve"> </w:t>
      </w:r>
      <w:r w:rsidRPr="00A84823">
        <w:rPr>
          <w:color w:val="203864"/>
          <w:sz w:val="48"/>
          <w:lang w:val="fr-FR"/>
        </w:rPr>
        <w:t>points</w:t>
      </w:r>
      <w:r w:rsidRPr="00A84823">
        <w:rPr>
          <w:color w:val="203864"/>
          <w:spacing w:val="-7"/>
          <w:sz w:val="48"/>
          <w:lang w:val="fr-FR"/>
        </w:rPr>
        <w:t xml:space="preserve"> </w:t>
      </w:r>
      <w:r w:rsidRPr="00A84823">
        <w:rPr>
          <w:color w:val="203864"/>
          <w:sz w:val="48"/>
          <w:lang w:val="fr-FR"/>
        </w:rPr>
        <w:t>de</w:t>
      </w:r>
      <w:r w:rsidRPr="00A84823">
        <w:rPr>
          <w:color w:val="203864"/>
          <w:spacing w:val="-6"/>
          <w:sz w:val="48"/>
          <w:lang w:val="fr-FR"/>
        </w:rPr>
        <w:t xml:space="preserve"> </w:t>
      </w:r>
      <w:r w:rsidRPr="00A84823">
        <w:rPr>
          <w:color w:val="203864"/>
          <w:sz w:val="48"/>
          <w:lang w:val="fr-FR"/>
        </w:rPr>
        <w:t>sévérité</w:t>
      </w:r>
      <w:r w:rsidRPr="00A84823">
        <w:rPr>
          <w:color w:val="203864"/>
          <w:spacing w:val="-5"/>
          <w:sz w:val="48"/>
          <w:lang w:val="fr-FR"/>
        </w:rPr>
        <w:t xml:space="preserve"> </w:t>
      </w:r>
      <w:r w:rsidRPr="00A84823">
        <w:rPr>
          <w:color w:val="203864"/>
          <w:sz w:val="48"/>
          <w:lang w:val="fr-FR"/>
        </w:rPr>
        <w:t>en</w:t>
      </w:r>
      <w:r w:rsidRPr="00A84823">
        <w:rPr>
          <w:color w:val="203864"/>
          <w:spacing w:val="-7"/>
          <w:sz w:val="48"/>
          <w:lang w:val="fr-FR"/>
        </w:rPr>
        <w:t xml:space="preserve"> </w:t>
      </w:r>
      <w:r w:rsidRPr="00A84823">
        <w:rPr>
          <w:color w:val="203864"/>
          <w:sz w:val="48"/>
          <w:lang w:val="fr-FR"/>
        </w:rPr>
        <w:t>plus</w:t>
      </w:r>
      <w:r w:rsidRPr="00A84823">
        <w:rPr>
          <w:color w:val="203864"/>
          <w:spacing w:val="-7"/>
          <w:sz w:val="48"/>
          <w:lang w:val="fr-FR"/>
        </w:rPr>
        <w:t xml:space="preserve"> </w:t>
      </w:r>
      <w:r w:rsidRPr="00A84823">
        <w:rPr>
          <w:color w:val="203864"/>
          <w:sz w:val="48"/>
          <w:lang w:val="fr-FR"/>
        </w:rPr>
        <w:t>dans</w:t>
      </w:r>
      <w:r w:rsidRPr="00A84823">
        <w:rPr>
          <w:color w:val="203864"/>
          <w:spacing w:val="-7"/>
          <w:sz w:val="48"/>
          <w:lang w:val="fr-FR"/>
        </w:rPr>
        <w:t xml:space="preserve"> </w:t>
      </w:r>
      <w:r w:rsidRPr="00A84823">
        <w:rPr>
          <w:color w:val="203864"/>
          <w:sz w:val="48"/>
          <w:lang w:val="fr-FR"/>
        </w:rPr>
        <w:t>votre</w:t>
      </w:r>
      <w:r w:rsidRPr="00A84823">
        <w:rPr>
          <w:color w:val="203864"/>
          <w:spacing w:val="-5"/>
          <w:sz w:val="48"/>
          <w:lang w:val="fr-FR"/>
        </w:rPr>
        <w:t xml:space="preserve"> RMN</w:t>
      </w:r>
    </w:p>
    <w:p w14:paraId="30F6A956" w14:textId="77777777" w:rsidR="00314A1D" w:rsidRPr="00A84823" w:rsidRDefault="00314A1D" w:rsidP="00314A1D">
      <w:pPr>
        <w:pStyle w:val="ListParagraph"/>
        <w:widowControl w:val="0"/>
        <w:numPr>
          <w:ilvl w:val="0"/>
          <w:numId w:val="11"/>
        </w:numPr>
        <w:tabs>
          <w:tab w:val="left" w:pos="1152"/>
        </w:tabs>
        <w:autoSpaceDE w:val="0"/>
        <w:autoSpaceDN w:val="0"/>
        <w:spacing w:before="0" w:beforeAutospacing="0" w:after="0" w:afterAutospacing="0" w:line="583" w:lineRule="exact"/>
        <w:rPr>
          <w:b/>
          <w:sz w:val="48"/>
          <w:lang w:val="fr-FR"/>
        </w:rPr>
      </w:pPr>
      <w:r w:rsidRPr="00A84823">
        <w:rPr>
          <w:b/>
          <w:color w:val="203864"/>
          <w:sz w:val="48"/>
          <w:lang w:val="fr-FR"/>
        </w:rPr>
        <w:t>1</w:t>
      </w:r>
      <w:r w:rsidRPr="00A84823">
        <w:rPr>
          <w:b/>
          <w:color w:val="203864"/>
          <w:spacing w:val="-13"/>
          <w:sz w:val="48"/>
          <w:lang w:val="fr-FR"/>
        </w:rPr>
        <w:t xml:space="preserve"> </w:t>
      </w:r>
      <w:r w:rsidRPr="00A84823">
        <w:rPr>
          <w:b/>
          <w:color w:val="203864"/>
          <w:sz w:val="48"/>
          <w:lang w:val="fr-FR"/>
        </w:rPr>
        <w:t>jours</w:t>
      </w:r>
      <w:r w:rsidRPr="00A84823">
        <w:rPr>
          <w:b/>
          <w:color w:val="203864"/>
          <w:spacing w:val="-10"/>
          <w:sz w:val="48"/>
          <w:lang w:val="fr-FR"/>
        </w:rPr>
        <w:t xml:space="preserve"> </w:t>
      </w:r>
      <w:r w:rsidRPr="00A84823">
        <w:rPr>
          <w:b/>
          <w:color w:val="203864"/>
          <w:sz w:val="48"/>
          <w:lang w:val="fr-FR"/>
        </w:rPr>
        <w:t>gagnés</w:t>
      </w:r>
      <w:r w:rsidRPr="00A84823">
        <w:rPr>
          <w:b/>
          <w:color w:val="203864"/>
          <w:spacing w:val="-9"/>
          <w:sz w:val="48"/>
          <w:lang w:val="fr-FR"/>
        </w:rPr>
        <w:t xml:space="preserve"> </w:t>
      </w:r>
      <w:r w:rsidRPr="00A84823">
        <w:rPr>
          <w:b/>
          <w:color w:val="203864"/>
          <w:sz w:val="48"/>
          <w:lang w:val="fr-FR"/>
        </w:rPr>
        <w:t>par</w:t>
      </w:r>
      <w:r w:rsidRPr="00A84823">
        <w:rPr>
          <w:b/>
          <w:color w:val="203864"/>
          <w:spacing w:val="-11"/>
          <w:sz w:val="48"/>
          <w:lang w:val="fr-FR"/>
        </w:rPr>
        <w:t xml:space="preserve"> </w:t>
      </w:r>
      <w:r w:rsidRPr="00A84823">
        <w:rPr>
          <w:b/>
          <w:color w:val="203864"/>
          <w:sz w:val="48"/>
          <w:lang w:val="fr-FR"/>
        </w:rPr>
        <w:t>point</w:t>
      </w:r>
      <w:r w:rsidRPr="00A84823">
        <w:rPr>
          <w:b/>
          <w:color w:val="203864"/>
          <w:spacing w:val="-9"/>
          <w:sz w:val="48"/>
          <w:lang w:val="fr-FR"/>
        </w:rPr>
        <w:t xml:space="preserve"> </w:t>
      </w:r>
      <w:r w:rsidRPr="00A84823">
        <w:rPr>
          <w:b/>
          <w:color w:val="203864"/>
          <w:sz w:val="48"/>
          <w:lang w:val="fr-FR"/>
        </w:rPr>
        <w:t>(prévision</w:t>
      </w:r>
      <w:r w:rsidRPr="00A84823">
        <w:rPr>
          <w:b/>
          <w:color w:val="203864"/>
          <w:spacing w:val="-9"/>
          <w:sz w:val="48"/>
          <w:lang w:val="fr-FR"/>
        </w:rPr>
        <w:t xml:space="preserve"> </w:t>
      </w:r>
      <w:r w:rsidRPr="00A84823">
        <w:rPr>
          <w:b/>
          <w:color w:val="203864"/>
          <w:sz w:val="48"/>
          <w:lang w:val="fr-FR"/>
        </w:rPr>
        <w:t>basse)</w:t>
      </w:r>
      <w:r w:rsidRPr="00A84823">
        <w:rPr>
          <w:b/>
          <w:color w:val="203864"/>
          <w:spacing w:val="-10"/>
          <w:sz w:val="48"/>
          <w:lang w:val="fr-FR"/>
        </w:rPr>
        <w:t xml:space="preserve"> </w:t>
      </w:r>
      <w:r w:rsidRPr="00A84823">
        <w:rPr>
          <w:b/>
          <w:color w:val="203864"/>
          <w:sz w:val="48"/>
          <w:lang w:val="fr-FR"/>
        </w:rPr>
        <w:t>=</w:t>
      </w:r>
      <w:r w:rsidRPr="00A84823">
        <w:rPr>
          <w:b/>
          <w:color w:val="203864"/>
          <w:spacing w:val="-10"/>
          <w:sz w:val="48"/>
          <w:lang w:val="fr-FR"/>
        </w:rPr>
        <w:t xml:space="preserve"> </w:t>
      </w:r>
      <w:r w:rsidRPr="00A84823">
        <w:rPr>
          <w:b/>
          <w:color w:val="203864"/>
          <w:sz w:val="48"/>
          <w:lang w:val="fr-FR"/>
        </w:rPr>
        <w:t>1.800.000</w:t>
      </w:r>
      <w:r w:rsidRPr="00A84823">
        <w:rPr>
          <w:b/>
          <w:color w:val="203864"/>
          <w:spacing w:val="-11"/>
          <w:sz w:val="48"/>
          <w:lang w:val="fr-FR"/>
        </w:rPr>
        <w:t xml:space="preserve"> </w:t>
      </w:r>
      <w:r w:rsidRPr="00A84823">
        <w:rPr>
          <w:b/>
          <w:color w:val="203864"/>
          <w:sz w:val="48"/>
          <w:lang w:val="fr-FR"/>
        </w:rPr>
        <w:t>d’augmentation</w:t>
      </w:r>
      <w:r w:rsidRPr="00A84823">
        <w:rPr>
          <w:b/>
          <w:color w:val="203864"/>
          <w:spacing w:val="-11"/>
          <w:sz w:val="48"/>
          <w:lang w:val="fr-FR"/>
        </w:rPr>
        <w:t xml:space="preserve"> </w:t>
      </w:r>
      <w:r w:rsidRPr="00A84823">
        <w:rPr>
          <w:b/>
          <w:color w:val="203864"/>
          <w:sz w:val="48"/>
          <w:lang w:val="fr-FR"/>
        </w:rPr>
        <w:t>de</w:t>
      </w:r>
      <w:r w:rsidRPr="00A84823">
        <w:rPr>
          <w:b/>
          <w:color w:val="203864"/>
          <w:spacing w:val="-8"/>
          <w:sz w:val="48"/>
          <w:lang w:val="fr-FR"/>
        </w:rPr>
        <w:t xml:space="preserve"> </w:t>
      </w:r>
      <w:r w:rsidRPr="00A84823">
        <w:rPr>
          <w:b/>
          <w:color w:val="203864"/>
          <w:spacing w:val="-2"/>
          <w:sz w:val="48"/>
          <w:lang w:val="fr-FR"/>
        </w:rPr>
        <w:t>remboursement</w:t>
      </w:r>
    </w:p>
    <w:p w14:paraId="01CB126D" w14:textId="77777777" w:rsidR="00314A1D" w:rsidRPr="00A84823" w:rsidRDefault="00314A1D" w:rsidP="00314A1D">
      <w:pPr>
        <w:pStyle w:val="BodyText"/>
        <w:spacing w:before="70"/>
        <w:rPr>
          <w:b/>
          <w:sz w:val="48"/>
          <w:lang w:val="fr-FR"/>
        </w:rPr>
      </w:pPr>
    </w:p>
    <w:p w14:paraId="668E8C54" w14:textId="77777777" w:rsidR="00314A1D" w:rsidRPr="00A84823" w:rsidRDefault="00314A1D" w:rsidP="00314A1D">
      <w:pPr>
        <w:spacing w:before="1" w:line="237" w:lineRule="auto"/>
        <w:ind w:left="7339" w:right="2568"/>
        <w:rPr>
          <w:sz w:val="48"/>
          <w:lang w:val="fr-FR"/>
        </w:rPr>
      </w:pPr>
      <w:r>
        <w:rPr>
          <w:noProof/>
        </w:rPr>
        <mc:AlternateContent>
          <mc:Choice Requires="wpg">
            <w:drawing>
              <wp:anchor distT="0" distB="0" distL="0" distR="0" simplePos="0" relativeHeight="251666432" behindDoc="0" locked="0" layoutInCell="1" allowOverlap="1" wp14:anchorId="313979AD" wp14:editId="04FDB64C">
                <wp:simplePos x="0" y="0"/>
                <wp:positionH relativeFrom="page">
                  <wp:posOffset>392706</wp:posOffset>
                </wp:positionH>
                <wp:positionV relativeFrom="paragraph">
                  <wp:posOffset>216766</wp:posOffset>
                </wp:positionV>
                <wp:extent cx="4081779" cy="6908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1779" cy="690880"/>
                          <a:chOff x="0" y="0"/>
                          <a:chExt cx="4081779" cy="690880"/>
                        </a:xfrm>
                      </wpg:grpSpPr>
                      <wps:wsp>
                        <wps:cNvPr id="98" name="Graphic 98"/>
                        <wps:cNvSpPr/>
                        <wps:spPr>
                          <a:xfrm>
                            <a:off x="6350" y="6350"/>
                            <a:ext cx="4069079" cy="678180"/>
                          </a:xfrm>
                          <a:custGeom>
                            <a:avLst/>
                            <a:gdLst/>
                            <a:ahLst/>
                            <a:cxnLst/>
                            <a:rect l="l" t="t" r="r" b="b"/>
                            <a:pathLst>
                              <a:path w="4069079" h="678180">
                                <a:moveTo>
                                  <a:pt x="3729523" y="0"/>
                                </a:moveTo>
                                <a:lnTo>
                                  <a:pt x="3729523" y="169524"/>
                                </a:lnTo>
                                <a:lnTo>
                                  <a:pt x="0" y="169524"/>
                                </a:lnTo>
                                <a:lnTo>
                                  <a:pt x="0" y="508569"/>
                                </a:lnTo>
                                <a:lnTo>
                                  <a:pt x="3729523" y="508569"/>
                                </a:lnTo>
                                <a:lnTo>
                                  <a:pt x="3729523" y="678094"/>
                                </a:lnTo>
                                <a:lnTo>
                                  <a:pt x="4068565" y="339049"/>
                                </a:lnTo>
                                <a:lnTo>
                                  <a:pt x="3729523" y="0"/>
                                </a:lnTo>
                                <a:close/>
                              </a:path>
                            </a:pathLst>
                          </a:custGeom>
                          <a:solidFill>
                            <a:srgbClr val="4472C4"/>
                          </a:solidFill>
                        </wps:spPr>
                        <wps:bodyPr wrap="square" lIns="0" tIns="0" rIns="0" bIns="0" rtlCol="0">
                          <a:prstTxWarp prst="textNoShape">
                            <a:avLst/>
                          </a:prstTxWarp>
                          <a:noAutofit/>
                        </wps:bodyPr>
                      </wps:wsp>
                      <wps:wsp>
                        <wps:cNvPr id="99" name="Graphic 99"/>
                        <wps:cNvSpPr/>
                        <wps:spPr>
                          <a:xfrm>
                            <a:off x="6350" y="6350"/>
                            <a:ext cx="4069079" cy="678180"/>
                          </a:xfrm>
                          <a:custGeom>
                            <a:avLst/>
                            <a:gdLst/>
                            <a:ahLst/>
                            <a:cxnLst/>
                            <a:rect l="l" t="t" r="r" b="b"/>
                            <a:pathLst>
                              <a:path w="4069079" h="678180">
                                <a:moveTo>
                                  <a:pt x="0" y="169524"/>
                                </a:moveTo>
                                <a:lnTo>
                                  <a:pt x="3729523" y="169524"/>
                                </a:lnTo>
                                <a:lnTo>
                                  <a:pt x="3729523" y="0"/>
                                </a:lnTo>
                                <a:lnTo>
                                  <a:pt x="4068566" y="339049"/>
                                </a:lnTo>
                                <a:lnTo>
                                  <a:pt x="3729523" y="678094"/>
                                </a:lnTo>
                                <a:lnTo>
                                  <a:pt x="3729523" y="508569"/>
                                </a:lnTo>
                                <a:lnTo>
                                  <a:pt x="0" y="508569"/>
                                </a:lnTo>
                                <a:lnTo>
                                  <a:pt x="0" y="169524"/>
                                </a:lnTo>
                                <a:close/>
                              </a:path>
                            </a:pathLst>
                          </a:custGeom>
                          <a:ln w="12700">
                            <a:solidFill>
                              <a:srgbClr val="2F528F"/>
                            </a:solidFill>
                            <a:prstDash val="solid"/>
                          </a:ln>
                        </wps:spPr>
                        <wps:bodyPr wrap="square" lIns="0" tIns="0" rIns="0" bIns="0" rtlCol="0">
                          <a:prstTxWarp prst="textNoShape">
                            <a:avLst/>
                          </a:prstTxWarp>
                          <a:noAutofit/>
                        </wps:bodyPr>
                      </wps:wsp>
                    </wpg:wgp>
                  </a:graphicData>
                </a:graphic>
              </wp:anchor>
            </w:drawing>
          </mc:Choice>
          <mc:Fallback>
            <w:pict>
              <v:group w14:anchorId="4C4774E1" id="Group 97" o:spid="_x0000_s1026" style="position:absolute;margin-left:30.9pt;margin-top:17.05pt;width:321.4pt;height:54.4pt;z-index:251666432;mso-wrap-distance-left:0;mso-wrap-distance-right:0;mso-position-horizontal-relative:page" coordsize="40817,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">
                <v:shape id="Graphic 98" o:spid="_x0000_s1027" style="position:absolute;left:63;top:63;width:40691;height:6782;visibility:visible;mso-wrap-style:square;v-text-anchor:top" coordsize="4069079,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" path="m3729523,r,169524l,169524,,508569r3729523,l3729523,678094,4068565,339049,3729523,xe" fillcolor="#4472c4" stroked="f">
                  <v:path arrowok="t"/>
                </v:shape>
                <v:shape id="Graphic 99" o:spid="_x0000_s1028" style="position:absolute;left:63;top:63;width:40691;height:6782;visibility:visible;mso-wrap-style:square;v-text-anchor:top" coordsize="4069079,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" path="m,169524r3729523,l3729523,r339043,339049l3729523,678094r,-169525l,508569,,169524xe" filled="f" strokecolor="#2f528f" strokeweight="1pt">
                  <v:path arrowok="t"/>
                </v:shape>
                <w10:wrap anchorx="page"/>
              </v:group>
            </w:pict>
          </mc:Fallback>
        </mc:AlternateContent>
      </w:r>
      <w:r w:rsidRPr="00A84823">
        <w:rPr>
          <w:color w:val="2F5597"/>
          <w:sz w:val="48"/>
          <w:lang w:val="fr-FR"/>
        </w:rPr>
        <w:t>Dim3</w:t>
      </w:r>
      <w:r w:rsidRPr="00A84823">
        <w:rPr>
          <w:color w:val="2F5597"/>
          <w:spacing w:val="-11"/>
          <w:sz w:val="48"/>
          <w:lang w:val="fr-FR"/>
        </w:rPr>
        <w:t xml:space="preserve"> </w:t>
      </w:r>
      <w:r w:rsidRPr="00A84823">
        <w:rPr>
          <w:color w:val="2F5597"/>
          <w:sz w:val="48"/>
          <w:lang w:val="fr-FR"/>
        </w:rPr>
        <w:t>vous</w:t>
      </w:r>
      <w:r w:rsidRPr="00A84823">
        <w:rPr>
          <w:color w:val="2F5597"/>
          <w:spacing w:val="-10"/>
          <w:sz w:val="48"/>
          <w:lang w:val="fr-FR"/>
        </w:rPr>
        <w:t xml:space="preserve"> </w:t>
      </w:r>
      <w:r w:rsidRPr="00A84823">
        <w:rPr>
          <w:color w:val="2F5597"/>
          <w:sz w:val="48"/>
          <w:lang w:val="fr-FR"/>
        </w:rPr>
        <w:t>propose</w:t>
      </w:r>
      <w:r w:rsidRPr="00A84823">
        <w:rPr>
          <w:color w:val="2F5597"/>
          <w:spacing w:val="-9"/>
          <w:sz w:val="48"/>
          <w:lang w:val="fr-FR"/>
        </w:rPr>
        <w:t xml:space="preserve"> </w:t>
      </w:r>
      <w:r w:rsidRPr="00A84823">
        <w:rPr>
          <w:color w:val="2F5597"/>
          <w:sz w:val="48"/>
          <w:lang w:val="fr-FR"/>
        </w:rPr>
        <w:t>de</w:t>
      </w:r>
      <w:r w:rsidRPr="00A84823">
        <w:rPr>
          <w:color w:val="2F5597"/>
          <w:spacing w:val="-10"/>
          <w:sz w:val="48"/>
          <w:lang w:val="fr-FR"/>
        </w:rPr>
        <w:t xml:space="preserve"> </w:t>
      </w:r>
      <w:r w:rsidRPr="00A84823">
        <w:rPr>
          <w:color w:val="2F5597"/>
          <w:sz w:val="48"/>
          <w:lang w:val="fr-FR"/>
        </w:rPr>
        <w:t>valider</w:t>
      </w:r>
      <w:r w:rsidRPr="00A84823">
        <w:rPr>
          <w:color w:val="2F5597"/>
          <w:spacing w:val="-11"/>
          <w:sz w:val="48"/>
          <w:lang w:val="fr-FR"/>
        </w:rPr>
        <w:t xml:space="preserve"> </w:t>
      </w:r>
      <w:r w:rsidRPr="00A84823">
        <w:rPr>
          <w:color w:val="2F5597"/>
          <w:sz w:val="48"/>
          <w:lang w:val="fr-FR"/>
        </w:rPr>
        <w:t>ce</w:t>
      </w:r>
      <w:r w:rsidRPr="00A84823">
        <w:rPr>
          <w:color w:val="2F5597"/>
          <w:spacing w:val="-9"/>
          <w:sz w:val="48"/>
          <w:lang w:val="fr-FR"/>
        </w:rPr>
        <w:t xml:space="preserve"> </w:t>
      </w:r>
      <w:r w:rsidRPr="00A84823">
        <w:rPr>
          <w:color w:val="2F5597"/>
          <w:sz w:val="48"/>
          <w:lang w:val="fr-FR"/>
        </w:rPr>
        <w:t>chiffre</w:t>
      </w:r>
      <w:r w:rsidRPr="00A84823">
        <w:rPr>
          <w:color w:val="2F5597"/>
          <w:spacing w:val="-9"/>
          <w:sz w:val="48"/>
          <w:lang w:val="fr-FR"/>
        </w:rPr>
        <w:t xml:space="preserve"> </w:t>
      </w:r>
      <w:r w:rsidRPr="00A84823">
        <w:rPr>
          <w:color w:val="2F5597"/>
          <w:sz w:val="48"/>
          <w:lang w:val="fr-FR"/>
        </w:rPr>
        <w:t>par une collaboration avec votre département nutrition et RHM</w:t>
      </w:r>
    </w:p>
    <w:p w14:paraId="05AA5D38" w14:textId="77777777" w:rsidR="00314A1D" w:rsidRPr="00A84823" w:rsidRDefault="00314A1D" w:rsidP="00314A1D">
      <w:pPr>
        <w:spacing w:line="237" w:lineRule="auto"/>
        <w:rPr>
          <w:sz w:val="48"/>
          <w:lang w:val="fr-FR"/>
        </w:rPr>
        <w:sectPr w:rsidR="00314A1D" w:rsidRPr="00A84823" w:rsidSect="00ED6BC5">
          <w:pgSz w:w="19200" w:h="10800" w:orient="landscape"/>
          <w:pgMar w:top="380" w:right="0" w:bottom="280" w:left="160" w:header="720" w:footer="720" w:gutter="0"/>
          <w:cols w:space="720"/>
        </w:sectPr>
      </w:pPr>
    </w:p>
    <w:p w14:paraId="4C2F4D26" w14:textId="3D8E3DAC" w:rsidR="00840D55" w:rsidRPr="00B260FB" w:rsidRDefault="00840D55" w:rsidP="00D80B7D">
      <w:pPr>
        <w:pStyle w:val="ListParagraph"/>
        <w:numPr>
          <w:ilvl w:val="0"/>
          <w:numId w:val="14"/>
        </w:numPr>
        <w:spacing w:after="0" w:afterAutospacing="0"/>
        <w:rPr>
          <w:rFonts w:ascii="Arial" w:hAnsi="Arial" w:cs="Arial"/>
          <w:b/>
          <w:bCs/>
          <w:color w:val="000000" w:themeColor="text1"/>
          <w:sz w:val="28"/>
          <w:szCs w:val="28"/>
          <w:lang w:val="fr-FR"/>
        </w:rPr>
      </w:pPr>
      <w:r w:rsidRPr="00B260FB">
        <w:rPr>
          <w:rFonts w:ascii="Arial" w:hAnsi="Arial" w:cs="Arial"/>
          <w:b/>
          <w:bCs/>
          <w:color w:val="000000" w:themeColor="text1"/>
          <w:sz w:val="28"/>
          <w:szCs w:val="28"/>
          <w:lang w:val="fr-FR"/>
        </w:rPr>
        <w:lastRenderedPageBreak/>
        <w:t>DOSSIER REMIS A Wallonie Santé</w:t>
      </w:r>
    </w:p>
    <w:p w14:paraId="73C6EAA2" w14:textId="59A33D1B" w:rsidR="00314A1D" w:rsidRDefault="00314A1D" w:rsidP="00314A1D">
      <w:pPr>
        <w:pStyle w:val="BodyText"/>
        <w:rPr>
          <w:sz w:val="72"/>
          <w:lang w:val="fr-FR"/>
        </w:rPr>
      </w:pPr>
    </w:p>
    <w:p w14:paraId="536BA9F7" w14:textId="1B86F892" w:rsidR="00840D55" w:rsidRDefault="00840D55" w:rsidP="00314A1D">
      <w:pPr>
        <w:pStyle w:val="BodyText"/>
        <w:rPr>
          <w:sz w:val="48"/>
          <w:szCs w:val="48"/>
          <w:lang w:val="fr-FR"/>
        </w:rPr>
      </w:pPr>
      <w:r w:rsidRPr="00840D55">
        <w:rPr>
          <w:sz w:val="48"/>
          <w:szCs w:val="48"/>
          <w:lang w:val="fr-FR"/>
        </w:rPr>
        <w:t>Voir fichier en Annexe</w:t>
      </w:r>
    </w:p>
    <w:p w14:paraId="56307675" w14:textId="1C3D3D33" w:rsidR="00840D55" w:rsidRDefault="00840D55">
      <w:pPr>
        <w:rPr>
          <w:rFonts w:ascii="Calibri" w:eastAsia="Calibri" w:hAnsi="Calibri" w:cs="Calibri"/>
          <w:sz w:val="48"/>
          <w:szCs w:val="48"/>
          <w:lang w:val="fr-FR"/>
        </w:rPr>
      </w:pPr>
      <w:r>
        <w:rPr>
          <w:sz w:val="48"/>
          <w:szCs w:val="48"/>
          <w:lang w:val="fr-FR"/>
        </w:rPr>
        <w:br w:type="page"/>
      </w:r>
    </w:p>
    <w:p w14:paraId="736732D5" w14:textId="6C5CC216" w:rsidR="009D6ACA" w:rsidRPr="00D80B7D" w:rsidRDefault="009D6ACA" w:rsidP="00D80B7D">
      <w:pPr>
        <w:pStyle w:val="ListParagraph"/>
        <w:numPr>
          <w:ilvl w:val="0"/>
          <w:numId w:val="14"/>
        </w:numPr>
        <w:rPr>
          <w:rFonts w:ascii="Arial" w:hAnsi="Arial" w:cs="Arial"/>
          <w:color w:val="000000" w:themeColor="text1"/>
          <w:sz w:val="44"/>
          <w:szCs w:val="44"/>
        </w:rPr>
      </w:pPr>
      <w:commentRangeStart w:id="113"/>
      <w:r w:rsidRPr="00D80B7D">
        <w:rPr>
          <w:rFonts w:ascii="Arial" w:hAnsi="Arial" w:cs="Arial"/>
          <w:color w:val="000000" w:themeColor="text1"/>
          <w:sz w:val="44"/>
          <w:szCs w:val="44"/>
        </w:rPr>
        <w:lastRenderedPageBreak/>
        <w:t>REPONSES AUX QUESTIONS DE L’EXPERT VIVALIA</w:t>
      </w:r>
      <w:commentRangeEnd w:id="113"/>
      <w:r w:rsidR="00182BFB">
        <w:rPr>
          <w:rStyle w:val="CommentReference"/>
          <w:lang w:eastAsia="zh-CN"/>
        </w:rPr>
        <w:commentReference w:id="113"/>
      </w:r>
    </w:p>
    <w:p w14:paraId="149DE225" w14:textId="77777777" w:rsidR="009D6ACA" w:rsidRPr="009D6ACA" w:rsidRDefault="009D6ACA" w:rsidP="009D6ACA">
      <w:pPr>
        <w:pStyle w:val="ListParagraph"/>
        <w:numPr>
          <w:ilvl w:val="0"/>
          <w:numId w:val="16"/>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Il me semble que le Dr MOKHADEM avait mis en place un tel projet historiquement aux CHA</w:t>
      </w:r>
    </w:p>
    <w:p w14:paraId="007EC5FB" w14:textId="071D7FE8" w:rsidR="009D6ACA" w:rsidRDefault="009D6ACA" w:rsidP="009D6ACA">
      <w:pPr>
        <w:ind w:left="720"/>
        <w:rPr>
          <w:rFonts w:ascii="Aptos" w:hAnsi="Aptos"/>
          <w:color w:val="000000"/>
          <w:sz w:val="20"/>
          <w:szCs w:val="20"/>
          <w:lang w:val="fr-FR"/>
        </w:rPr>
      </w:pPr>
      <w:r w:rsidRPr="009D6ACA">
        <w:rPr>
          <w:rFonts w:ascii="Aptos" w:hAnsi="Aptos"/>
          <w:color w:val="000000"/>
          <w:sz w:val="20"/>
          <w:szCs w:val="20"/>
          <w:highlight w:val="lightGray"/>
          <w:lang w:val="fr-FR"/>
        </w:rPr>
        <w:t xml:space="preserve">Il s’agit peut-être d’un projet lié aux ISU ? </w:t>
      </w:r>
      <w:r w:rsidRPr="009D6ACA">
        <w:rPr>
          <w:rFonts w:ascii="Aptos" w:hAnsi="Aptos"/>
          <w:color w:val="000000"/>
          <w:sz w:val="20"/>
          <w:szCs w:val="20"/>
          <w:highlight w:val="lightGray"/>
          <w:lang w:val="fr-FR"/>
        </w:rPr>
        <w:br/>
        <w:t xml:space="preserve">Quant à la collaboration prévue elle incorpore l’intégration de certaines procédures inclues dans </w:t>
      </w:r>
      <w:proofErr w:type="spellStart"/>
      <w:proofErr w:type="gramStart"/>
      <w:r w:rsidRPr="009D6ACA">
        <w:rPr>
          <w:rFonts w:ascii="Aptos" w:hAnsi="Aptos"/>
          <w:color w:val="000000"/>
          <w:sz w:val="20"/>
          <w:szCs w:val="20"/>
          <w:highlight w:val="lightGray"/>
          <w:lang w:val="fr-FR"/>
        </w:rPr>
        <w:t>nutriscope</w:t>
      </w:r>
      <w:proofErr w:type="spellEnd"/>
      <w:r w:rsidRPr="009D6ACA">
        <w:rPr>
          <w:rFonts w:ascii="Aptos" w:hAnsi="Aptos"/>
          <w:color w:val="000000"/>
          <w:sz w:val="20"/>
          <w:szCs w:val="20"/>
          <w:highlight w:val="lightGray"/>
          <w:lang w:val="fr-FR"/>
        </w:rPr>
        <w:t xml:space="preserve"> .</w:t>
      </w:r>
      <w:proofErr w:type="gramEnd"/>
    </w:p>
    <w:p w14:paraId="0C67FA3D" w14:textId="77777777" w:rsidR="009D6ACA" w:rsidRPr="009D6ACA" w:rsidRDefault="009D6ACA" w:rsidP="009D6ACA">
      <w:pPr>
        <w:ind w:left="720"/>
        <w:rPr>
          <w:rFonts w:ascii="Aptos" w:hAnsi="Aptos"/>
          <w:color w:val="000000"/>
          <w:sz w:val="20"/>
          <w:szCs w:val="20"/>
          <w:lang w:val="fr-FR"/>
        </w:rPr>
      </w:pPr>
    </w:p>
    <w:p w14:paraId="07F96642" w14:textId="77777777" w:rsidR="009D6ACA" w:rsidRPr="009D6ACA" w:rsidRDefault="009D6ACA" w:rsidP="009D6ACA">
      <w:pPr>
        <w:pStyle w:val="ListParagraph"/>
        <w:numPr>
          <w:ilvl w:val="0"/>
          <w:numId w:val="16"/>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J’</w:t>
      </w:r>
      <w:proofErr w:type="spellStart"/>
      <w:r w:rsidRPr="009D6ACA">
        <w:rPr>
          <w:rFonts w:ascii="Calibri Light" w:hAnsi="Calibri Light" w:cs="Calibri Light"/>
          <w:b/>
          <w:bCs/>
          <w:i/>
          <w:iCs/>
          <w:color w:val="000000"/>
          <w:lang w:val="fr-BE"/>
        </w:rPr>
        <w:t>auxrais</w:t>
      </w:r>
      <w:proofErr w:type="spellEnd"/>
      <w:r w:rsidRPr="009D6ACA">
        <w:rPr>
          <w:rFonts w:ascii="Calibri Light" w:hAnsi="Calibri Light" w:cs="Calibri Light"/>
          <w:b/>
          <w:bCs/>
          <w:i/>
          <w:iCs/>
          <w:color w:val="000000"/>
          <w:lang w:val="fr-BE"/>
        </w:rPr>
        <w:t xml:space="preserve"> sollicité l’expertise du Dr LEMAIRE pour valider un impact pour VIVALIA</w:t>
      </w:r>
    </w:p>
    <w:p w14:paraId="27CC75D2" w14:textId="5EA25688" w:rsidR="009D6ACA" w:rsidRDefault="009D6ACA" w:rsidP="009D6ACA">
      <w:pPr>
        <w:pStyle w:val="ListParagraph"/>
        <w:spacing w:before="0" w:beforeAutospacing="0" w:after="0" w:afterAutospacing="0"/>
        <w:ind w:left="720"/>
        <w:rPr>
          <w:rFonts w:ascii="Aptos" w:hAnsi="Aptos"/>
          <w:color w:val="000000"/>
          <w:sz w:val="20"/>
          <w:szCs w:val="20"/>
        </w:rPr>
      </w:pPr>
      <w:r w:rsidRPr="009D6ACA">
        <w:rPr>
          <w:rFonts w:ascii="Calibri Light" w:hAnsi="Calibri Light" w:cs="Calibri Light"/>
          <w:i/>
          <w:iCs/>
          <w:color w:val="000000"/>
          <w:highlight w:val="lightGray"/>
          <w:lang w:val="fr-BE"/>
        </w:rPr>
        <w:t>Question pour Vivalia Interne</w:t>
      </w:r>
    </w:p>
    <w:p w14:paraId="05D4AA07" w14:textId="77777777" w:rsidR="009D6ACA" w:rsidRDefault="009D6ACA" w:rsidP="009D6ACA">
      <w:pPr>
        <w:pStyle w:val="ListParagraph"/>
        <w:numPr>
          <w:ilvl w:val="1"/>
          <w:numId w:val="1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Je constate que ce rapport existe (</w:t>
      </w:r>
      <w:proofErr w:type="spellStart"/>
      <w:r>
        <w:rPr>
          <w:rFonts w:ascii="Calibri Light" w:hAnsi="Calibri Light" w:cs="Calibri Light"/>
          <w:i/>
          <w:iCs/>
          <w:color w:val="000000"/>
          <w:lang w:val="fr-BE"/>
        </w:rPr>
        <w:t>cfr</w:t>
      </w:r>
      <w:proofErr w:type="spellEnd"/>
      <w:r>
        <w:rPr>
          <w:rFonts w:ascii="Calibri Light" w:hAnsi="Calibri Light" w:cs="Calibri Light"/>
          <w:i/>
          <w:iCs/>
          <w:color w:val="000000"/>
          <w:lang w:val="fr-BE"/>
        </w:rPr>
        <w:t xml:space="preserve"> échange de mails)</w:t>
      </w:r>
    </w:p>
    <w:p w14:paraId="4A8B7CEC" w14:textId="77777777" w:rsidR="009D6ACA" w:rsidRPr="009D6ACA" w:rsidRDefault="009D6ACA" w:rsidP="009D6ACA">
      <w:pPr>
        <w:pStyle w:val="ListParagraph"/>
        <w:numPr>
          <w:ilvl w:val="1"/>
          <w:numId w:val="1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Pouvez-vous le réclamer et me faire suivre le rapport du Dr LEMAIRE</w:t>
      </w:r>
    </w:p>
    <w:p w14:paraId="392A8D33" w14:textId="77777777" w:rsidR="009D6ACA" w:rsidRDefault="009D6ACA" w:rsidP="009D6ACA">
      <w:pPr>
        <w:pStyle w:val="ListParagraph"/>
        <w:spacing w:before="0" w:beforeAutospacing="0" w:after="0" w:afterAutospacing="0"/>
        <w:ind w:left="1440"/>
        <w:rPr>
          <w:rFonts w:ascii="Aptos" w:hAnsi="Aptos"/>
          <w:color w:val="000000"/>
          <w:sz w:val="20"/>
          <w:szCs w:val="20"/>
        </w:rPr>
      </w:pPr>
    </w:p>
    <w:p w14:paraId="64445448" w14:textId="77777777" w:rsidR="009D6ACA" w:rsidRDefault="009D6ACA" w:rsidP="009D6ACA">
      <w:pPr>
        <w:pStyle w:val="ListParagraph"/>
        <w:numPr>
          <w:ilvl w:val="0"/>
          <w:numId w:val="18"/>
        </w:numPr>
        <w:spacing w:before="0" w:beforeAutospacing="0" w:after="0" w:afterAutospacing="0"/>
        <w:rPr>
          <w:rFonts w:ascii="Aptos" w:hAnsi="Aptos"/>
          <w:color w:val="000000"/>
          <w:sz w:val="20"/>
          <w:szCs w:val="20"/>
        </w:rPr>
      </w:pPr>
      <w:r>
        <w:rPr>
          <w:rFonts w:ascii="Calibri Light" w:hAnsi="Calibri Light" w:cs="Calibri Light"/>
          <w:b/>
          <w:bCs/>
          <w:i/>
          <w:iCs/>
          <w:color w:val="000000"/>
          <w:lang w:val="fr-BE"/>
        </w:rPr>
        <w:t>Impact financier</w:t>
      </w:r>
    </w:p>
    <w:p w14:paraId="2C62333C" w14:textId="77777777" w:rsid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Voir le nombre de séjour qui sont concernés par ce type de diagnostic</w:t>
      </w:r>
    </w:p>
    <w:p w14:paraId="4E545FE9" w14:textId="77777777" w:rsid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Calculer le gain potentiel en lits</w:t>
      </w:r>
    </w:p>
    <w:p w14:paraId="15F042B1" w14:textId="77777777" w:rsidR="009D6ACA" w:rsidRPr="009D6ACA" w:rsidRDefault="009D6ACA" w:rsidP="009D6ACA">
      <w:pPr>
        <w:pStyle w:val="ListParagraph"/>
        <w:numPr>
          <w:ilvl w:val="1"/>
          <w:numId w:val="1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Calculer le gain potentiel</w:t>
      </w:r>
    </w:p>
    <w:p w14:paraId="7775330D" w14:textId="7FF4CFB1" w:rsidR="009D6ACA" w:rsidRDefault="009D6ACA" w:rsidP="009D6ACA">
      <w:pPr>
        <w:ind w:left="720"/>
        <w:rPr>
          <w:rFonts w:ascii="Aptos" w:hAnsi="Aptos"/>
          <w:color w:val="000000"/>
          <w:sz w:val="20"/>
          <w:szCs w:val="20"/>
          <w:lang w:val="fr-FR"/>
        </w:rPr>
      </w:pPr>
      <w:r w:rsidRPr="009D6ACA">
        <w:rPr>
          <w:rFonts w:ascii="Aptos" w:hAnsi="Aptos"/>
          <w:color w:val="000000"/>
          <w:sz w:val="20"/>
          <w:szCs w:val="20"/>
          <w:highlight w:val="lightGray"/>
          <w:lang w:val="fr-FR"/>
        </w:rPr>
        <w:t>Le rapport du Dr Lemaire relatif à la gériatrie peut être utile</w:t>
      </w:r>
    </w:p>
    <w:p w14:paraId="17365804" w14:textId="77777777" w:rsidR="009D6ACA" w:rsidRPr="009D6ACA" w:rsidRDefault="009D6ACA" w:rsidP="009D6ACA">
      <w:pPr>
        <w:ind w:left="720"/>
        <w:rPr>
          <w:rFonts w:ascii="Aptos" w:hAnsi="Aptos"/>
          <w:color w:val="000000"/>
          <w:sz w:val="20"/>
          <w:szCs w:val="20"/>
          <w:lang w:val="fr-FR"/>
        </w:rPr>
      </w:pPr>
    </w:p>
    <w:p w14:paraId="3D3B39FF" w14:textId="77777777" w:rsidR="009D6ACA" w:rsidRPr="009D6ACA" w:rsidRDefault="009D6ACA" w:rsidP="009D6ACA">
      <w:pPr>
        <w:pStyle w:val="ListParagraph"/>
        <w:numPr>
          <w:ilvl w:val="0"/>
          <w:numId w:val="20"/>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 xml:space="preserve">Si tous les </w:t>
      </w:r>
      <w:proofErr w:type="spellStart"/>
      <w:r w:rsidRPr="009D6ACA">
        <w:rPr>
          <w:rFonts w:ascii="Calibri Light" w:hAnsi="Calibri Light" w:cs="Calibri Light"/>
          <w:b/>
          <w:bCs/>
          <w:i/>
          <w:iCs/>
          <w:color w:val="000000"/>
          <w:lang w:val="fr-BE"/>
        </w:rPr>
        <w:t>hôpitauxx</w:t>
      </w:r>
      <w:proofErr w:type="spellEnd"/>
      <w:r w:rsidRPr="009D6ACA">
        <w:rPr>
          <w:rFonts w:ascii="Calibri Light" w:hAnsi="Calibri Light" w:cs="Calibri Light"/>
          <w:b/>
          <w:bCs/>
          <w:i/>
          <w:iCs/>
          <w:color w:val="000000"/>
          <w:lang w:val="fr-BE"/>
        </w:rPr>
        <w:t xml:space="preserve"> en font de même, gain = 0 donc perte à concurrence de l’investissement et de la maintenance</w:t>
      </w:r>
    </w:p>
    <w:p w14:paraId="6A1E028D" w14:textId="754A3981" w:rsidR="009D6ACA" w:rsidRDefault="009D6ACA" w:rsidP="009D6ACA">
      <w:pPr>
        <w:pStyle w:val="ListParagraph"/>
        <w:spacing w:before="0" w:beforeAutospacing="0" w:after="0" w:afterAutospacing="0"/>
        <w:ind w:left="720"/>
        <w:rPr>
          <w:rFonts w:ascii="Aptos" w:hAnsi="Aptos"/>
          <w:color w:val="000000"/>
          <w:sz w:val="20"/>
          <w:szCs w:val="20"/>
        </w:rPr>
      </w:pPr>
      <w:r w:rsidRPr="009D6ACA">
        <w:rPr>
          <w:rFonts w:ascii="Calibri Light" w:hAnsi="Calibri Light" w:cs="Calibri Light"/>
          <w:i/>
          <w:iCs/>
          <w:color w:val="000000"/>
          <w:highlight w:val="lightGray"/>
          <w:lang w:val="fr-BE"/>
        </w:rPr>
        <w:t>Normalement l’impact financier provient du calcul du remboursement où il manque les données ICD10 de malnutrition (ICD11 sera plus détaillé sur ce point). Il ne s’agit donc pas d’une enveloppe à consommer par les bons élèves mais bien d’un impact systémique sur le calcul de remboursement et durée de séjour remboursable.</w:t>
      </w:r>
    </w:p>
    <w:p w14:paraId="242CC03C" w14:textId="77777777" w:rsidR="009D6ACA" w:rsidRDefault="009D6ACA" w:rsidP="009D6ACA">
      <w:pPr>
        <w:rPr>
          <w:rFonts w:ascii="Aptos" w:hAnsi="Aptos"/>
          <w:color w:val="000000"/>
          <w:sz w:val="20"/>
          <w:szCs w:val="20"/>
        </w:rPr>
      </w:pPr>
      <w:r>
        <w:rPr>
          <w:rFonts w:ascii="Calibri Light" w:hAnsi="Calibri Light" w:cs="Calibri Light"/>
          <w:i/>
          <w:iCs/>
          <w:color w:val="000000"/>
          <w:lang w:val="fr-BE"/>
        </w:rPr>
        <w:t> </w:t>
      </w:r>
    </w:p>
    <w:p w14:paraId="63D7740B" w14:textId="77777777" w:rsidR="009D6ACA" w:rsidRPr="009D6ACA" w:rsidRDefault="009D6ACA" w:rsidP="009D6ACA">
      <w:pPr>
        <w:pStyle w:val="ListParagraph"/>
        <w:numPr>
          <w:ilvl w:val="0"/>
          <w:numId w:val="21"/>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 xml:space="preserve">Pour vérifier l’impact positif sur le BMF, il </w:t>
      </w:r>
      <w:proofErr w:type="spellStart"/>
      <w:r w:rsidRPr="009D6ACA">
        <w:rPr>
          <w:rFonts w:ascii="Calibri Light" w:hAnsi="Calibri Light" w:cs="Calibri Light"/>
          <w:b/>
          <w:bCs/>
          <w:i/>
          <w:iCs/>
          <w:color w:val="000000"/>
          <w:lang w:val="fr-BE"/>
        </w:rPr>
        <w:t>fauxdrait</w:t>
      </w:r>
      <w:proofErr w:type="spellEnd"/>
      <w:r w:rsidRPr="009D6ACA">
        <w:rPr>
          <w:rFonts w:ascii="Calibri Light" w:hAnsi="Calibri Light" w:cs="Calibri Light"/>
          <w:b/>
          <w:bCs/>
          <w:i/>
          <w:iCs/>
          <w:color w:val="000000"/>
          <w:lang w:val="fr-BE"/>
        </w:rPr>
        <w:t xml:space="preserve"> prouver que nos enregistrements ne sont déjà pas optimisés.</w:t>
      </w:r>
    </w:p>
    <w:p w14:paraId="5B8BB751" w14:textId="43C4369B" w:rsidR="009D6ACA" w:rsidRDefault="009D6ACA" w:rsidP="009D6ACA">
      <w:pPr>
        <w:pStyle w:val="ListParagraph"/>
        <w:spacing w:before="0" w:beforeAutospacing="0" w:after="0" w:afterAutospacing="0"/>
        <w:ind w:left="720"/>
        <w:rPr>
          <w:rFonts w:ascii="Calibri Light" w:hAnsi="Calibri Light" w:cs="Calibri Light"/>
          <w:i/>
          <w:iCs/>
          <w:color w:val="000000"/>
          <w:lang w:val="fr-BE"/>
        </w:rPr>
      </w:pPr>
      <w:r w:rsidRPr="009D6ACA">
        <w:rPr>
          <w:rFonts w:ascii="Calibri Light" w:hAnsi="Calibri Light" w:cs="Calibri Light"/>
          <w:i/>
          <w:iCs/>
          <w:color w:val="000000"/>
          <w:highlight w:val="lightGray"/>
          <w:lang w:val="fr-BE"/>
        </w:rPr>
        <w:t>Voir rapport du Dr Lemaire</w:t>
      </w:r>
    </w:p>
    <w:p w14:paraId="2D966787" w14:textId="77777777" w:rsidR="009D6ACA" w:rsidRDefault="009D6ACA" w:rsidP="009D6ACA">
      <w:pPr>
        <w:pStyle w:val="ListParagraph"/>
        <w:spacing w:before="0" w:beforeAutospacing="0" w:after="0" w:afterAutospacing="0"/>
        <w:ind w:left="720"/>
        <w:rPr>
          <w:ins w:id="114" w:author="Thierry Keutgen" w:date="2024-02-19T12:20:00Z"/>
          <w:rFonts w:ascii="Aptos" w:hAnsi="Aptos"/>
          <w:color w:val="000000"/>
          <w:sz w:val="20"/>
          <w:szCs w:val="20"/>
        </w:rPr>
      </w:pPr>
    </w:p>
    <w:p w14:paraId="7E80C256" w14:textId="01359991" w:rsidR="00182BFB" w:rsidRPr="001579BB" w:rsidRDefault="00182BFB" w:rsidP="009D6ACA">
      <w:pPr>
        <w:pStyle w:val="ListParagraph"/>
        <w:spacing w:before="0" w:beforeAutospacing="0" w:after="0" w:afterAutospacing="0"/>
        <w:ind w:left="720"/>
        <w:rPr>
          <w:ins w:id="115" w:author="Thierry Keutgen" w:date="2024-02-19T12:21:00Z"/>
          <w:rFonts w:ascii="Aptos" w:hAnsi="Aptos"/>
          <w:color w:val="000000"/>
          <w:sz w:val="20"/>
          <w:szCs w:val="20"/>
          <w:highlight w:val="lightGray"/>
          <w:lang w:val="fr-FR"/>
          <w:rPrChange w:id="116" w:author="Jean Claude havaux" w:date="2024-02-19T13:28:00Z">
            <w:rPr>
              <w:ins w:id="117" w:author="Thierry Keutgen" w:date="2024-02-19T12:21:00Z"/>
              <w:rFonts w:ascii="Aptos" w:hAnsi="Aptos"/>
              <w:color w:val="000000"/>
              <w:sz w:val="20"/>
              <w:szCs w:val="20"/>
              <w:lang w:val="fr-FR"/>
            </w:rPr>
          </w:rPrChange>
        </w:rPr>
      </w:pPr>
      <w:ins w:id="118" w:author="Thierry Keutgen" w:date="2024-02-19T12:20:00Z">
        <w:r w:rsidRPr="001579BB">
          <w:rPr>
            <w:rFonts w:ascii="Aptos" w:hAnsi="Aptos"/>
            <w:color w:val="000000"/>
            <w:sz w:val="20"/>
            <w:szCs w:val="20"/>
            <w:highlight w:val="lightGray"/>
            <w:lang w:val="fr-FR"/>
            <w:rPrChange w:id="119" w:author="Jean Claude havaux" w:date="2024-02-19T13:28:00Z">
              <w:rPr>
                <w:rFonts w:ascii="Aptos" w:hAnsi="Aptos"/>
                <w:color w:val="000000"/>
                <w:sz w:val="20"/>
                <w:szCs w:val="20"/>
                <w:lang w:val="fr-FR"/>
              </w:rPr>
            </w:rPrChange>
          </w:rPr>
          <w:t>Ils ne le sont apparemment pas d’après le rap</w:t>
        </w:r>
      </w:ins>
      <w:ins w:id="120" w:author="Thierry Keutgen" w:date="2024-02-19T12:21:00Z">
        <w:r w:rsidRPr="001579BB">
          <w:rPr>
            <w:rFonts w:ascii="Aptos" w:hAnsi="Aptos"/>
            <w:color w:val="000000"/>
            <w:sz w:val="20"/>
            <w:szCs w:val="20"/>
            <w:highlight w:val="lightGray"/>
            <w:lang w:val="fr-FR"/>
            <w:rPrChange w:id="121" w:author="Jean Claude havaux" w:date="2024-02-19T13:28:00Z">
              <w:rPr>
                <w:rFonts w:ascii="Aptos" w:hAnsi="Aptos"/>
                <w:color w:val="000000"/>
                <w:sz w:val="20"/>
                <w:szCs w:val="20"/>
                <w:lang w:val="fr-FR"/>
              </w:rPr>
            </w:rPrChange>
          </w:rPr>
          <w:t xml:space="preserve">port du Dr Lemaire et le gain </w:t>
        </w:r>
        <w:proofErr w:type="spellStart"/>
        <w:r w:rsidRPr="001579BB">
          <w:rPr>
            <w:rFonts w:ascii="Aptos" w:hAnsi="Aptos"/>
            <w:color w:val="000000"/>
            <w:sz w:val="20"/>
            <w:szCs w:val="20"/>
            <w:highlight w:val="lightGray"/>
            <w:lang w:val="fr-FR"/>
            <w:rPrChange w:id="122" w:author="Jean Claude havaux" w:date="2024-02-19T13:28:00Z">
              <w:rPr>
                <w:rFonts w:ascii="Aptos" w:hAnsi="Aptos"/>
                <w:color w:val="000000"/>
                <w:sz w:val="20"/>
                <w:szCs w:val="20"/>
                <w:lang w:val="fr-FR"/>
              </w:rPr>
            </w:rPrChange>
          </w:rPr>
          <w:t>pourarit</w:t>
        </w:r>
        <w:proofErr w:type="spellEnd"/>
        <w:r w:rsidRPr="001579BB">
          <w:rPr>
            <w:rFonts w:ascii="Aptos" w:hAnsi="Aptos"/>
            <w:color w:val="000000"/>
            <w:sz w:val="20"/>
            <w:szCs w:val="20"/>
            <w:highlight w:val="lightGray"/>
            <w:lang w:val="fr-FR"/>
            <w:rPrChange w:id="123" w:author="Jean Claude havaux" w:date="2024-02-19T13:28:00Z">
              <w:rPr>
                <w:rFonts w:ascii="Aptos" w:hAnsi="Aptos"/>
                <w:color w:val="000000"/>
                <w:sz w:val="20"/>
                <w:szCs w:val="20"/>
                <w:lang w:val="fr-FR"/>
              </w:rPr>
            </w:rPrChange>
          </w:rPr>
          <w:t xml:space="preserve"> être substantiel.</w:t>
        </w:r>
      </w:ins>
    </w:p>
    <w:p w14:paraId="7C0C0433" w14:textId="7AAB7437" w:rsidR="00182BFB" w:rsidRPr="00182BFB" w:rsidRDefault="00182BFB" w:rsidP="009D6ACA">
      <w:pPr>
        <w:pStyle w:val="ListParagraph"/>
        <w:spacing w:before="0" w:beforeAutospacing="0" w:after="0" w:afterAutospacing="0"/>
        <w:ind w:left="720"/>
        <w:rPr>
          <w:ins w:id="124" w:author="Thierry Keutgen" w:date="2024-02-19T12:20:00Z"/>
          <w:rFonts w:ascii="Aptos" w:hAnsi="Aptos"/>
          <w:color w:val="000000"/>
          <w:sz w:val="20"/>
          <w:szCs w:val="20"/>
          <w:lang w:val="fr-FR"/>
          <w:rPrChange w:id="125" w:author="Thierry Keutgen" w:date="2024-02-19T12:20:00Z">
            <w:rPr>
              <w:ins w:id="126" w:author="Thierry Keutgen" w:date="2024-02-19T12:20:00Z"/>
              <w:rFonts w:ascii="Aptos" w:hAnsi="Aptos"/>
              <w:color w:val="000000"/>
              <w:sz w:val="20"/>
              <w:szCs w:val="20"/>
            </w:rPr>
          </w:rPrChange>
        </w:rPr>
      </w:pPr>
      <w:ins w:id="127" w:author="Thierry Keutgen" w:date="2024-02-19T12:21:00Z">
        <w:r w:rsidRPr="001579BB">
          <w:rPr>
            <w:rFonts w:ascii="Aptos" w:hAnsi="Aptos"/>
            <w:color w:val="000000"/>
            <w:sz w:val="20"/>
            <w:szCs w:val="20"/>
            <w:highlight w:val="lightGray"/>
            <w:lang w:val="fr-FR"/>
            <w:rPrChange w:id="128" w:author="Jean Claude havaux" w:date="2024-02-19T13:28:00Z">
              <w:rPr>
                <w:rFonts w:ascii="Aptos" w:hAnsi="Aptos"/>
                <w:color w:val="000000"/>
                <w:sz w:val="20"/>
                <w:szCs w:val="20"/>
                <w:lang w:val="fr-FR"/>
              </w:rPr>
            </w:rPrChange>
          </w:rPr>
          <w:t>Dr Lemaire : « On voit que le travail actuel de l’équipe nutritionnelle et le codage des malnutritions apporterait aujourd’hui près de 1.000.000 d’euros et qu’en augmentant le screening à plus de patients on pourrait améliorer le B2 de près de 800.000 euros supplémentaires »</w:t>
        </w:r>
      </w:ins>
    </w:p>
    <w:p w14:paraId="702F96DE" w14:textId="77777777" w:rsidR="00182BFB" w:rsidRDefault="00182BFB" w:rsidP="009D6ACA">
      <w:pPr>
        <w:pStyle w:val="ListParagraph"/>
        <w:spacing w:before="0" w:beforeAutospacing="0" w:after="0" w:afterAutospacing="0"/>
        <w:ind w:left="720"/>
        <w:rPr>
          <w:rFonts w:ascii="Aptos" w:hAnsi="Aptos"/>
          <w:color w:val="000000"/>
          <w:sz w:val="20"/>
          <w:szCs w:val="20"/>
        </w:rPr>
      </w:pPr>
    </w:p>
    <w:p w14:paraId="1A0478CB" w14:textId="77777777" w:rsidR="009D6ACA" w:rsidRDefault="009D6ACA" w:rsidP="009D6ACA">
      <w:pPr>
        <w:pStyle w:val="ListParagraph"/>
        <w:numPr>
          <w:ilvl w:val="0"/>
          <w:numId w:val="22"/>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Il est mentionné que la rentabilité est intéressante dans les chiffres :</w:t>
      </w:r>
      <w:r>
        <w:rPr>
          <w:rStyle w:val="apple-converted-space"/>
          <w:rFonts w:ascii="Calibri Light" w:hAnsi="Calibri Light" w:cs="Calibri Light"/>
          <w:i/>
          <w:iCs/>
          <w:color w:val="000000"/>
          <w:lang w:val="fr-BE"/>
        </w:rPr>
        <w:t> </w:t>
      </w:r>
    </w:p>
    <w:p w14:paraId="389AB978" w14:textId="77777777" w:rsidR="009D6ACA" w:rsidRDefault="009D6ACA" w:rsidP="009D6ACA">
      <w:pPr>
        <w:pStyle w:val="ListParagraph"/>
        <w:spacing w:before="0" w:beforeAutospacing="0" w:after="0" w:afterAutospacing="0"/>
        <w:ind w:left="720"/>
        <w:rPr>
          <w:rFonts w:ascii="Aptos" w:hAnsi="Aptos"/>
          <w:color w:val="000000"/>
          <w:sz w:val="20"/>
          <w:szCs w:val="20"/>
        </w:rPr>
      </w:pPr>
      <w:r>
        <w:rPr>
          <w:rFonts w:ascii="Calibri Light" w:hAnsi="Calibri Light" w:cs="Calibri Light"/>
          <w:i/>
          <w:iCs/>
          <w:color w:val="000000"/>
          <w:lang w:val="fr-BE"/>
        </w:rPr>
        <w:t> </w:t>
      </w:r>
    </w:p>
    <w:p w14:paraId="22CA1380" w14:textId="77777777" w:rsid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 document ?</w:t>
      </w:r>
    </w:p>
    <w:p w14:paraId="3D5AE659" w14:textId="77777777" w:rsid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Quelle page ?</w:t>
      </w:r>
    </w:p>
    <w:p w14:paraId="6343BDCB" w14:textId="77777777" w:rsidR="009D6ACA" w:rsidRPr="009D6ACA" w:rsidRDefault="009D6ACA" w:rsidP="009D6ACA">
      <w:pPr>
        <w:pStyle w:val="ListParagraph"/>
        <w:numPr>
          <w:ilvl w:val="1"/>
          <w:numId w:val="23"/>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Quelle rentabilité ?</w:t>
      </w:r>
    </w:p>
    <w:p w14:paraId="1E8FA014" w14:textId="3BF043B2" w:rsidR="009D6ACA" w:rsidRDefault="009D6ACA" w:rsidP="009D6ACA">
      <w:pPr>
        <w:pStyle w:val="ListParagraph"/>
        <w:spacing w:before="0" w:beforeAutospacing="0" w:after="0" w:afterAutospacing="0"/>
        <w:ind w:left="720"/>
        <w:rPr>
          <w:rFonts w:ascii="Calibri Light" w:hAnsi="Calibri Light" w:cs="Calibri Light"/>
          <w:i/>
          <w:iCs/>
          <w:color w:val="000000"/>
          <w:lang w:val="fr-BE"/>
        </w:rPr>
      </w:pPr>
      <w:r w:rsidRPr="009D6ACA">
        <w:rPr>
          <w:rFonts w:ascii="Calibri Light" w:hAnsi="Calibri Light" w:cs="Calibri Light"/>
          <w:i/>
          <w:iCs/>
          <w:color w:val="000000"/>
          <w:highlight w:val="lightGray"/>
          <w:lang w:val="fr-BE"/>
        </w:rPr>
        <w:t xml:space="preserve">Voir rapport du Dr Lemaire et données </w:t>
      </w:r>
      <w:r>
        <w:rPr>
          <w:rFonts w:ascii="Calibri Light" w:hAnsi="Calibri Light" w:cs="Calibri Light"/>
          <w:i/>
          <w:iCs/>
          <w:color w:val="000000"/>
          <w:highlight w:val="lightGray"/>
          <w:lang w:val="fr-BE"/>
        </w:rPr>
        <w:t xml:space="preserve">résumées </w:t>
      </w:r>
      <w:r w:rsidRPr="009D6ACA">
        <w:rPr>
          <w:rFonts w:ascii="Calibri Light" w:hAnsi="Calibri Light" w:cs="Calibri Light"/>
          <w:i/>
          <w:iCs/>
          <w:color w:val="000000"/>
          <w:highlight w:val="lightGray"/>
          <w:lang w:val="fr-BE"/>
        </w:rPr>
        <w:t xml:space="preserve">autres hôpitaux (voir </w:t>
      </w:r>
      <w:proofErr w:type="spellStart"/>
      <w:r w:rsidRPr="009D6ACA">
        <w:rPr>
          <w:rFonts w:ascii="Calibri Light" w:hAnsi="Calibri Light" w:cs="Calibri Light"/>
          <w:i/>
          <w:iCs/>
          <w:color w:val="000000"/>
          <w:highlight w:val="lightGray"/>
          <w:lang w:val="fr-BE"/>
        </w:rPr>
        <w:t>a</w:t>
      </w:r>
      <w:proofErr w:type="spellEnd"/>
      <w:r w:rsidRPr="009D6ACA">
        <w:rPr>
          <w:rFonts w:ascii="Calibri Light" w:hAnsi="Calibri Light" w:cs="Calibri Light"/>
          <w:i/>
          <w:iCs/>
          <w:color w:val="000000"/>
          <w:highlight w:val="lightGray"/>
          <w:lang w:val="fr-BE"/>
        </w:rPr>
        <w:t xml:space="preserve"> partie 4 de ce document)</w:t>
      </w:r>
    </w:p>
    <w:p w14:paraId="4DB613C4" w14:textId="77777777" w:rsidR="009D6ACA" w:rsidRPr="009D6ACA" w:rsidRDefault="009D6ACA" w:rsidP="009D6ACA">
      <w:pPr>
        <w:rPr>
          <w:rFonts w:ascii="Aptos" w:hAnsi="Aptos"/>
          <w:color w:val="000000"/>
          <w:sz w:val="20"/>
          <w:szCs w:val="20"/>
        </w:rPr>
      </w:pPr>
    </w:p>
    <w:p w14:paraId="38D5104E" w14:textId="77777777" w:rsidR="009D6ACA" w:rsidRDefault="009D6ACA" w:rsidP="009D6ACA">
      <w:pPr>
        <w:rPr>
          <w:rFonts w:ascii="Aptos" w:hAnsi="Aptos"/>
          <w:color w:val="000000"/>
          <w:sz w:val="20"/>
          <w:szCs w:val="20"/>
        </w:rPr>
      </w:pPr>
      <w:r>
        <w:rPr>
          <w:rFonts w:ascii="Calibri Light" w:hAnsi="Calibri Light" w:cs="Calibri Light"/>
          <w:i/>
          <w:iCs/>
          <w:color w:val="000000"/>
          <w:lang w:val="fr-BE"/>
        </w:rPr>
        <w:t> </w:t>
      </w:r>
    </w:p>
    <w:p w14:paraId="60DF47F7" w14:textId="77777777" w:rsidR="009D6ACA" w:rsidRPr="009D6ACA" w:rsidRDefault="009D6ACA" w:rsidP="009D6ACA">
      <w:pPr>
        <w:pStyle w:val="ListParagraph"/>
        <w:numPr>
          <w:ilvl w:val="0"/>
          <w:numId w:val="24"/>
        </w:numPr>
        <w:spacing w:before="0" w:beforeAutospacing="0" w:after="0" w:afterAutospacing="0"/>
        <w:rPr>
          <w:rFonts w:ascii="Aptos" w:hAnsi="Aptos"/>
          <w:b/>
          <w:bCs/>
          <w:color w:val="000000"/>
          <w:sz w:val="20"/>
          <w:szCs w:val="20"/>
        </w:rPr>
      </w:pPr>
      <w:r w:rsidRPr="009D6ACA">
        <w:rPr>
          <w:rFonts w:ascii="Calibri Light" w:hAnsi="Calibri Light" w:cs="Calibri Light"/>
          <w:b/>
          <w:bCs/>
          <w:i/>
          <w:iCs/>
          <w:color w:val="000000"/>
          <w:lang w:val="fr-BE"/>
        </w:rPr>
        <w:t>PP</w:t>
      </w:r>
    </w:p>
    <w:p w14:paraId="273D95AF" w14:textId="410B52D2" w:rsidR="009D6ACA" w:rsidRDefault="009D6ACA" w:rsidP="009D6ACA">
      <w:pPr>
        <w:pStyle w:val="ListParagraph"/>
        <w:spacing w:before="0" w:beforeAutospacing="0" w:after="0" w:afterAutospacing="0"/>
        <w:ind w:left="720"/>
        <w:rPr>
          <w:rFonts w:ascii="Calibri Light" w:hAnsi="Calibri Light" w:cs="Calibri Light"/>
          <w:b/>
          <w:bCs/>
          <w:i/>
          <w:iCs/>
          <w:color w:val="000000"/>
          <w:lang w:val="fr-BE"/>
        </w:rPr>
      </w:pPr>
      <w:r w:rsidRPr="00D80B7D">
        <w:rPr>
          <w:rFonts w:ascii="Calibri Light" w:hAnsi="Calibri Light" w:cs="Calibri Light"/>
          <w:b/>
          <w:bCs/>
          <w:i/>
          <w:iCs/>
          <w:color w:val="000000"/>
          <w:highlight w:val="lightGray"/>
          <w:lang w:val="fr-BE"/>
        </w:rPr>
        <w:t>Dim3 ne semble pas disposer de ce document à moins que ce soit le rapport du Dr Lemaire</w:t>
      </w:r>
      <w:r>
        <w:rPr>
          <w:rFonts w:ascii="Calibri Light" w:hAnsi="Calibri Light" w:cs="Calibri Light"/>
          <w:b/>
          <w:bCs/>
          <w:i/>
          <w:iCs/>
          <w:color w:val="000000"/>
          <w:lang w:val="fr-BE"/>
        </w:rPr>
        <w:t>.</w:t>
      </w:r>
    </w:p>
    <w:p w14:paraId="28D65A65" w14:textId="77777777" w:rsidR="009D6ACA" w:rsidRDefault="009D6ACA" w:rsidP="009D6ACA">
      <w:pPr>
        <w:pStyle w:val="ListParagraph"/>
        <w:spacing w:before="0" w:beforeAutospacing="0" w:after="0" w:afterAutospacing="0"/>
        <w:ind w:left="720"/>
        <w:rPr>
          <w:rFonts w:ascii="Aptos" w:hAnsi="Aptos"/>
          <w:color w:val="000000"/>
          <w:sz w:val="20"/>
          <w:szCs w:val="20"/>
        </w:rPr>
      </w:pPr>
    </w:p>
    <w:p w14:paraId="70D8C171" w14:textId="77777777" w:rsidR="009D6ACA" w:rsidRDefault="009D6ACA" w:rsidP="009D6ACA">
      <w:pPr>
        <w:pStyle w:val="ListParagraph"/>
        <w:numPr>
          <w:ilvl w:val="1"/>
          <w:numId w:val="25"/>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page 4</w:t>
      </w:r>
    </w:p>
    <w:p w14:paraId="46820FC6"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r>
        <w:rPr>
          <w:rFonts w:ascii="Calibri Light" w:hAnsi="Calibri Light" w:cs="Calibri Light"/>
          <w:i/>
          <w:iCs/>
          <w:color w:val="000000"/>
          <w:lang w:val="fr-BE"/>
        </w:rPr>
        <w:t>Si durée séjour réelle &lt; DMN : gain pour l’hôpital</w:t>
      </w:r>
      <w:r>
        <w:rPr>
          <w:rStyle w:val="apple-converted-space"/>
          <w:rFonts w:ascii="Calibri Light" w:hAnsi="Calibri Light" w:cs="Calibri Light"/>
          <w:i/>
          <w:iCs/>
          <w:color w:val="000000"/>
          <w:lang w:val="fr-BE"/>
        </w:rPr>
        <w:t> </w:t>
      </w:r>
    </w:p>
    <w:p w14:paraId="06A40536" w14:textId="77777777" w:rsidR="009D6ACA" w:rsidRDefault="009D6ACA" w:rsidP="009D6ACA">
      <w:pPr>
        <w:pStyle w:val="ListParagraph"/>
        <w:numPr>
          <w:ilvl w:val="3"/>
          <w:numId w:val="26"/>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Performant, OUI, gain, pas nécessairement</w:t>
      </w:r>
    </w:p>
    <w:p w14:paraId="5D6899C5" w14:textId="77777777" w:rsidR="009D6ACA" w:rsidRDefault="009D6ACA" w:rsidP="009D6ACA">
      <w:pPr>
        <w:pStyle w:val="ListParagraph"/>
        <w:numPr>
          <w:ilvl w:val="3"/>
          <w:numId w:val="26"/>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 xml:space="preserve">Il </w:t>
      </w:r>
      <w:proofErr w:type="spellStart"/>
      <w:r>
        <w:rPr>
          <w:rFonts w:ascii="Calibri Light" w:hAnsi="Calibri Light" w:cs="Calibri Light"/>
          <w:i/>
          <w:iCs/>
          <w:color w:val="000000"/>
          <w:lang w:val="fr-BE"/>
        </w:rPr>
        <w:t>fauxt</w:t>
      </w:r>
      <w:proofErr w:type="spellEnd"/>
      <w:r>
        <w:rPr>
          <w:rFonts w:ascii="Calibri Light" w:hAnsi="Calibri Light" w:cs="Calibri Light"/>
          <w:i/>
          <w:iCs/>
          <w:color w:val="000000"/>
          <w:lang w:val="fr-BE"/>
        </w:rPr>
        <w:t xml:space="preserve"> pour cela que l’hôpital soit plein et que le patient qui sort est remplacé par un nouveaux patient</w:t>
      </w:r>
      <w:r>
        <w:rPr>
          <w:rStyle w:val="apple-converted-space"/>
          <w:rFonts w:ascii="Calibri Light" w:hAnsi="Calibri Light" w:cs="Calibri Light"/>
          <w:i/>
          <w:iCs/>
          <w:color w:val="000000"/>
          <w:lang w:val="fr-BE"/>
        </w:rPr>
        <w:t> </w:t>
      </w:r>
    </w:p>
    <w:p w14:paraId="10DFFA67" w14:textId="77777777" w:rsidR="009D6ACA" w:rsidRDefault="009D6ACA" w:rsidP="009D6ACA">
      <w:pPr>
        <w:pStyle w:val="ListParagraph"/>
        <w:numPr>
          <w:ilvl w:val="1"/>
          <w:numId w:val="27"/>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Page 8</w:t>
      </w:r>
    </w:p>
    <w:p w14:paraId="7B96011B"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r>
        <w:rPr>
          <w:rFonts w:ascii="Calibri Light" w:hAnsi="Calibri Light" w:cs="Calibri Light"/>
          <w:i/>
          <w:iCs/>
          <w:color w:val="000000"/>
          <w:lang w:val="fr-BE"/>
        </w:rPr>
        <w:t>3'000 points soit 3'000 jours soit +/- 12 lits justifiés (12X2,5X30’000 = 900'000 EUR)</w:t>
      </w:r>
    </w:p>
    <w:p w14:paraId="08D20615" w14:textId="573907CB" w:rsidR="009D6ACA" w:rsidRPr="00D80B7D" w:rsidRDefault="009D6ACA" w:rsidP="00D80B7D">
      <w:pPr>
        <w:pStyle w:val="ListParagraph"/>
        <w:spacing w:before="0" w:beforeAutospacing="0" w:after="0" w:afterAutospacing="0"/>
        <w:ind w:left="2160" w:hanging="2160"/>
        <w:rPr>
          <w:rFonts w:ascii="Calibri Light" w:hAnsi="Calibri Light" w:cs="Calibri Light"/>
          <w:i/>
          <w:iCs/>
          <w:color w:val="000000"/>
          <w:lang w:val="fr-BE"/>
        </w:rPr>
      </w:pPr>
      <w:r>
        <w:rPr>
          <w:rFonts w:ascii="Calibri Light" w:hAnsi="Calibri Light" w:cs="Calibri Light"/>
          <w:i/>
          <w:iCs/>
          <w:color w:val="000000"/>
          <w:lang w:val="fr-BE"/>
        </w:rPr>
        <w:t>Comment passe-ton à 1'800'000 EUR ???</w:t>
      </w:r>
    </w:p>
    <w:p w14:paraId="3EE28627" w14:textId="6FCD9EF4" w:rsidR="009D6ACA" w:rsidRDefault="009D6ACA" w:rsidP="009D6ACA">
      <w:pPr>
        <w:pStyle w:val="ListParagraph"/>
        <w:spacing w:before="0" w:beforeAutospacing="0" w:after="0" w:afterAutospacing="0"/>
        <w:ind w:left="2160" w:hanging="2160"/>
        <w:rPr>
          <w:rFonts w:ascii="Calibri Light" w:hAnsi="Calibri Light" w:cs="Calibri Light"/>
          <w:i/>
          <w:iCs/>
          <w:color w:val="000000"/>
          <w:lang w:val="fr-BE"/>
        </w:rPr>
      </w:pPr>
      <w:r w:rsidRPr="00D80B7D">
        <w:rPr>
          <w:rFonts w:ascii="Calibri Light" w:hAnsi="Calibri Light" w:cs="Calibri Light"/>
          <w:i/>
          <w:iCs/>
          <w:color w:val="000000"/>
          <w:highlight w:val="lightGray"/>
          <w:lang w:val="fr-BE"/>
        </w:rPr>
        <w:t xml:space="preserve">Dans le dossier </w:t>
      </w:r>
      <w:r w:rsidRPr="00AC5959">
        <w:rPr>
          <w:rFonts w:ascii="Calibri Light" w:hAnsi="Calibri Light" w:cs="Calibri Light"/>
          <w:i/>
          <w:iCs/>
          <w:color w:val="000000"/>
          <w:highlight w:val="lightGray"/>
          <w:lang w:val="fr-BE"/>
        </w:rPr>
        <w:t>remis à Wallonie Santé, la somme annoncée est de 700.000 euro</w:t>
      </w:r>
      <w:ins w:id="129" w:author="Jean Claude havaux" w:date="2024-02-19T13:28:00Z">
        <w:r w:rsidR="001579BB" w:rsidRPr="00AC5959">
          <w:rPr>
            <w:rFonts w:ascii="Calibri Light" w:hAnsi="Calibri Light" w:cs="Calibri Light"/>
            <w:i/>
            <w:iCs/>
            <w:color w:val="000000"/>
            <w:highlight w:val="lightGray"/>
            <w:lang w:val="fr-BE"/>
            <w:rPrChange w:id="130" w:author="Jean Claude havaux" w:date="2024-02-19T13:31:00Z">
              <w:rPr>
                <w:rFonts w:ascii="Calibri Light" w:hAnsi="Calibri Light" w:cs="Calibri Light"/>
                <w:i/>
                <w:iCs/>
                <w:color w:val="000000"/>
                <w:lang w:val="fr-BE"/>
              </w:rPr>
            </w:rPrChange>
          </w:rPr>
          <w:t xml:space="preserve">. Dans notre exemple on ne </w:t>
        </w:r>
      </w:ins>
      <w:ins w:id="131" w:author="Jean Claude havaux" w:date="2024-02-19T13:30:00Z">
        <w:r w:rsidR="00AC5959" w:rsidRPr="00AC5959">
          <w:rPr>
            <w:rFonts w:ascii="Calibri Light" w:hAnsi="Calibri Light" w:cs="Calibri Light"/>
            <w:i/>
            <w:iCs/>
            <w:color w:val="000000"/>
            <w:highlight w:val="lightGray"/>
            <w:lang w:val="fr-BE"/>
            <w:rPrChange w:id="132" w:author="Jean Claude havaux" w:date="2024-02-19T13:31:00Z">
              <w:rPr>
                <w:rFonts w:ascii="Calibri Light" w:hAnsi="Calibri Light" w:cs="Calibri Light"/>
                <w:i/>
                <w:iCs/>
                <w:color w:val="000000"/>
                <w:lang w:val="fr-BE"/>
              </w:rPr>
            </w:rPrChange>
          </w:rPr>
          <w:t>considère</w:t>
        </w:r>
      </w:ins>
      <w:ins w:id="133" w:author="Jean Claude havaux" w:date="2024-02-19T13:28:00Z">
        <w:r w:rsidR="001579BB" w:rsidRPr="00AC5959">
          <w:rPr>
            <w:rFonts w:ascii="Calibri Light" w:hAnsi="Calibri Light" w:cs="Calibri Light"/>
            <w:i/>
            <w:iCs/>
            <w:color w:val="000000"/>
            <w:highlight w:val="lightGray"/>
            <w:lang w:val="fr-BE"/>
            <w:rPrChange w:id="134" w:author="Jean Claude havaux" w:date="2024-02-19T13:31:00Z">
              <w:rPr>
                <w:rFonts w:ascii="Calibri Light" w:hAnsi="Calibri Light" w:cs="Calibri Light"/>
                <w:i/>
                <w:iCs/>
                <w:color w:val="000000"/>
                <w:lang w:val="fr-BE"/>
              </w:rPr>
            </w:rPrChange>
          </w:rPr>
          <w:t xml:space="preserve"> pas les données</w:t>
        </w:r>
      </w:ins>
      <w:ins w:id="135" w:author="Jean Claude havaux" w:date="2024-02-19T13:30:00Z">
        <w:r w:rsidR="00AC5959" w:rsidRPr="00AC5959">
          <w:rPr>
            <w:rFonts w:ascii="Calibri Light" w:hAnsi="Calibri Light" w:cs="Calibri Light"/>
            <w:i/>
            <w:iCs/>
            <w:color w:val="000000"/>
            <w:highlight w:val="lightGray"/>
            <w:lang w:val="fr-BE"/>
            <w:rPrChange w:id="136" w:author="Jean Claude havaux" w:date="2024-02-19T13:31:00Z">
              <w:rPr>
                <w:rFonts w:ascii="Calibri Light" w:hAnsi="Calibri Light" w:cs="Calibri Light"/>
                <w:i/>
                <w:iCs/>
                <w:color w:val="000000"/>
                <w:lang w:val="fr-BE"/>
              </w:rPr>
            </w:rPrChange>
          </w:rPr>
          <w:t xml:space="preserve"> uniquement concernant l</w:t>
        </w:r>
      </w:ins>
      <w:ins w:id="137" w:author="Jean Claude havaux" w:date="2024-02-19T13:31:00Z">
        <w:r w:rsidR="00AC5959" w:rsidRPr="00AC5959">
          <w:rPr>
            <w:rFonts w:ascii="Calibri Light" w:hAnsi="Calibri Light" w:cs="Calibri Light"/>
            <w:i/>
            <w:iCs/>
            <w:color w:val="000000"/>
            <w:highlight w:val="lightGray"/>
            <w:lang w:val="fr-BE"/>
            <w:rPrChange w:id="138" w:author="Jean Claude havaux" w:date="2024-02-19T13:31:00Z">
              <w:rPr>
                <w:rFonts w:ascii="Calibri Light" w:hAnsi="Calibri Light" w:cs="Calibri Light"/>
                <w:i/>
                <w:iCs/>
                <w:color w:val="000000"/>
                <w:lang w:val="fr-BE"/>
              </w:rPr>
            </w:rPrChange>
          </w:rPr>
          <w:t>es points mais les impacts statistiques sur taux de réadmission et diminution séjour des mal nourris suivis</w:t>
        </w:r>
        <w:r w:rsidR="00AC5959">
          <w:rPr>
            <w:rFonts w:ascii="Calibri Light" w:hAnsi="Calibri Light" w:cs="Calibri Light"/>
            <w:i/>
            <w:iCs/>
            <w:color w:val="000000"/>
            <w:lang w:val="fr-BE"/>
          </w:rPr>
          <w:t>.</w:t>
        </w:r>
      </w:ins>
      <w:ins w:id="139" w:author="Jean Claude havaux" w:date="2024-02-19T13:28:00Z">
        <w:r w:rsidR="001579BB">
          <w:rPr>
            <w:rFonts w:ascii="Calibri Light" w:hAnsi="Calibri Light" w:cs="Calibri Light"/>
            <w:i/>
            <w:iCs/>
            <w:color w:val="000000"/>
            <w:lang w:val="fr-BE"/>
          </w:rPr>
          <w:t xml:space="preserve"> </w:t>
        </w:r>
      </w:ins>
    </w:p>
    <w:p w14:paraId="49AC15C2" w14:textId="77777777" w:rsidR="009D6ACA" w:rsidRDefault="009D6ACA" w:rsidP="009D6ACA">
      <w:pPr>
        <w:pStyle w:val="ListParagraph"/>
        <w:spacing w:before="0" w:beforeAutospacing="0" w:after="0" w:afterAutospacing="0"/>
        <w:ind w:left="2160" w:hanging="2160"/>
        <w:rPr>
          <w:rFonts w:ascii="Aptos" w:hAnsi="Aptos"/>
          <w:color w:val="000000"/>
          <w:sz w:val="20"/>
          <w:szCs w:val="20"/>
        </w:rPr>
      </w:pPr>
    </w:p>
    <w:p w14:paraId="7B0F51ED" w14:textId="77777777" w:rsidR="009D6ACA" w:rsidRPr="009D6ACA" w:rsidRDefault="009D6ACA" w:rsidP="009D6ACA">
      <w:pPr>
        <w:pStyle w:val="ListParagraph"/>
        <w:numPr>
          <w:ilvl w:val="0"/>
          <w:numId w:val="28"/>
        </w:numPr>
        <w:spacing w:before="0" w:beforeAutospacing="0" w:after="0" w:afterAutospacing="0"/>
        <w:rPr>
          <w:rFonts w:ascii="Aptos" w:hAnsi="Aptos"/>
          <w:color w:val="000000"/>
          <w:sz w:val="20"/>
          <w:szCs w:val="20"/>
        </w:rPr>
      </w:pPr>
      <w:r w:rsidRPr="009D6ACA">
        <w:rPr>
          <w:rFonts w:ascii="Calibri Light" w:hAnsi="Calibri Light" w:cs="Calibri Light"/>
          <w:i/>
          <w:iCs/>
          <w:color w:val="000000"/>
          <w:lang w:val="fr-BE"/>
        </w:rPr>
        <w:t>Fichier XLS</w:t>
      </w:r>
    </w:p>
    <w:p w14:paraId="15C6DCFF" w14:textId="77777777" w:rsidR="009D6ACA" w:rsidRDefault="009D6ACA" w:rsidP="009D6ACA">
      <w:pPr>
        <w:pStyle w:val="ListParagraph"/>
        <w:numPr>
          <w:ilvl w:val="1"/>
          <w:numId w:val="2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 xml:space="preserve">Situation de nos </w:t>
      </w:r>
      <w:proofErr w:type="spellStart"/>
      <w:r>
        <w:rPr>
          <w:rFonts w:ascii="Calibri Light" w:hAnsi="Calibri Light" w:cs="Calibri Light"/>
          <w:i/>
          <w:iCs/>
          <w:color w:val="000000"/>
          <w:lang w:val="fr-BE"/>
        </w:rPr>
        <w:t>hôpitauxx</w:t>
      </w:r>
      <w:proofErr w:type="spellEnd"/>
      <w:r>
        <w:rPr>
          <w:rFonts w:ascii="Calibri Light" w:hAnsi="Calibri Light" w:cs="Calibri Light"/>
          <w:i/>
          <w:iCs/>
          <w:color w:val="000000"/>
          <w:lang w:val="fr-BE"/>
        </w:rPr>
        <w:t xml:space="preserve"> à simuler</w:t>
      </w:r>
    </w:p>
    <w:p w14:paraId="0918EBB2" w14:textId="77777777" w:rsidR="009D6ACA" w:rsidRPr="009D6ACA" w:rsidRDefault="009D6ACA" w:rsidP="009D6ACA">
      <w:pPr>
        <w:pStyle w:val="ListParagraph"/>
        <w:numPr>
          <w:ilvl w:val="1"/>
          <w:numId w:val="29"/>
        </w:numPr>
        <w:spacing w:before="0" w:beforeAutospacing="0" w:after="0" w:afterAutospacing="0"/>
        <w:rPr>
          <w:rFonts w:ascii="Aptos" w:hAnsi="Aptos"/>
          <w:color w:val="000000"/>
          <w:sz w:val="20"/>
          <w:szCs w:val="20"/>
        </w:rPr>
      </w:pPr>
      <w:r>
        <w:rPr>
          <w:rFonts w:ascii="Calibri Light" w:hAnsi="Calibri Light" w:cs="Calibri Light"/>
          <w:i/>
          <w:iCs/>
          <w:color w:val="000000"/>
          <w:lang w:val="fr-BE"/>
        </w:rPr>
        <w:t>Vous disposez des données ?</w:t>
      </w:r>
    </w:p>
    <w:p w14:paraId="2F30033D" w14:textId="1971E24E" w:rsidR="009D6ACA" w:rsidRDefault="009D6ACA" w:rsidP="009D6ACA">
      <w:pPr>
        <w:rPr>
          <w:rFonts w:ascii="Aptos" w:hAnsi="Aptos"/>
          <w:color w:val="000000"/>
          <w:sz w:val="20"/>
          <w:szCs w:val="20"/>
          <w:lang w:val="fr-FR"/>
        </w:rPr>
      </w:pPr>
      <w:r w:rsidRPr="00D80B7D">
        <w:rPr>
          <w:rFonts w:ascii="Aptos" w:hAnsi="Aptos"/>
          <w:color w:val="000000"/>
          <w:sz w:val="20"/>
          <w:szCs w:val="20"/>
          <w:highlight w:val="lightGray"/>
          <w:lang w:val="fr-FR"/>
        </w:rPr>
        <w:t>Voir fichier en annexe du mail</w:t>
      </w:r>
    </w:p>
    <w:p w14:paraId="3F03FA77" w14:textId="77777777" w:rsidR="009D6ACA" w:rsidRDefault="009D6ACA" w:rsidP="009D6ACA">
      <w:pPr>
        <w:rPr>
          <w:ins w:id="140" w:author="Jean Claude havaux" w:date="2024-02-19T13:46:00Z"/>
          <w:rFonts w:ascii="Aptos" w:hAnsi="Aptos"/>
          <w:color w:val="000000"/>
          <w:sz w:val="20"/>
          <w:szCs w:val="20"/>
          <w:lang w:val="fr-FR"/>
        </w:rPr>
      </w:pPr>
    </w:p>
    <w:p w14:paraId="6538C417" w14:textId="77777777" w:rsidR="00332EB4" w:rsidRPr="009D6ACA" w:rsidRDefault="00332EB4" w:rsidP="009D6ACA">
      <w:pPr>
        <w:rPr>
          <w:rFonts w:ascii="Aptos" w:hAnsi="Aptos"/>
          <w:color w:val="000000"/>
          <w:sz w:val="20"/>
          <w:szCs w:val="20"/>
          <w:lang w:val="fr-FR"/>
        </w:rPr>
      </w:pPr>
    </w:p>
    <w:p w14:paraId="6C995C59" w14:textId="77777777" w:rsidR="009D6ACA" w:rsidRPr="009D6ACA" w:rsidDel="00AC5959" w:rsidRDefault="009D6ACA" w:rsidP="009D6ACA">
      <w:pPr>
        <w:rPr>
          <w:del w:id="141" w:author="Jean Claude havaux" w:date="2024-02-19T13:40:00Z"/>
          <w:rFonts w:ascii="Arial" w:hAnsi="Arial" w:cs="Arial"/>
          <w:color w:val="000000" w:themeColor="text1"/>
          <w:sz w:val="44"/>
          <w:szCs w:val="44"/>
        </w:rPr>
      </w:pPr>
    </w:p>
    <w:p w14:paraId="6A50B2E8" w14:textId="77777777" w:rsidR="00332EB4" w:rsidRDefault="00AC5959" w:rsidP="00332EB4">
      <w:pPr>
        <w:rPr>
          <w:ins w:id="142" w:author="Jean Claude havaux" w:date="2024-02-19T13:46:00Z"/>
          <w:rFonts w:ascii="Aptos" w:hAnsi="Aptos"/>
          <w:color w:val="000000"/>
          <w:sz w:val="20"/>
          <w:szCs w:val="20"/>
        </w:rPr>
      </w:pPr>
      <w:ins w:id="143" w:author="Jean Claude havaux" w:date="2024-02-19T13:39:00Z">
        <w:r>
          <w:rPr>
            <w:rFonts w:ascii="Calibri Light" w:hAnsi="Calibri Light" w:cs="Calibri Light"/>
            <w:color w:val="000000"/>
            <w:lang w:val="fr-BE"/>
          </w:rPr>
          <w:t> </w:t>
        </w:r>
      </w:ins>
      <w:ins w:id="144" w:author="Jean Claude havaux" w:date="2024-02-19T13:46:00Z">
        <w:r w:rsidR="00332EB4">
          <w:rPr>
            <w:rFonts w:ascii="Calibri Light" w:hAnsi="Calibri Light" w:cs="Calibri Light"/>
            <w:color w:val="000000"/>
            <w:lang w:val="fr-BE"/>
          </w:rPr>
          <w:t xml:space="preserve">En résumé, voici ce qu’il </w:t>
        </w:r>
        <w:proofErr w:type="spellStart"/>
        <w:r w:rsidR="00332EB4">
          <w:rPr>
            <w:rFonts w:ascii="Calibri Light" w:hAnsi="Calibri Light" w:cs="Calibri Light"/>
            <w:color w:val="000000"/>
            <w:lang w:val="fr-BE"/>
          </w:rPr>
          <w:t>fauxdrait</w:t>
        </w:r>
        <w:proofErr w:type="spellEnd"/>
        <w:r w:rsidR="00332EB4">
          <w:rPr>
            <w:rFonts w:ascii="Calibri Light" w:hAnsi="Calibri Light" w:cs="Calibri Light"/>
            <w:color w:val="000000"/>
            <w:lang w:val="fr-BE"/>
          </w:rPr>
          <w:t xml:space="preserve"> obtenir et me faire suivre pour analyser l’opportunité de l’investissement</w:t>
        </w:r>
      </w:ins>
    </w:p>
    <w:p w14:paraId="67D41B60" w14:textId="692A0CD3" w:rsidR="00332EB4" w:rsidRPr="00332EB4" w:rsidRDefault="00332EB4" w:rsidP="00332EB4">
      <w:pPr>
        <w:rPr>
          <w:ins w:id="145" w:author="Jean Claude havaux" w:date="2024-02-19T13:39:00Z"/>
          <w:rFonts w:ascii="Calibri Light" w:hAnsi="Calibri Light" w:cs="Calibri Light"/>
          <w:color w:val="000000"/>
          <w:rPrChange w:id="146" w:author="Jean Claude havaux" w:date="2024-02-19T13:46:00Z">
            <w:rPr>
              <w:ins w:id="147" w:author="Jean Claude havaux" w:date="2024-02-19T13:39:00Z"/>
              <w:rFonts w:ascii="Aptos" w:hAnsi="Aptos"/>
              <w:color w:val="000000"/>
              <w:sz w:val="20"/>
              <w:szCs w:val="20"/>
            </w:rPr>
          </w:rPrChange>
        </w:rPr>
      </w:pPr>
    </w:p>
    <w:p w14:paraId="3012CFA3" w14:textId="77777777" w:rsidR="00AC5959" w:rsidRDefault="00AC5959" w:rsidP="00AC5959">
      <w:pPr>
        <w:pStyle w:val="ListParagraph"/>
        <w:numPr>
          <w:ilvl w:val="0"/>
          <w:numId w:val="38"/>
        </w:numPr>
        <w:spacing w:before="0" w:beforeAutospacing="0" w:after="0" w:afterAutospacing="0"/>
        <w:rPr>
          <w:ins w:id="148" w:author="Jean Claude havaux" w:date="2024-02-19T13:39:00Z"/>
          <w:rFonts w:ascii="Aptos" w:hAnsi="Aptos"/>
          <w:color w:val="000000"/>
          <w:sz w:val="20"/>
          <w:szCs w:val="20"/>
        </w:rPr>
      </w:pPr>
      <w:ins w:id="149" w:author="Jean Claude havaux" w:date="2024-02-19T13:39:00Z">
        <w:r>
          <w:rPr>
            <w:rFonts w:ascii="Calibri Light" w:hAnsi="Calibri Light" w:cs="Calibri Light"/>
            <w:color w:val="000000"/>
            <w:lang w:val="fr-BE"/>
          </w:rPr>
          <w:t>Le rapport du Dr LEMAIRE mentionné</w:t>
        </w:r>
      </w:ins>
    </w:p>
    <w:p w14:paraId="5CB46AD8" w14:textId="77777777" w:rsidR="00AC5959" w:rsidRDefault="00AC5959" w:rsidP="00AC5959">
      <w:pPr>
        <w:pStyle w:val="ListParagraph"/>
        <w:numPr>
          <w:ilvl w:val="0"/>
          <w:numId w:val="38"/>
        </w:numPr>
        <w:spacing w:before="0" w:beforeAutospacing="0" w:after="0" w:afterAutospacing="0"/>
        <w:rPr>
          <w:ins w:id="150" w:author="Jean Claude havaux" w:date="2024-02-19T13:39:00Z"/>
          <w:rFonts w:ascii="Aptos" w:hAnsi="Aptos"/>
          <w:color w:val="000000"/>
          <w:sz w:val="20"/>
          <w:szCs w:val="20"/>
        </w:rPr>
      </w:pPr>
      <w:ins w:id="151" w:author="Jean Claude havaux" w:date="2024-02-19T13:39:00Z">
        <w:r>
          <w:rPr>
            <w:rFonts w:ascii="Calibri Light" w:hAnsi="Calibri Light" w:cs="Calibri Light"/>
            <w:color w:val="000000"/>
            <w:lang w:val="fr-BE"/>
          </w:rPr>
          <w:t xml:space="preserve">Sur base de nos séjours RCM traités en 2022 </w:t>
        </w:r>
        <w:proofErr w:type="spellStart"/>
        <w:r>
          <w:rPr>
            <w:rFonts w:ascii="Calibri Light" w:hAnsi="Calibri Light" w:cs="Calibri Light"/>
            <w:color w:val="000000"/>
            <w:lang w:val="fr-BE"/>
          </w:rPr>
          <w:t>auxx</w:t>
        </w:r>
        <w:proofErr w:type="spellEnd"/>
        <w:r>
          <w:rPr>
            <w:rFonts w:ascii="Calibri Light" w:hAnsi="Calibri Light" w:cs="Calibri Light"/>
            <w:color w:val="000000"/>
            <w:lang w:val="fr-BE"/>
          </w:rPr>
          <w:t xml:space="preserve"> CSL, CHCA et MARCHE, une estimation de leur part des points / journées justifiées qui pourraient être gagnés</w:t>
        </w:r>
      </w:ins>
    </w:p>
    <w:p w14:paraId="1073B704" w14:textId="77777777" w:rsidR="00AC5959" w:rsidRDefault="00AC5959" w:rsidP="00AC5959">
      <w:pPr>
        <w:pStyle w:val="ListParagraph"/>
        <w:numPr>
          <w:ilvl w:val="1"/>
          <w:numId w:val="39"/>
        </w:numPr>
        <w:spacing w:before="0" w:beforeAutospacing="0" w:after="0" w:afterAutospacing="0"/>
        <w:rPr>
          <w:ins w:id="152" w:author="Jean Claude havaux" w:date="2024-02-19T13:39:00Z"/>
          <w:rFonts w:ascii="Aptos" w:hAnsi="Aptos"/>
          <w:color w:val="000000"/>
          <w:sz w:val="20"/>
          <w:szCs w:val="20"/>
        </w:rPr>
      </w:pPr>
      <w:ins w:id="153" w:author="Jean Claude havaux" w:date="2024-02-19T13:39:00Z">
        <w:r>
          <w:rPr>
            <w:rFonts w:ascii="Calibri Light" w:hAnsi="Calibri Light" w:cs="Calibri Light"/>
            <w:color w:val="000000"/>
            <w:lang w:val="fr-BE"/>
          </w:rPr>
          <w:t>On pourrait dans un second temps faire valider cette estimation par le Dr LEMAIRE et / ou les médecins RCM</w:t>
        </w:r>
      </w:ins>
    </w:p>
    <w:p w14:paraId="4240C010" w14:textId="6C0BF382" w:rsidR="00AC5959" w:rsidRPr="0085004C" w:rsidRDefault="00AC5959" w:rsidP="0085004C">
      <w:pPr>
        <w:pStyle w:val="ListParagraph"/>
        <w:numPr>
          <w:ilvl w:val="0"/>
          <w:numId w:val="40"/>
        </w:numPr>
        <w:spacing w:before="0" w:beforeAutospacing="0" w:after="0" w:afterAutospacing="0"/>
        <w:rPr>
          <w:ins w:id="154" w:author="Jean Claude havaux" w:date="2024-02-19T13:39:00Z"/>
          <w:rFonts w:ascii="Aptos" w:hAnsi="Aptos"/>
          <w:color w:val="000000"/>
          <w:sz w:val="20"/>
          <w:szCs w:val="20"/>
          <w:highlight w:val="lightGray"/>
          <w:rPrChange w:id="155" w:author="Jean Claude havaux" w:date="2024-02-19T13:45:00Z">
            <w:rPr>
              <w:ins w:id="156" w:author="Jean Claude havaux" w:date="2024-02-19T13:39:00Z"/>
              <w:rFonts w:ascii="Aptos" w:hAnsi="Aptos"/>
              <w:color w:val="000000"/>
              <w:sz w:val="20"/>
              <w:szCs w:val="20"/>
            </w:rPr>
          </w:rPrChange>
        </w:rPr>
      </w:pPr>
      <w:ins w:id="157" w:author="Jean Claude havaux" w:date="2024-02-19T13:39:00Z">
        <w:r>
          <w:rPr>
            <w:rFonts w:ascii="Calibri Light" w:hAnsi="Calibri Light" w:cs="Calibri Light"/>
            <w:color w:val="000000"/>
            <w:lang w:val="fr-BE"/>
          </w:rPr>
          <w:t>Le coût d’investissement</w:t>
        </w:r>
      </w:ins>
      <w:ins w:id="158" w:author="Jean Claude havaux" w:date="2024-02-19T13:40:00Z">
        <w:r>
          <w:rPr>
            <w:rFonts w:ascii="Calibri Light" w:hAnsi="Calibri Light" w:cs="Calibri Light"/>
            <w:color w:val="000000"/>
            <w:lang w:val="fr-BE"/>
          </w:rPr>
          <w:t xml:space="preserve"> : </w:t>
        </w:r>
      </w:ins>
      <w:ins w:id="159" w:author="Jean Claude havaux" w:date="2024-02-19T13:42:00Z">
        <w:r w:rsidR="0085004C" w:rsidRPr="0085004C">
          <w:rPr>
            <w:rFonts w:ascii="Calibri Light" w:hAnsi="Calibri Light" w:cs="Calibri Light"/>
            <w:color w:val="000000"/>
            <w:highlight w:val="lightGray"/>
            <w:lang w:val="fr-BE"/>
            <w:rPrChange w:id="160" w:author="Jean Claude havaux" w:date="2024-02-19T13:45:00Z">
              <w:rPr>
                <w:rFonts w:ascii="Calibri Light" w:hAnsi="Calibri Light" w:cs="Calibri Light"/>
                <w:color w:val="000000"/>
                <w:lang w:val="fr-BE"/>
              </w:rPr>
            </w:rPrChange>
          </w:rPr>
          <w:t xml:space="preserve">voir dossier remis à Wallonie Santé. Remarque. Il s’agit au départ d’un projet de </w:t>
        </w:r>
        <w:proofErr w:type="spellStart"/>
        <w:r w:rsidR="0085004C" w:rsidRPr="0085004C">
          <w:rPr>
            <w:rFonts w:ascii="Calibri Light" w:hAnsi="Calibri Light" w:cs="Calibri Light"/>
            <w:color w:val="000000"/>
            <w:highlight w:val="lightGray"/>
            <w:lang w:val="fr-BE"/>
            <w:rPrChange w:id="161" w:author="Jean Claude havaux" w:date="2024-02-19T13:45:00Z">
              <w:rPr>
                <w:rFonts w:ascii="Calibri Light" w:hAnsi="Calibri Light" w:cs="Calibri Light"/>
                <w:color w:val="000000"/>
                <w:lang w:val="fr-BE"/>
              </w:rPr>
            </w:rPrChange>
          </w:rPr>
          <w:t>co-cr</w:t>
        </w:r>
      </w:ins>
      <w:ins w:id="162" w:author="Jean Claude havaux" w:date="2024-02-19T13:43:00Z">
        <w:r w:rsidR="0085004C" w:rsidRPr="0085004C">
          <w:rPr>
            <w:rFonts w:ascii="Calibri Light" w:hAnsi="Calibri Light" w:cs="Calibri Light"/>
            <w:color w:val="000000"/>
            <w:highlight w:val="lightGray"/>
            <w:lang w:val="fr-BE"/>
            <w:rPrChange w:id="163" w:author="Jean Claude havaux" w:date="2024-02-19T13:45:00Z">
              <w:rPr>
                <w:rFonts w:ascii="Calibri Light" w:hAnsi="Calibri Light" w:cs="Calibri Light"/>
                <w:color w:val="000000"/>
                <w:lang w:val="fr-BE"/>
              </w:rPr>
            </w:rPrChange>
          </w:rPr>
          <w:t>éation</w:t>
        </w:r>
        <w:proofErr w:type="spellEnd"/>
        <w:r w:rsidR="0085004C" w:rsidRPr="0085004C">
          <w:rPr>
            <w:rFonts w:ascii="Calibri Light" w:hAnsi="Calibri Light" w:cs="Calibri Light"/>
            <w:color w:val="000000"/>
            <w:highlight w:val="lightGray"/>
            <w:lang w:val="fr-BE"/>
            <w:rPrChange w:id="164" w:author="Jean Claude havaux" w:date="2024-02-19T13:45:00Z">
              <w:rPr>
                <w:rFonts w:ascii="Calibri Light" w:hAnsi="Calibri Light" w:cs="Calibri Light"/>
                <w:color w:val="000000"/>
                <w:lang w:val="fr-BE"/>
              </w:rPr>
            </w:rPrChange>
          </w:rPr>
          <w:t xml:space="preserve"> destinés à être pérennes après le projet avec des </w:t>
        </w:r>
      </w:ins>
      <w:ins w:id="165" w:author="Jean Claude havaux" w:date="2024-02-19T13:44:00Z">
        <w:r w:rsidR="0085004C" w:rsidRPr="0085004C">
          <w:rPr>
            <w:rFonts w:ascii="Calibri Light" w:hAnsi="Calibri Light" w:cs="Calibri Light"/>
            <w:color w:val="000000"/>
            <w:highlight w:val="lightGray"/>
            <w:lang w:val="fr-BE"/>
            <w:rPrChange w:id="166" w:author="Jean Claude havaux" w:date="2024-02-19T13:45:00Z">
              <w:rPr>
                <w:rFonts w:ascii="Calibri Light" w:hAnsi="Calibri Light" w:cs="Calibri Light"/>
                <w:color w:val="000000"/>
                <w:lang w:val="fr-BE"/>
              </w:rPr>
            </w:rPrChange>
          </w:rPr>
          <w:t xml:space="preserve">retombées économiques non </w:t>
        </w:r>
      </w:ins>
      <w:ins w:id="167" w:author="Jean Claude havaux" w:date="2024-02-19T13:45:00Z">
        <w:r w:rsidR="0085004C" w:rsidRPr="0085004C">
          <w:rPr>
            <w:rFonts w:ascii="Calibri Light" w:hAnsi="Calibri Light" w:cs="Calibri Light"/>
            <w:color w:val="000000"/>
            <w:highlight w:val="lightGray"/>
            <w:lang w:val="fr-BE"/>
            <w:rPrChange w:id="168" w:author="Jean Claude havaux" w:date="2024-02-19T13:45:00Z">
              <w:rPr>
                <w:rFonts w:ascii="Calibri Light" w:hAnsi="Calibri Light" w:cs="Calibri Light"/>
                <w:color w:val="000000"/>
                <w:lang w:val="fr-BE"/>
              </w:rPr>
            </w:rPrChange>
          </w:rPr>
          <w:t>encore discutées avec Vivalia (data pour AI, financement recherche RW, consultances de Vivalia et staff pour activités internationales de Dim3 ….)</w:t>
        </w:r>
      </w:ins>
    </w:p>
    <w:p w14:paraId="4914F4B6" w14:textId="077240FD" w:rsidR="00AC5959" w:rsidRPr="0085004C" w:rsidRDefault="00AC5959" w:rsidP="00AC5959">
      <w:pPr>
        <w:pStyle w:val="ListParagraph"/>
        <w:numPr>
          <w:ilvl w:val="0"/>
          <w:numId w:val="40"/>
        </w:numPr>
        <w:spacing w:before="0" w:beforeAutospacing="0" w:after="0" w:afterAutospacing="0"/>
        <w:rPr>
          <w:ins w:id="169" w:author="Jean Claude havaux" w:date="2024-02-19T13:39:00Z"/>
          <w:rFonts w:ascii="Aptos" w:hAnsi="Aptos"/>
          <w:color w:val="000000"/>
          <w:sz w:val="20"/>
          <w:szCs w:val="20"/>
          <w:highlight w:val="lightGray"/>
          <w:rPrChange w:id="170" w:author="Jean Claude havaux" w:date="2024-02-19T13:45:00Z">
            <w:rPr>
              <w:ins w:id="171" w:author="Jean Claude havaux" w:date="2024-02-19T13:39:00Z"/>
              <w:rFonts w:ascii="Aptos" w:hAnsi="Aptos"/>
              <w:color w:val="000000"/>
              <w:sz w:val="20"/>
              <w:szCs w:val="20"/>
            </w:rPr>
          </w:rPrChange>
        </w:rPr>
      </w:pPr>
      <w:ins w:id="172" w:author="Jean Claude havaux" w:date="2024-02-19T13:39:00Z">
        <w:r>
          <w:rPr>
            <w:rFonts w:ascii="Calibri Light" w:hAnsi="Calibri Light" w:cs="Calibri Light"/>
            <w:color w:val="000000"/>
            <w:lang w:val="fr-BE"/>
          </w:rPr>
          <w:t>Le coût de maintenance annuel</w:t>
        </w:r>
      </w:ins>
      <w:ins w:id="173" w:author="Jean Claude havaux" w:date="2024-02-19T13:40:00Z">
        <w:r w:rsidR="0085004C">
          <w:rPr>
            <w:rFonts w:ascii="Calibri Light" w:hAnsi="Calibri Light" w:cs="Calibri Light"/>
            <w:color w:val="000000"/>
            <w:lang w:val="fr-BE"/>
          </w:rPr>
          <w:t xml:space="preserve"> : </w:t>
        </w:r>
        <w:r w:rsidR="0085004C" w:rsidRPr="0085004C">
          <w:rPr>
            <w:rFonts w:ascii="Calibri Light" w:hAnsi="Calibri Light" w:cs="Calibri Light"/>
            <w:color w:val="000000"/>
            <w:highlight w:val="lightGray"/>
            <w:lang w:val="fr-BE"/>
            <w:rPrChange w:id="174" w:author="Jean Claude havaux" w:date="2024-02-19T13:45:00Z">
              <w:rPr>
                <w:rFonts w:ascii="Calibri Light" w:hAnsi="Calibri Light" w:cs="Calibri Light"/>
                <w:color w:val="000000"/>
                <w:lang w:val="fr-BE"/>
              </w:rPr>
            </w:rPrChange>
          </w:rPr>
          <w:t xml:space="preserve">sur base </w:t>
        </w:r>
      </w:ins>
      <w:ins w:id="175" w:author="Jean Claude havaux" w:date="2024-02-19T13:41:00Z">
        <w:r w:rsidR="0085004C" w:rsidRPr="0085004C">
          <w:rPr>
            <w:rFonts w:ascii="Calibri Light" w:hAnsi="Calibri Light" w:cs="Calibri Light"/>
            <w:color w:val="000000"/>
            <w:highlight w:val="lightGray"/>
            <w:lang w:val="fr-BE"/>
            <w:rPrChange w:id="176" w:author="Jean Claude havaux" w:date="2024-02-19T13:45:00Z">
              <w:rPr>
                <w:rFonts w:ascii="Calibri Light" w:hAnsi="Calibri Light" w:cs="Calibri Light"/>
                <w:color w:val="000000"/>
                <w:lang w:val="fr-BE"/>
              </w:rPr>
            </w:rPrChange>
          </w:rPr>
          <w:t xml:space="preserve">de calcul liés à la V3 de </w:t>
        </w:r>
        <w:proofErr w:type="spellStart"/>
        <w:r w:rsidR="0085004C" w:rsidRPr="0085004C">
          <w:rPr>
            <w:rFonts w:ascii="Calibri Light" w:hAnsi="Calibri Light" w:cs="Calibri Light"/>
            <w:color w:val="000000"/>
            <w:highlight w:val="lightGray"/>
            <w:lang w:val="fr-BE"/>
            <w:rPrChange w:id="177" w:author="Jean Claude havaux" w:date="2024-02-19T13:45:00Z">
              <w:rPr>
                <w:rFonts w:ascii="Calibri Light" w:hAnsi="Calibri Light" w:cs="Calibri Light"/>
                <w:color w:val="000000"/>
                <w:lang w:val="fr-BE"/>
              </w:rPr>
            </w:rPrChange>
          </w:rPr>
          <w:t>Nutrow</w:t>
        </w:r>
        <w:proofErr w:type="spellEnd"/>
        <w:r w:rsidR="0085004C" w:rsidRPr="0085004C">
          <w:rPr>
            <w:rFonts w:ascii="Calibri Light" w:hAnsi="Calibri Light" w:cs="Calibri Light"/>
            <w:color w:val="000000"/>
            <w:highlight w:val="lightGray"/>
            <w:lang w:val="fr-BE"/>
            <w:rPrChange w:id="178" w:author="Jean Claude havaux" w:date="2024-02-19T13:45:00Z">
              <w:rPr>
                <w:rFonts w:ascii="Calibri Light" w:hAnsi="Calibri Light" w:cs="Calibri Light"/>
                <w:color w:val="000000"/>
                <w:lang w:val="fr-BE"/>
              </w:rPr>
            </w:rPrChange>
          </w:rPr>
          <w:t>, le cout de maintenance annuel serait de 50K/an</w:t>
        </w:r>
      </w:ins>
      <w:ins w:id="179" w:author="Jean Claude havaux" w:date="2024-02-19T13:44:00Z">
        <w:r w:rsidR="0085004C" w:rsidRPr="0085004C">
          <w:rPr>
            <w:rFonts w:ascii="Calibri Light" w:hAnsi="Calibri Light" w:cs="Calibri Light"/>
            <w:color w:val="000000"/>
            <w:highlight w:val="lightGray"/>
            <w:lang w:val="fr-BE"/>
            <w:rPrChange w:id="180" w:author="Jean Claude havaux" w:date="2024-02-19T13:45:00Z">
              <w:rPr>
                <w:rFonts w:ascii="Calibri Light" w:hAnsi="Calibri Light" w:cs="Calibri Light"/>
                <w:color w:val="000000"/>
                <w:lang w:val="fr-BE"/>
              </w:rPr>
            </w:rPrChange>
          </w:rPr>
          <w:t xml:space="preserve">. Ce point doit être affiné en fonction des extensions </w:t>
        </w:r>
        <w:proofErr w:type="spellStart"/>
        <w:r w:rsidR="0085004C" w:rsidRPr="0085004C">
          <w:rPr>
            <w:rFonts w:ascii="Calibri Light" w:hAnsi="Calibri Light" w:cs="Calibri Light"/>
            <w:color w:val="000000"/>
            <w:highlight w:val="lightGray"/>
            <w:lang w:val="fr-BE"/>
            <w:rPrChange w:id="181" w:author="Jean Claude havaux" w:date="2024-02-19T13:45:00Z">
              <w:rPr>
                <w:rFonts w:ascii="Calibri Light" w:hAnsi="Calibri Light" w:cs="Calibri Light"/>
                <w:color w:val="000000"/>
                <w:lang w:val="fr-BE"/>
              </w:rPr>
            </w:rPrChange>
          </w:rPr>
          <w:t>eventuelles</w:t>
        </w:r>
        <w:proofErr w:type="spellEnd"/>
        <w:r w:rsidR="0085004C" w:rsidRPr="0085004C">
          <w:rPr>
            <w:rFonts w:ascii="Calibri Light" w:hAnsi="Calibri Light" w:cs="Calibri Light"/>
            <w:color w:val="000000"/>
            <w:highlight w:val="lightGray"/>
            <w:lang w:val="fr-BE"/>
            <w:rPrChange w:id="182" w:author="Jean Claude havaux" w:date="2024-02-19T13:45:00Z">
              <w:rPr>
                <w:rFonts w:ascii="Calibri Light" w:hAnsi="Calibri Light" w:cs="Calibri Light"/>
                <w:color w:val="000000"/>
                <w:lang w:val="fr-BE"/>
              </w:rPr>
            </w:rPrChange>
          </w:rPr>
          <w:t>.</w:t>
        </w:r>
      </w:ins>
    </w:p>
    <w:p w14:paraId="43FCCE39" w14:textId="77777777" w:rsidR="00AC5959" w:rsidRDefault="00AC5959" w:rsidP="00AC5959">
      <w:pPr>
        <w:pStyle w:val="ListParagraph"/>
        <w:numPr>
          <w:ilvl w:val="0"/>
          <w:numId w:val="40"/>
        </w:numPr>
        <w:spacing w:before="0" w:beforeAutospacing="0" w:after="0" w:afterAutospacing="0"/>
        <w:rPr>
          <w:ins w:id="183" w:author="Jean Claude havaux" w:date="2024-02-19T13:39:00Z"/>
          <w:rFonts w:ascii="Aptos" w:hAnsi="Aptos"/>
          <w:color w:val="000000"/>
          <w:sz w:val="20"/>
          <w:szCs w:val="20"/>
        </w:rPr>
      </w:pPr>
      <w:proofErr w:type="spellStart"/>
      <w:ins w:id="184" w:author="Jean Claude havaux" w:date="2024-02-19T13:39:00Z">
        <w:r>
          <w:rPr>
            <w:rFonts w:ascii="Calibri Light" w:hAnsi="Calibri Light" w:cs="Calibri Light"/>
            <w:color w:val="000000"/>
            <w:lang w:val="fr-BE"/>
          </w:rPr>
          <w:t>Auxtres</w:t>
        </w:r>
        <w:proofErr w:type="spellEnd"/>
        <w:r>
          <w:rPr>
            <w:rFonts w:ascii="Calibri Light" w:hAnsi="Calibri Light" w:cs="Calibri Light"/>
            <w:color w:val="000000"/>
            <w:lang w:val="fr-BE"/>
          </w:rPr>
          <w:t xml:space="preserve"> coûts ?</w:t>
        </w:r>
      </w:ins>
    </w:p>
    <w:p w14:paraId="74618712" w14:textId="77777777" w:rsidR="00840D55" w:rsidRPr="00B77447" w:rsidRDefault="00840D55" w:rsidP="00314A1D">
      <w:pPr>
        <w:pStyle w:val="BodyText"/>
        <w:rPr>
          <w:sz w:val="48"/>
          <w:szCs w:val="48"/>
          <w:lang w:val="fr-FR"/>
          <w:rPrChange w:id="185" w:author="Jean Claude havaux" w:date="2024-02-19T13:00:00Z">
            <w:rPr>
              <w:sz w:val="48"/>
              <w:szCs w:val="48"/>
            </w:rPr>
          </w:rPrChange>
        </w:rPr>
      </w:pPr>
    </w:p>
    <w:p w14:paraId="31243905" w14:textId="77777777" w:rsidR="00314A1D" w:rsidRPr="00A84823" w:rsidRDefault="00314A1D" w:rsidP="00314A1D">
      <w:pPr>
        <w:pStyle w:val="BodyText"/>
        <w:rPr>
          <w:sz w:val="72"/>
          <w:lang w:val="fr-FR"/>
        </w:rPr>
      </w:pPr>
    </w:p>
    <w:p w14:paraId="55AC4B82" w14:textId="77777777" w:rsidR="00314A1D" w:rsidRPr="00A84823" w:rsidRDefault="00314A1D" w:rsidP="00314A1D">
      <w:pPr>
        <w:pStyle w:val="BodyText"/>
        <w:spacing w:before="495"/>
        <w:rPr>
          <w:sz w:val="72"/>
          <w:lang w:val="fr-FR"/>
        </w:rPr>
      </w:pPr>
    </w:p>
    <w:p w14:paraId="4DD99A22" w14:textId="77777777" w:rsidR="00314A1D" w:rsidRDefault="00314A1D" w:rsidP="00314A1D">
      <w:pPr>
        <w:ind w:left="1465"/>
        <w:rPr>
          <w:rFonts w:ascii="Montserrat"/>
          <w:sz w:val="72"/>
        </w:rPr>
      </w:pPr>
      <w:r>
        <w:rPr>
          <w:rFonts w:ascii="Montserrat"/>
          <w:color w:val="FFFFFF"/>
          <w:spacing w:val="16"/>
          <w:sz w:val="72"/>
        </w:rPr>
        <w:t>Infos</w:t>
      </w:r>
      <w:r>
        <w:rPr>
          <w:rFonts w:ascii="Montserrat"/>
          <w:color w:val="FFFFFF"/>
          <w:spacing w:val="39"/>
          <w:sz w:val="72"/>
        </w:rPr>
        <w:t xml:space="preserve"> </w:t>
      </w:r>
      <w:r>
        <w:rPr>
          <w:rFonts w:ascii="Montserrat"/>
          <w:color w:val="FFFFFF"/>
          <w:spacing w:val="17"/>
          <w:sz w:val="72"/>
        </w:rPr>
        <w:t>Slides</w:t>
      </w:r>
    </w:p>
    <w:p w14:paraId="6D87AE79" w14:textId="77777777" w:rsidR="00314A1D" w:rsidRPr="00314A1D" w:rsidRDefault="00314A1D" w:rsidP="00314A1D">
      <w:pPr>
        <w:jc w:val="both"/>
        <w:rPr>
          <w:rFonts w:ascii="Arial" w:hAnsi="Arial" w:cs="Arial"/>
          <w:color w:val="000000" w:themeColor="text1"/>
          <w:lang w:val="fr-FR"/>
        </w:rPr>
      </w:pPr>
    </w:p>
    <w:sectPr w:rsidR="00314A1D" w:rsidRPr="00314A1D" w:rsidSect="00ED6BC5">
      <w:pgSz w:w="11906" w:h="16838"/>
      <w:pgMar w:top="964"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8" w:author="Thierry Keutgen" w:date="2024-02-19T11:48:00Z" w:initials="TK">
    <w:p w14:paraId="5C49EA0B" w14:textId="77777777" w:rsidR="002E7830" w:rsidRDefault="002E7830" w:rsidP="002E7830">
      <w:pPr>
        <w:pStyle w:val="CommentText"/>
      </w:pPr>
      <w:r>
        <w:rPr>
          <w:rStyle w:val="CommentReference"/>
        </w:rPr>
        <w:annotationRef/>
      </w:r>
      <w:r>
        <w:t>Ajouter ce qui s’est passé entre mai et décembre, avec en tous cas la soumission du dossier à WS</w:t>
      </w:r>
    </w:p>
  </w:comment>
  <w:comment w:id="65" w:author="Thierry Keutgen" w:date="2024-02-19T11:53:00Z" w:initials="TK">
    <w:p w14:paraId="39892F91" w14:textId="77777777" w:rsidR="002B1F57" w:rsidRDefault="002E7830" w:rsidP="002B1F57">
      <w:pPr>
        <w:pStyle w:val="CommentText"/>
      </w:pPr>
      <w:r>
        <w:rPr>
          <w:rStyle w:val="CommentReference"/>
        </w:rPr>
        <w:annotationRef/>
      </w:r>
      <w:r w:rsidR="002B1F57">
        <w:t>Définir les Phases en cohérence avec le financement décrit plus bas. Je fais une tentative sur base de ce que nous leur avions envoyé dans une présentation.</w:t>
      </w:r>
    </w:p>
  </w:comment>
  <w:comment w:id="98" w:author="Thierry Keutgen" w:date="2024-02-19T12:09:00Z" w:initials="TK">
    <w:p w14:paraId="0D52ACF1" w14:textId="77777777" w:rsidR="004700C1" w:rsidRDefault="004700C1" w:rsidP="004700C1">
      <w:pPr>
        <w:pStyle w:val="CommentText"/>
      </w:pPr>
      <w:r>
        <w:rPr>
          <w:rStyle w:val="CommentReference"/>
        </w:rPr>
        <w:annotationRef/>
      </w:r>
      <w:r>
        <w:t xml:space="preserve">Garder la Phase 1 où le budget est défini. </w:t>
      </w:r>
    </w:p>
  </w:comment>
  <w:comment w:id="100" w:author="Thierry Keutgen" w:date="2024-02-19T12:11:00Z" w:initials="TK">
    <w:p w14:paraId="228869AE" w14:textId="77777777" w:rsidR="004700C1" w:rsidRDefault="004700C1" w:rsidP="004700C1">
      <w:pPr>
        <w:pStyle w:val="CommentText"/>
      </w:pPr>
      <w:r>
        <w:rPr>
          <w:rStyle w:val="CommentReference"/>
        </w:rPr>
        <w:annotationRef/>
      </w:r>
      <w:r>
        <w:t>Par an? Si oui le dire, si non définir une période de couverture par le budget</w:t>
      </w:r>
    </w:p>
  </w:comment>
  <w:comment w:id="104" w:author="Thierry Keutgen" w:date="2024-02-19T12:23:00Z" w:initials="TK">
    <w:p w14:paraId="7743D571" w14:textId="77777777" w:rsidR="00182BFB" w:rsidRDefault="00182BFB" w:rsidP="00182BFB">
      <w:pPr>
        <w:pStyle w:val="CommentText"/>
      </w:pPr>
      <w:r>
        <w:rPr>
          <w:rStyle w:val="CommentReference"/>
        </w:rPr>
        <w:annotationRef/>
      </w:r>
      <w:r>
        <w:t>Joindre la présentation plutôt que l’intégrer au doc. On pourrait aussi joindre la présentation du 26/5 où tout le monde était là et a approuvé</w:t>
      </w:r>
    </w:p>
  </w:comment>
  <w:comment w:id="113" w:author="Thierry Keutgen" w:date="2024-02-19T12:19:00Z" w:initials="TK">
    <w:p w14:paraId="1BE4310F" w14:textId="5C8CB0FD" w:rsidR="00182BFB" w:rsidRDefault="00182BFB" w:rsidP="00182BFB">
      <w:pPr>
        <w:pStyle w:val="CommentText"/>
      </w:pPr>
      <w:r>
        <w:rPr>
          <w:rStyle w:val="CommentReference"/>
        </w:rPr>
        <w:annotationRef/>
      </w:r>
      <w:r>
        <w:t>Je pense qu’on doit leur simplifier la vie par rapport à ces questions.</w:t>
      </w:r>
    </w:p>
    <w:p w14:paraId="73A3D4B3" w14:textId="77777777" w:rsidR="00182BFB" w:rsidRDefault="00182BFB" w:rsidP="00182BFB">
      <w:pPr>
        <w:pStyle w:val="CommentText"/>
      </w:pPr>
      <w:r>
        <w:t>Donc je reprendrais les chiffres que nous avons et qui sont cités dans les présentations, sans dire que nous avons le rapport du Dr Lemaire si ce n’est pas officiel que nous l’avons. Exercice délicat.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49EA0B" w15:done="0"/>
  <w15:commentEx w15:paraId="39892F91" w15:done="0"/>
  <w15:commentEx w15:paraId="0D52ACF1" w15:done="0"/>
  <w15:commentEx w15:paraId="228869AE" w15:done="0"/>
  <w15:commentEx w15:paraId="7743D571" w15:done="0"/>
  <w15:commentEx w15:paraId="73A3D4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053D9" w16cex:dateUtc="2024-02-19T10:48:00Z"/>
  <w16cex:commentExtensible w16cex:durableId="21DC560F" w16cex:dateUtc="2024-02-19T10:53:00Z"/>
  <w16cex:commentExtensible w16cex:durableId="2FD37FBA" w16cex:dateUtc="2024-02-19T11:09:00Z"/>
  <w16cex:commentExtensible w16cex:durableId="29AD295F" w16cex:dateUtc="2024-02-19T11:11:00Z"/>
  <w16cex:commentExtensible w16cex:durableId="0EB9E743" w16cex:dateUtc="2024-02-19T11:23:00Z"/>
  <w16cex:commentExtensible w16cex:durableId="3BA7D640" w16cex:dateUtc="2024-02-19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49EA0B" w16cid:durableId="25D053D9"/>
  <w16cid:commentId w16cid:paraId="39892F91" w16cid:durableId="21DC560F"/>
  <w16cid:commentId w16cid:paraId="0D52ACF1" w16cid:durableId="2FD37FBA"/>
  <w16cid:commentId w16cid:paraId="228869AE" w16cid:durableId="29AD295F"/>
  <w16cid:commentId w16cid:paraId="7743D571" w16cid:durableId="0EB9E743"/>
  <w16cid:commentId w16cid:paraId="73A3D4B3" w16cid:durableId="3BA7D6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tserrat">
    <w:altName w:val="Montserrat"/>
    <w:panose1 w:val="00000500000000000000"/>
    <w:charset w:val="00"/>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Medium">
    <w:altName w:val="Montserrat Medium"/>
    <w:panose1 w:val="00000600000000000000"/>
    <w:charset w:val="00"/>
    <w:family w:val="auto"/>
    <w:notTrueType/>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3C68"/>
    <w:multiLevelType w:val="hybridMultilevel"/>
    <w:tmpl w:val="2DCC7216"/>
    <w:lvl w:ilvl="0" w:tplc="212634C0">
      <w:numFmt w:val="bullet"/>
      <w:lvlText w:val="•"/>
      <w:lvlJc w:val="left"/>
      <w:pPr>
        <w:ind w:left="1152" w:hanging="540"/>
      </w:pPr>
      <w:rPr>
        <w:rFonts w:ascii="Arial" w:eastAsia="Arial" w:hAnsi="Arial" w:cs="Arial" w:hint="default"/>
        <w:b w:val="0"/>
        <w:bCs w:val="0"/>
        <w:i w:val="0"/>
        <w:iCs w:val="0"/>
        <w:color w:val="203864"/>
        <w:spacing w:val="0"/>
        <w:w w:val="100"/>
        <w:sz w:val="48"/>
        <w:szCs w:val="48"/>
        <w:lang w:val="en-US" w:eastAsia="en-US" w:bidi="ar-SA"/>
      </w:rPr>
    </w:lvl>
    <w:lvl w:ilvl="1" w:tplc="1FB82904">
      <w:numFmt w:val="bullet"/>
      <w:lvlText w:val="•"/>
      <w:lvlJc w:val="left"/>
      <w:pPr>
        <w:ind w:left="2948" w:hanging="540"/>
      </w:pPr>
      <w:rPr>
        <w:rFonts w:hint="default"/>
        <w:lang w:val="en-US" w:eastAsia="en-US" w:bidi="ar-SA"/>
      </w:rPr>
    </w:lvl>
    <w:lvl w:ilvl="2" w:tplc="FD3690D8">
      <w:numFmt w:val="bullet"/>
      <w:lvlText w:val="•"/>
      <w:lvlJc w:val="left"/>
      <w:pPr>
        <w:ind w:left="4736" w:hanging="540"/>
      </w:pPr>
      <w:rPr>
        <w:rFonts w:hint="default"/>
        <w:lang w:val="en-US" w:eastAsia="en-US" w:bidi="ar-SA"/>
      </w:rPr>
    </w:lvl>
    <w:lvl w:ilvl="3" w:tplc="10FC0F36">
      <w:numFmt w:val="bullet"/>
      <w:lvlText w:val="•"/>
      <w:lvlJc w:val="left"/>
      <w:pPr>
        <w:ind w:left="6524" w:hanging="540"/>
      </w:pPr>
      <w:rPr>
        <w:rFonts w:hint="default"/>
        <w:lang w:val="en-US" w:eastAsia="en-US" w:bidi="ar-SA"/>
      </w:rPr>
    </w:lvl>
    <w:lvl w:ilvl="4" w:tplc="D5047EB8">
      <w:numFmt w:val="bullet"/>
      <w:lvlText w:val="•"/>
      <w:lvlJc w:val="left"/>
      <w:pPr>
        <w:ind w:left="8312" w:hanging="540"/>
      </w:pPr>
      <w:rPr>
        <w:rFonts w:hint="default"/>
        <w:lang w:val="en-US" w:eastAsia="en-US" w:bidi="ar-SA"/>
      </w:rPr>
    </w:lvl>
    <w:lvl w:ilvl="5" w:tplc="D94000F4">
      <w:numFmt w:val="bullet"/>
      <w:lvlText w:val="•"/>
      <w:lvlJc w:val="left"/>
      <w:pPr>
        <w:ind w:left="10100" w:hanging="540"/>
      </w:pPr>
      <w:rPr>
        <w:rFonts w:hint="default"/>
        <w:lang w:val="en-US" w:eastAsia="en-US" w:bidi="ar-SA"/>
      </w:rPr>
    </w:lvl>
    <w:lvl w:ilvl="6" w:tplc="F06AA670">
      <w:numFmt w:val="bullet"/>
      <w:lvlText w:val="•"/>
      <w:lvlJc w:val="left"/>
      <w:pPr>
        <w:ind w:left="11888" w:hanging="540"/>
      </w:pPr>
      <w:rPr>
        <w:rFonts w:hint="default"/>
        <w:lang w:val="en-US" w:eastAsia="en-US" w:bidi="ar-SA"/>
      </w:rPr>
    </w:lvl>
    <w:lvl w:ilvl="7" w:tplc="89A06546">
      <w:numFmt w:val="bullet"/>
      <w:lvlText w:val="•"/>
      <w:lvlJc w:val="left"/>
      <w:pPr>
        <w:ind w:left="13676" w:hanging="540"/>
      </w:pPr>
      <w:rPr>
        <w:rFonts w:hint="default"/>
        <w:lang w:val="en-US" w:eastAsia="en-US" w:bidi="ar-SA"/>
      </w:rPr>
    </w:lvl>
    <w:lvl w:ilvl="8" w:tplc="B2866880">
      <w:numFmt w:val="bullet"/>
      <w:lvlText w:val="•"/>
      <w:lvlJc w:val="left"/>
      <w:pPr>
        <w:ind w:left="15464" w:hanging="540"/>
      </w:pPr>
      <w:rPr>
        <w:rFonts w:hint="default"/>
        <w:lang w:val="en-US" w:eastAsia="en-US" w:bidi="ar-SA"/>
      </w:rPr>
    </w:lvl>
  </w:abstractNum>
  <w:abstractNum w:abstractNumId="1" w15:restartNumberingAfterBreak="0">
    <w:nsid w:val="04E27075"/>
    <w:multiLevelType w:val="multilevel"/>
    <w:tmpl w:val="9DBCCED4"/>
    <w:lvl w:ilvl="0">
      <w:start w:val="4"/>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602DC"/>
    <w:multiLevelType w:val="hybridMultilevel"/>
    <w:tmpl w:val="D8A0FB1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4C335AE"/>
    <w:multiLevelType w:val="multilevel"/>
    <w:tmpl w:val="9DBCCE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12F51"/>
    <w:multiLevelType w:val="multilevel"/>
    <w:tmpl w:val="B2EE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52A37"/>
    <w:multiLevelType w:val="multilevel"/>
    <w:tmpl w:val="62C8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790135"/>
    <w:multiLevelType w:val="multilevel"/>
    <w:tmpl w:val="9DBCCED4"/>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E1C3F"/>
    <w:multiLevelType w:val="multilevel"/>
    <w:tmpl w:val="9DBCC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A47DF"/>
    <w:multiLevelType w:val="multilevel"/>
    <w:tmpl w:val="B2E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256875"/>
    <w:multiLevelType w:val="hybridMultilevel"/>
    <w:tmpl w:val="DC8A505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B50F4F"/>
    <w:multiLevelType w:val="multilevel"/>
    <w:tmpl w:val="9DBCCE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34362EF3"/>
    <w:multiLevelType w:val="multilevel"/>
    <w:tmpl w:val="BB902E7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FB527C"/>
    <w:multiLevelType w:val="multilevel"/>
    <w:tmpl w:val="5CF81C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40E419D2"/>
    <w:multiLevelType w:val="multilevel"/>
    <w:tmpl w:val="9DBCCED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F4055"/>
    <w:multiLevelType w:val="multilevel"/>
    <w:tmpl w:val="9440C9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4DB31D56"/>
    <w:multiLevelType w:val="hybridMultilevel"/>
    <w:tmpl w:val="20F25D2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1E756EE"/>
    <w:multiLevelType w:val="multilevel"/>
    <w:tmpl w:val="FC3AD7B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5435441D"/>
    <w:multiLevelType w:val="multilevel"/>
    <w:tmpl w:val="B3263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543C505E"/>
    <w:multiLevelType w:val="hybridMultilevel"/>
    <w:tmpl w:val="BA249CE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55851474"/>
    <w:multiLevelType w:val="multilevel"/>
    <w:tmpl w:val="9DBCCED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57546D3A"/>
    <w:multiLevelType w:val="multilevel"/>
    <w:tmpl w:val="B3263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576A3D47"/>
    <w:multiLevelType w:val="multilevel"/>
    <w:tmpl w:val="3C6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D1EFD"/>
    <w:multiLevelType w:val="multilevel"/>
    <w:tmpl w:val="9DBCCE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723A17"/>
    <w:multiLevelType w:val="multilevel"/>
    <w:tmpl w:val="8E28347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902149"/>
    <w:multiLevelType w:val="hybridMultilevel"/>
    <w:tmpl w:val="2D48A25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60271508"/>
    <w:multiLevelType w:val="hybridMultilevel"/>
    <w:tmpl w:val="0BCAAB5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6" w15:restartNumberingAfterBreak="0">
    <w:nsid w:val="6784754F"/>
    <w:multiLevelType w:val="multilevel"/>
    <w:tmpl w:val="6568CB2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7A4EE7"/>
    <w:multiLevelType w:val="hybridMultilevel"/>
    <w:tmpl w:val="DC8A505C"/>
    <w:lvl w:ilvl="0" w:tplc="A9A0E6B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3A2471"/>
    <w:multiLevelType w:val="multilevel"/>
    <w:tmpl w:val="691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A17EEF"/>
    <w:multiLevelType w:val="hybridMultilevel"/>
    <w:tmpl w:val="FA0C3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6032E6"/>
    <w:multiLevelType w:val="hybridMultilevel"/>
    <w:tmpl w:val="1EB8C8D0"/>
    <w:lvl w:ilvl="0" w:tplc="8E2CA2E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64E1A"/>
    <w:multiLevelType w:val="multilevel"/>
    <w:tmpl w:val="9DBCCED4"/>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BA3AB9"/>
    <w:multiLevelType w:val="multilevel"/>
    <w:tmpl w:val="0F7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216C0D"/>
    <w:multiLevelType w:val="multilevel"/>
    <w:tmpl w:val="1E422F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7962719D"/>
    <w:multiLevelType w:val="multilevel"/>
    <w:tmpl w:val="B2E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D240A2"/>
    <w:multiLevelType w:val="multilevel"/>
    <w:tmpl w:val="9DBCCED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E53C38"/>
    <w:multiLevelType w:val="multilevel"/>
    <w:tmpl w:val="3E5CA744"/>
    <w:lvl w:ilvl="0">
      <w:start w:val="1"/>
      <w:numFmt w:val="decimal"/>
      <w:lvlText w:val="%1."/>
      <w:lvlJc w:val="left"/>
      <w:pPr>
        <w:tabs>
          <w:tab w:val="num" w:pos="720"/>
        </w:tabs>
        <w:ind w:left="720" w:hanging="360"/>
      </w:pPr>
    </w:lvl>
    <w:lvl w:ilvl="1">
      <w:start w:val="5"/>
      <w:numFmt w:val="decimal"/>
      <w:lvlText w:val="%2."/>
      <w:lvlJc w:val="left"/>
      <w:pPr>
        <w:ind w:left="1800" w:hanging="720"/>
      </w:pPr>
      <w:rPr>
        <w:rFonts w:hint="default"/>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7CEF38A1"/>
    <w:multiLevelType w:val="hybridMultilevel"/>
    <w:tmpl w:val="610EAAA8"/>
    <w:lvl w:ilvl="0" w:tplc="917CBB7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030934"/>
    <w:multiLevelType w:val="multilevel"/>
    <w:tmpl w:val="9DBCCED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96262F"/>
    <w:multiLevelType w:val="multilevel"/>
    <w:tmpl w:val="9DBC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706588">
    <w:abstractNumId w:val="11"/>
  </w:num>
  <w:num w:numId="2" w16cid:durableId="262957064">
    <w:abstractNumId w:val="14"/>
  </w:num>
  <w:num w:numId="3" w16cid:durableId="1521436659">
    <w:abstractNumId w:val="12"/>
  </w:num>
  <w:num w:numId="4" w16cid:durableId="12466699">
    <w:abstractNumId w:val="33"/>
  </w:num>
  <w:num w:numId="5" w16cid:durableId="158738052">
    <w:abstractNumId w:val="17"/>
  </w:num>
  <w:num w:numId="6" w16cid:durableId="1292637365">
    <w:abstractNumId w:val="36"/>
  </w:num>
  <w:num w:numId="7" w16cid:durableId="439833801">
    <w:abstractNumId w:val="26"/>
  </w:num>
  <w:num w:numId="8" w16cid:durableId="1678343139">
    <w:abstractNumId w:val="23"/>
  </w:num>
  <w:num w:numId="9" w16cid:durableId="2127888522">
    <w:abstractNumId w:val="27"/>
  </w:num>
  <w:num w:numId="10" w16cid:durableId="398672376">
    <w:abstractNumId w:val="9"/>
  </w:num>
  <w:num w:numId="11" w16cid:durableId="1831939929">
    <w:abstractNumId w:val="0"/>
  </w:num>
  <w:num w:numId="12" w16cid:durableId="1704012797">
    <w:abstractNumId w:val="16"/>
  </w:num>
  <w:num w:numId="13" w16cid:durableId="734743155">
    <w:abstractNumId w:val="20"/>
  </w:num>
  <w:num w:numId="14" w16cid:durableId="2133935497">
    <w:abstractNumId w:val="10"/>
  </w:num>
  <w:num w:numId="15" w16cid:durableId="1820535329">
    <w:abstractNumId w:val="19"/>
  </w:num>
  <w:num w:numId="16" w16cid:durableId="543756585">
    <w:abstractNumId w:val="39"/>
  </w:num>
  <w:num w:numId="17" w16cid:durableId="1501585030">
    <w:abstractNumId w:val="35"/>
  </w:num>
  <w:num w:numId="18" w16cid:durableId="595753775">
    <w:abstractNumId w:val="3"/>
  </w:num>
  <w:num w:numId="19" w16cid:durableId="2069104472">
    <w:abstractNumId w:val="6"/>
  </w:num>
  <w:num w:numId="20" w16cid:durableId="57897836">
    <w:abstractNumId w:val="28"/>
  </w:num>
  <w:num w:numId="21" w16cid:durableId="1447385036">
    <w:abstractNumId w:val="21"/>
  </w:num>
  <w:num w:numId="22" w16cid:durableId="453208785">
    <w:abstractNumId w:val="32"/>
  </w:num>
  <w:num w:numId="23" w16cid:durableId="72705523">
    <w:abstractNumId w:val="5"/>
  </w:num>
  <w:num w:numId="24" w16cid:durableId="2061511216">
    <w:abstractNumId w:val="22"/>
  </w:num>
  <w:num w:numId="25" w16cid:durableId="1447770952">
    <w:abstractNumId w:val="13"/>
  </w:num>
  <w:num w:numId="26" w16cid:durableId="800030411">
    <w:abstractNumId w:val="38"/>
  </w:num>
  <w:num w:numId="27" w16cid:durableId="299195992">
    <w:abstractNumId w:val="1"/>
  </w:num>
  <w:num w:numId="28" w16cid:durableId="1622687754">
    <w:abstractNumId w:val="7"/>
  </w:num>
  <w:num w:numId="29" w16cid:durableId="2052923888">
    <w:abstractNumId w:val="31"/>
  </w:num>
  <w:num w:numId="30" w16cid:durableId="1330863389">
    <w:abstractNumId w:val="29"/>
  </w:num>
  <w:num w:numId="31" w16cid:durableId="693120536">
    <w:abstractNumId w:val="2"/>
  </w:num>
  <w:num w:numId="32" w16cid:durableId="1614970339">
    <w:abstractNumId w:val="18"/>
  </w:num>
  <w:num w:numId="33" w16cid:durableId="2076078473">
    <w:abstractNumId w:val="24"/>
  </w:num>
  <w:num w:numId="34" w16cid:durableId="1166244900">
    <w:abstractNumId w:val="15"/>
  </w:num>
  <w:num w:numId="35" w16cid:durableId="625811809">
    <w:abstractNumId w:val="30"/>
  </w:num>
  <w:num w:numId="36" w16cid:durableId="1334844689">
    <w:abstractNumId w:val="37"/>
  </w:num>
  <w:num w:numId="37" w16cid:durableId="583731956">
    <w:abstractNumId w:val="25"/>
  </w:num>
  <w:num w:numId="38" w16cid:durableId="1734347299">
    <w:abstractNumId w:val="8"/>
  </w:num>
  <w:num w:numId="39" w16cid:durableId="2034115465">
    <w:abstractNumId w:val="4"/>
  </w:num>
  <w:num w:numId="40" w16cid:durableId="1480347745">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an Claude havaux">
    <w15:presenceInfo w15:providerId="Windows Live" w15:userId="3b7b8275b8facb47"/>
  </w15:person>
  <w15:person w15:author="Thierry Keutgen">
    <w15:presenceInfo w15:providerId="AD" w15:userId="S::t.keutgen@strigo.be::062e57b9-8ee9-4369-a577-4f25407524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42"/>
    <w:rsid w:val="00094963"/>
    <w:rsid w:val="001579BB"/>
    <w:rsid w:val="00182BFB"/>
    <w:rsid w:val="002B1F57"/>
    <w:rsid w:val="002B7B41"/>
    <w:rsid w:val="002E7830"/>
    <w:rsid w:val="0031403B"/>
    <w:rsid w:val="00314A1D"/>
    <w:rsid w:val="00332EB4"/>
    <w:rsid w:val="00440F42"/>
    <w:rsid w:val="004700C1"/>
    <w:rsid w:val="00475A56"/>
    <w:rsid w:val="00536FD2"/>
    <w:rsid w:val="007B4680"/>
    <w:rsid w:val="00840D55"/>
    <w:rsid w:val="0085004C"/>
    <w:rsid w:val="009D6ACA"/>
    <w:rsid w:val="00AC5959"/>
    <w:rsid w:val="00AD7554"/>
    <w:rsid w:val="00B00466"/>
    <w:rsid w:val="00B260FB"/>
    <w:rsid w:val="00B77447"/>
    <w:rsid w:val="00B9004B"/>
    <w:rsid w:val="00C82D8A"/>
    <w:rsid w:val="00C945A6"/>
    <w:rsid w:val="00D80B7D"/>
    <w:rsid w:val="00DB7CEC"/>
    <w:rsid w:val="00DF2584"/>
    <w:rsid w:val="00E726F3"/>
    <w:rsid w:val="00ED6BC5"/>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092A"/>
  <w15:chartTrackingRefBased/>
  <w15:docId w15:val="{C9C6B35A-FDF6-A443-AFAF-EA61BD5A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ACA"/>
    <w:rPr>
      <w:rFonts w:ascii="Times New Roman" w:eastAsia="Times New Roman" w:hAnsi="Times New Roman" w:cs="Times New Roman"/>
      <w:lang w:eastAsia="zh-CN"/>
    </w:rPr>
  </w:style>
  <w:style w:type="paragraph" w:styleId="Heading1">
    <w:name w:val="heading 1"/>
    <w:basedOn w:val="Normal"/>
    <w:link w:val="Heading1Char"/>
    <w:uiPriority w:val="9"/>
    <w:qFormat/>
    <w:rsid w:val="00314A1D"/>
    <w:pPr>
      <w:widowControl w:val="0"/>
      <w:autoSpaceDE w:val="0"/>
      <w:autoSpaceDN w:val="0"/>
      <w:ind w:left="428"/>
      <w:outlineLvl w:val="0"/>
    </w:pPr>
    <w:rPr>
      <w:rFonts w:ascii="Calibri" w:eastAsia="Calibri" w:hAnsi="Calibri" w:cs="Calibri"/>
      <w:sz w:val="72"/>
      <w:szCs w:val="7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40F42"/>
  </w:style>
  <w:style w:type="paragraph" w:styleId="ListParagraph">
    <w:name w:val="List Paragraph"/>
    <w:basedOn w:val="Normal"/>
    <w:uiPriority w:val="34"/>
    <w:qFormat/>
    <w:rsid w:val="00440F42"/>
    <w:pPr>
      <w:spacing w:before="100" w:beforeAutospacing="1" w:after="100" w:afterAutospacing="1"/>
    </w:pPr>
    <w:rPr>
      <w:lang w:eastAsia="en-GB"/>
    </w:rPr>
  </w:style>
  <w:style w:type="paragraph" w:styleId="Date">
    <w:name w:val="Date"/>
    <w:basedOn w:val="Normal"/>
    <w:next w:val="Normal"/>
    <w:link w:val="DateChar"/>
    <w:uiPriority w:val="99"/>
    <w:semiHidden/>
    <w:unhideWhenUsed/>
    <w:rsid w:val="00AD7554"/>
  </w:style>
  <w:style w:type="character" w:customStyle="1" w:styleId="DateChar">
    <w:name w:val="Date Char"/>
    <w:basedOn w:val="DefaultParagraphFont"/>
    <w:link w:val="Date"/>
    <w:uiPriority w:val="99"/>
    <w:semiHidden/>
    <w:rsid w:val="00AD7554"/>
  </w:style>
  <w:style w:type="paragraph" w:customStyle="1" w:styleId="xmsonormal">
    <w:name w:val="x_msonormal"/>
    <w:basedOn w:val="Normal"/>
    <w:rsid w:val="00314A1D"/>
    <w:pPr>
      <w:spacing w:before="100" w:beforeAutospacing="1" w:after="100" w:afterAutospacing="1"/>
    </w:pPr>
  </w:style>
  <w:style w:type="character" w:customStyle="1" w:styleId="Heading1Char">
    <w:name w:val="Heading 1 Char"/>
    <w:basedOn w:val="DefaultParagraphFont"/>
    <w:link w:val="Heading1"/>
    <w:uiPriority w:val="9"/>
    <w:rsid w:val="00314A1D"/>
    <w:rPr>
      <w:rFonts w:ascii="Calibri" w:eastAsia="Calibri" w:hAnsi="Calibri" w:cs="Calibri"/>
      <w:sz w:val="72"/>
      <w:szCs w:val="72"/>
      <w:lang w:val="en-US"/>
    </w:rPr>
  </w:style>
  <w:style w:type="paragraph" w:styleId="BodyText">
    <w:name w:val="Body Text"/>
    <w:basedOn w:val="Normal"/>
    <w:link w:val="BodyTextChar"/>
    <w:uiPriority w:val="1"/>
    <w:qFormat/>
    <w:rsid w:val="00314A1D"/>
    <w:pPr>
      <w:widowControl w:val="0"/>
      <w:autoSpaceDE w:val="0"/>
      <w:autoSpaceDN w:val="0"/>
    </w:pPr>
    <w:rPr>
      <w:rFonts w:ascii="Calibri" w:eastAsia="Calibri" w:hAnsi="Calibri" w:cs="Calibri"/>
      <w:sz w:val="64"/>
      <w:szCs w:val="64"/>
      <w:lang w:val="en-US"/>
    </w:rPr>
  </w:style>
  <w:style w:type="character" w:customStyle="1" w:styleId="BodyTextChar">
    <w:name w:val="Body Text Char"/>
    <w:basedOn w:val="DefaultParagraphFont"/>
    <w:link w:val="BodyText"/>
    <w:uiPriority w:val="1"/>
    <w:rsid w:val="00314A1D"/>
    <w:rPr>
      <w:rFonts w:ascii="Calibri" w:eastAsia="Calibri" w:hAnsi="Calibri" w:cs="Calibri"/>
      <w:sz w:val="64"/>
      <w:szCs w:val="64"/>
      <w:lang w:val="en-US"/>
    </w:rPr>
  </w:style>
  <w:style w:type="paragraph" w:styleId="Revision">
    <w:name w:val="Revision"/>
    <w:hidden/>
    <w:uiPriority w:val="99"/>
    <w:semiHidden/>
    <w:rsid w:val="002E7830"/>
    <w:rPr>
      <w:rFonts w:ascii="Times New Roman" w:eastAsia="Times New Roman" w:hAnsi="Times New Roman" w:cs="Times New Roman"/>
      <w:lang w:eastAsia="zh-CN"/>
    </w:rPr>
  </w:style>
  <w:style w:type="character" w:styleId="CommentReference">
    <w:name w:val="annotation reference"/>
    <w:basedOn w:val="DefaultParagraphFont"/>
    <w:uiPriority w:val="99"/>
    <w:semiHidden/>
    <w:unhideWhenUsed/>
    <w:rsid w:val="002E7830"/>
    <w:rPr>
      <w:sz w:val="16"/>
      <w:szCs w:val="16"/>
    </w:rPr>
  </w:style>
  <w:style w:type="paragraph" w:styleId="CommentText">
    <w:name w:val="annotation text"/>
    <w:basedOn w:val="Normal"/>
    <w:link w:val="CommentTextChar"/>
    <w:uiPriority w:val="99"/>
    <w:unhideWhenUsed/>
    <w:rsid w:val="002E7830"/>
    <w:rPr>
      <w:sz w:val="20"/>
      <w:szCs w:val="20"/>
    </w:rPr>
  </w:style>
  <w:style w:type="character" w:customStyle="1" w:styleId="CommentTextChar">
    <w:name w:val="Comment Text Char"/>
    <w:basedOn w:val="DefaultParagraphFont"/>
    <w:link w:val="CommentText"/>
    <w:uiPriority w:val="99"/>
    <w:rsid w:val="002E7830"/>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2E7830"/>
    <w:rPr>
      <w:b/>
      <w:bCs/>
    </w:rPr>
  </w:style>
  <w:style w:type="character" w:customStyle="1" w:styleId="CommentSubjectChar">
    <w:name w:val="Comment Subject Char"/>
    <w:basedOn w:val="CommentTextChar"/>
    <w:link w:val="CommentSubject"/>
    <w:uiPriority w:val="99"/>
    <w:semiHidden/>
    <w:rsid w:val="002E7830"/>
    <w:rPr>
      <w:rFonts w:ascii="Times New Roman" w:eastAsia="Times New Roman" w:hAnsi="Times New Roman" w:cs="Times New Roman"/>
      <w:b/>
      <w:bCs/>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042248">
      <w:bodyDiv w:val="1"/>
      <w:marLeft w:val="0"/>
      <w:marRight w:val="0"/>
      <w:marTop w:val="0"/>
      <w:marBottom w:val="0"/>
      <w:divBdr>
        <w:top w:val="none" w:sz="0" w:space="0" w:color="auto"/>
        <w:left w:val="none" w:sz="0" w:space="0" w:color="auto"/>
        <w:bottom w:val="none" w:sz="0" w:space="0" w:color="auto"/>
        <w:right w:val="none" w:sz="0" w:space="0" w:color="auto"/>
      </w:divBdr>
    </w:div>
    <w:div w:id="522670007">
      <w:bodyDiv w:val="1"/>
      <w:marLeft w:val="0"/>
      <w:marRight w:val="0"/>
      <w:marTop w:val="0"/>
      <w:marBottom w:val="0"/>
      <w:divBdr>
        <w:top w:val="none" w:sz="0" w:space="0" w:color="auto"/>
        <w:left w:val="none" w:sz="0" w:space="0" w:color="auto"/>
        <w:bottom w:val="none" w:sz="0" w:space="0" w:color="auto"/>
        <w:right w:val="none" w:sz="0" w:space="0" w:color="auto"/>
      </w:divBdr>
    </w:div>
    <w:div w:id="1017584918">
      <w:bodyDiv w:val="1"/>
      <w:marLeft w:val="0"/>
      <w:marRight w:val="0"/>
      <w:marTop w:val="0"/>
      <w:marBottom w:val="0"/>
      <w:divBdr>
        <w:top w:val="none" w:sz="0" w:space="0" w:color="auto"/>
        <w:left w:val="none" w:sz="0" w:space="0" w:color="auto"/>
        <w:bottom w:val="none" w:sz="0" w:space="0" w:color="auto"/>
        <w:right w:val="none" w:sz="0" w:space="0" w:color="auto"/>
      </w:divBdr>
    </w:div>
    <w:div w:id="1425883905">
      <w:bodyDiv w:val="1"/>
      <w:marLeft w:val="0"/>
      <w:marRight w:val="0"/>
      <w:marTop w:val="0"/>
      <w:marBottom w:val="0"/>
      <w:divBdr>
        <w:top w:val="none" w:sz="0" w:space="0" w:color="auto"/>
        <w:left w:val="none" w:sz="0" w:space="0" w:color="auto"/>
        <w:bottom w:val="none" w:sz="0" w:space="0" w:color="auto"/>
        <w:right w:val="none" w:sz="0" w:space="0" w:color="auto"/>
      </w:divBdr>
    </w:div>
    <w:div w:id="1919823914">
      <w:bodyDiv w:val="1"/>
      <w:marLeft w:val="0"/>
      <w:marRight w:val="0"/>
      <w:marTop w:val="0"/>
      <w:marBottom w:val="0"/>
      <w:divBdr>
        <w:top w:val="none" w:sz="0" w:space="0" w:color="auto"/>
        <w:left w:val="none" w:sz="0" w:space="0" w:color="auto"/>
        <w:bottom w:val="none" w:sz="0" w:space="0" w:color="auto"/>
        <w:right w:val="none" w:sz="0" w:space="0" w:color="auto"/>
      </w:divBdr>
    </w:div>
    <w:div w:id="206243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microsoft.com/office/2011/relationships/people" Target="peop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22</Pages>
  <Words>2793</Words>
  <Characters>15923</Characters>
  <Application>Microsoft Office Word</Application>
  <DocSecurity>0</DocSecurity>
  <Lines>132</Lines>
  <Paragraphs>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 Claude havaux</cp:lastModifiedBy>
  <cp:revision>4</cp:revision>
  <dcterms:created xsi:type="dcterms:W3CDTF">2024-02-19T11:59:00Z</dcterms:created>
  <dcterms:modified xsi:type="dcterms:W3CDTF">2024-02-19T12:46:00Z</dcterms:modified>
</cp:coreProperties>
</file>