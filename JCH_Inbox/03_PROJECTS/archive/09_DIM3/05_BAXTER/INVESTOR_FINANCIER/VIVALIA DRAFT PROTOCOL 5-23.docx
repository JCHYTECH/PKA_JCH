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3681"/>
        <w:gridCol w:w="5669"/>
      </w:tblGrid>
      <w:tr w:rsidR="00E91B8B" w:rsidRPr="00CE6E68" w14:paraId="68710BFC" w14:textId="77777777" w:rsidTr="00E91B8B">
        <w:tc>
          <w:tcPr>
            <w:tcW w:w="3681" w:type="dxa"/>
          </w:tcPr>
          <w:p w14:paraId="365FBBBA" w14:textId="5F5F9C26" w:rsidR="00E91B8B" w:rsidRPr="00CE6E68" w:rsidRDefault="00E91B8B" w:rsidP="00383AD2">
            <w:pPr>
              <w:rPr>
                <w:sz w:val="32"/>
                <w:szCs w:val="32"/>
                <w:lang w:val="en-US"/>
              </w:rPr>
            </w:pPr>
            <w:r w:rsidRPr="00CE6E68">
              <w:rPr>
                <w:sz w:val="32"/>
                <w:szCs w:val="32"/>
                <w:lang w:val="en-US"/>
              </w:rPr>
              <w:t xml:space="preserve">PROJECT </w:t>
            </w:r>
          </w:p>
        </w:tc>
        <w:tc>
          <w:tcPr>
            <w:tcW w:w="5669" w:type="dxa"/>
          </w:tcPr>
          <w:p w14:paraId="11B1AE1B" w14:textId="09A53F80" w:rsidR="00E91B8B" w:rsidRPr="00CE6E68" w:rsidRDefault="00E91B8B" w:rsidP="00383AD2">
            <w:pPr>
              <w:rPr>
                <w:b/>
                <w:bCs/>
                <w:sz w:val="32"/>
                <w:szCs w:val="32"/>
                <w:lang w:val="en-US"/>
              </w:rPr>
            </w:pPr>
            <w:r w:rsidRPr="00CE6E68">
              <w:rPr>
                <w:b/>
                <w:bCs/>
                <w:sz w:val="32"/>
                <w:szCs w:val="32"/>
                <w:lang w:val="en-US"/>
              </w:rPr>
              <w:t>VIVADIM3</w:t>
            </w:r>
          </w:p>
        </w:tc>
      </w:tr>
      <w:tr w:rsidR="00E91B8B" w:rsidRPr="00CE6E68" w14:paraId="7305FE48" w14:textId="77777777" w:rsidTr="00E91B8B">
        <w:tc>
          <w:tcPr>
            <w:tcW w:w="3681" w:type="dxa"/>
          </w:tcPr>
          <w:p w14:paraId="4F14E49B" w14:textId="2A64B8C4" w:rsidR="00E91B8B" w:rsidRPr="00CE6E68" w:rsidRDefault="00E91B8B" w:rsidP="00383AD2">
            <w:pPr>
              <w:rPr>
                <w:sz w:val="32"/>
                <w:szCs w:val="32"/>
                <w:lang w:val="en-US"/>
              </w:rPr>
            </w:pPr>
            <w:r w:rsidRPr="00CE6E68">
              <w:rPr>
                <w:sz w:val="32"/>
                <w:szCs w:val="32"/>
                <w:lang w:val="en-US"/>
              </w:rPr>
              <w:t>VIVALIA – DIM</w:t>
            </w:r>
            <w:proofErr w:type="gramStart"/>
            <w:r w:rsidRPr="00CE6E68">
              <w:rPr>
                <w:sz w:val="32"/>
                <w:szCs w:val="32"/>
                <w:lang w:val="en-US"/>
              </w:rPr>
              <w:t>3 :</w:t>
            </w:r>
            <w:proofErr w:type="gramEnd"/>
            <w:r w:rsidRPr="00CE6E68">
              <w:rPr>
                <w:sz w:val="32"/>
                <w:szCs w:val="32"/>
                <w:lang w:val="en-US"/>
              </w:rPr>
              <w:t xml:space="preserve"> </w:t>
            </w:r>
          </w:p>
        </w:tc>
        <w:tc>
          <w:tcPr>
            <w:tcW w:w="5669" w:type="dxa"/>
          </w:tcPr>
          <w:p w14:paraId="6F92EFCA" w14:textId="718B564C" w:rsidR="00E91B8B" w:rsidRPr="00CE6E68" w:rsidRDefault="00E91B8B" w:rsidP="00383AD2">
            <w:pPr>
              <w:rPr>
                <w:b/>
                <w:bCs/>
                <w:sz w:val="32"/>
                <w:szCs w:val="32"/>
                <w:lang w:val="en-US"/>
              </w:rPr>
            </w:pPr>
            <w:r w:rsidRPr="00CE6E68">
              <w:rPr>
                <w:b/>
                <w:bCs/>
                <w:sz w:val="32"/>
                <w:szCs w:val="32"/>
                <w:lang w:val="en-US"/>
              </w:rPr>
              <w:t>USE AND ECONOMICAL IMPACT OF DIM3 CLINICAL NUTRITION SYSTEM</w:t>
            </w:r>
          </w:p>
        </w:tc>
      </w:tr>
      <w:tr w:rsidR="00E91B8B" w:rsidRPr="00CE6E68" w14:paraId="1E83CF3B" w14:textId="77777777" w:rsidTr="00E91B8B">
        <w:tc>
          <w:tcPr>
            <w:tcW w:w="3681" w:type="dxa"/>
          </w:tcPr>
          <w:p w14:paraId="47F9118F" w14:textId="619D2E64" w:rsidR="00E91B8B" w:rsidRPr="00CE6E68" w:rsidRDefault="00E91B8B" w:rsidP="00383AD2">
            <w:pPr>
              <w:rPr>
                <w:sz w:val="32"/>
                <w:szCs w:val="32"/>
                <w:lang w:val="pt-BR"/>
              </w:rPr>
            </w:pPr>
            <w:r w:rsidRPr="00CE6E68">
              <w:rPr>
                <w:sz w:val="32"/>
                <w:szCs w:val="32"/>
                <w:lang w:val="pt-BR"/>
              </w:rPr>
              <w:t xml:space="preserve">PROTOCOL VERSION : </w:t>
            </w:r>
          </w:p>
        </w:tc>
        <w:tc>
          <w:tcPr>
            <w:tcW w:w="5669" w:type="dxa"/>
          </w:tcPr>
          <w:p w14:paraId="3923691A" w14:textId="5B46EC99" w:rsidR="00E91B8B" w:rsidRPr="00CE6E68" w:rsidRDefault="00E91B8B" w:rsidP="00383AD2">
            <w:pPr>
              <w:rPr>
                <w:b/>
                <w:bCs/>
                <w:sz w:val="32"/>
                <w:szCs w:val="32"/>
              </w:rPr>
            </w:pPr>
            <w:r w:rsidRPr="00CE6E68">
              <w:rPr>
                <w:b/>
                <w:bCs/>
                <w:sz w:val="32"/>
                <w:szCs w:val="32"/>
                <w:lang w:val="pt-BR"/>
              </w:rPr>
              <w:t>DRAFT 0.1</w:t>
            </w:r>
          </w:p>
        </w:tc>
      </w:tr>
      <w:tr w:rsidR="00E91B8B" w:rsidRPr="00CE6E68" w14:paraId="2E0FDAC4" w14:textId="77777777" w:rsidTr="00E91B8B">
        <w:tc>
          <w:tcPr>
            <w:tcW w:w="3681" w:type="dxa"/>
          </w:tcPr>
          <w:p w14:paraId="7E469997" w14:textId="561077AE" w:rsidR="00E91B8B" w:rsidRPr="00CE6E68" w:rsidRDefault="00E91B8B" w:rsidP="00383AD2">
            <w:pPr>
              <w:rPr>
                <w:sz w:val="32"/>
                <w:szCs w:val="32"/>
                <w:lang w:val="pt-BR"/>
              </w:rPr>
            </w:pPr>
            <w:r w:rsidRPr="00CE6E68">
              <w:rPr>
                <w:sz w:val="32"/>
                <w:szCs w:val="32"/>
                <w:lang w:val="pt-BR"/>
              </w:rPr>
              <w:t>DATE</w:t>
            </w:r>
          </w:p>
        </w:tc>
        <w:tc>
          <w:tcPr>
            <w:tcW w:w="5669" w:type="dxa"/>
          </w:tcPr>
          <w:p w14:paraId="757F41E5" w14:textId="743E16D4" w:rsidR="00E91B8B" w:rsidRPr="00CE6E68" w:rsidRDefault="00E91B8B" w:rsidP="00383AD2">
            <w:pPr>
              <w:rPr>
                <w:b/>
                <w:bCs/>
                <w:sz w:val="32"/>
                <w:szCs w:val="32"/>
                <w:lang w:val="pt-BR"/>
              </w:rPr>
            </w:pPr>
            <w:r w:rsidRPr="00CE6E68">
              <w:rPr>
                <w:b/>
                <w:bCs/>
                <w:sz w:val="32"/>
                <w:szCs w:val="32"/>
                <w:lang w:val="pt-BR"/>
              </w:rPr>
              <w:t>21/5/23</w:t>
            </w:r>
          </w:p>
        </w:tc>
      </w:tr>
    </w:tbl>
    <w:p w14:paraId="132EA606" w14:textId="77777777" w:rsidR="00E91B8B" w:rsidRDefault="00E91B8B" w:rsidP="00E91B8B"/>
    <w:p w14:paraId="51427EB2" w14:textId="4BD0D265" w:rsidR="007C5AF6" w:rsidRDefault="007C5AF6" w:rsidP="007C5AF6">
      <w:pPr>
        <w:rPr>
          <w:lang w:val="en-US"/>
        </w:rPr>
      </w:pPr>
      <w:proofErr w:type="gramStart"/>
      <w:r w:rsidRPr="007C5AF6">
        <w:rPr>
          <w:lang w:val="en-US"/>
        </w:rPr>
        <w:t xml:space="preserve">Note </w:t>
      </w:r>
      <w:r>
        <w:rPr>
          <w:lang w:val="en-US"/>
        </w:rPr>
        <w:t>:</w:t>
      </w:r>
      <w:proofErr w:type="gramEnd"/>
      <w:r>
        <w:rPr>
          <w:lang w:val="en-US"/>
        </w:rPr>
        <w:t xml:space="preserve"> </w:t>
      </w:r>
      <w:r w:rsidRPr="007C5AF6">
        <w:rPr>
          <w:lang w:val="en-US"/>
        </w:rPr>
        <w:t xml:space="preserve">this is draft version to </w:t>
      </w:r>
      <w:r>
        <w:rPr>
          <w:lang w:val="en-US"/>
        </w:rPr>
        <w:t>be used as a convergence tool between Vivalia entities and Dim3.</w:t>
      </w:r>
    </w:p>
    <w:p w14:paraId="1CAD5472" w14:textId="420DAFF3" w:rsidR="007C5AF6" w:rsidRDefault="007C5AF6" w:rsidP="00E91B8B">
      <w:pPr>
        <w:rPr>
          <w:lang w:val="en-US"/>
        </w:rPr>
      </w:pPr>
      <w:r>
        <w:rPr>
          <w:lang w:val="en-US"/>
        </w:rPr>
        <w:t>Once consensus on basic steps will be achieved the protocol sensu stricto will be finalized.</w:t>
      </w:r>
    </w:p>
    <w:p w14:paraId="738665B0" w14:textId="77777777" w:rsidR="007C5AF6" w:rsidRDefault="007C5AF6" w:rsidP="00E91B8B">
      <w:pPr>
        <w:rPr>
          <w:lang w:val="en-US"/>
        </w:rPr>
      </w:pPr>
    </w:p>
    <w:p w14:paraId="2431CCD1" w14:textId="7A78D270" w:rsidR="006F13F0" w:rsidRDefault="006F13F0" w:rsidP="00E91B8B">
      <w:pPr>
        <w:rPr>
          <w:lang w:val="en-US"/>
        </w:rPr>
      </w:pPr>
      <w:proofErr w:type="gramStart"/>
      <w:r>
        <w:rPr>
          <w:lang w:val="en-US"/>
        </w:rPr>
        <w:t>Note :</w:t>
      </w:r>
      <w:proofErr w:type="gramEnd"/>
      <w:r>
        <w:rPr>
          <w:lang w:val="en-US"/>
        </w:rPr>
        <w:t xml:space="preserve"> some parts of Lille Protocol will be translated in the final protocol regarding users surveys and trainings</w:t>
      </w:r>
    </w:p>
    <w:p w14:paraId="11754239" w14:textId="77777777" w:rsidR="006F13F0" w:rsidRPr="007C5AF6" w:rsidRDefault="006F13F0" w:rsidP="00E91B8B">
      <w:pPr>
        <w:rPr>
          <w:lang w:val="en-US"/>
        </w:rPr>
      </w:pPr>
    </w:p>
    <w:p w14:paraId="519BB9AA" w14:textId="3F6AB008" w:rsidR="00CE6E68" w:rsidRPr="006F13F0" w:rsidRDefault="00B72DE0" w:rsidP="00CE6E68">
      <w:pPr>
        <w:rPr>
          <w:b/>
          <w:bCs/>
          <w:lang w:val="en-US"/>
        </w:rPr>
      </w:pPr>
      <w:r w:rsidRPr="006F13F0">
        <w:rPr>
          <w:b/>
          <w:bCs/>
          <w:lang w:val="en-US"/>
        </w:rPr>
        <w:t>SUMMARY</w:t>
      </w:r>
      <w:r w:rsidR="00CE6E68" w:rsidRPr="006F13F0">
        <w:rPr>
          <w:b/>
          <w:bCs/>
          <w:lang w:val="en-US"/>
        </w:rPr>
        <w:t xml:space="preserve"> :</w:t>
      </w:r>
    </w:p>
    <w:p w14:paraId="26AD4B44" w14:textId="77777777" w:rsidR="00CE6E68" w:rsidRDefault="00CE6E68" w:rsidP="00CE6E68">
      <w:pPr>
        <w:rPr>
          <w:lang w:val="en-US"/>
        </w:rPr>
      </w:pPr>
    </w:p>
    <w:p w14:paraId="066009E2" w14:textId="14088A46" w:rsidR="00CE6E68" w:rsidRPr="00B72DE0" w:rsidRDefault="00CE6E68" w:rsidP="00CE6E68">
      <w:pPr>
        <w:rPr>
          <w:b/>
          <w:bCs/>
        </w:rPr>
      </w:pPr>
      <w:r w:rsidRPr="00B72DE0">
        <w:rPr>
          <w:b/>
          <w:bCs/>
          <w:lang w:val="en-US"/>
        </w:rPr>
        <w:t>I</w:t>
      </w:r>
      <w:r w:rsidRPr="00B72DE0">
        <w:rPr>
          <w:b/>
          <w:bCs/>
        </w:rPr>
        <w:t>mplement</w:t>
      </w:r>
      <w:proofErr w:type="spellStart"/>
      <w:r w:rsidRPr="00B72DE0">
        <w:rPr>
          <w:b/>
          <w:bCs/>
          <w:lang w:val="en-US"/>
        </w:rPr>
        <w:t>ation</w:t>
      </w:r>
      <w:proofErr w:type="spellEnd"/>
      <w:r w:rsidRPr="00B72DE0">
        <w:rPr>
          <w:b/>
          <w:bCs/>
        </w:rPr>
        <w:t xml:space="preserve"> a</w:t>
      </w:r>
      <w:r w:rsidRPr="00B72DE0">
        <w:rPr>
          <w:b/>
          <w:bCs/>
          <w:lang w:val="en-US"/>
        </w:rPr>
        <w:t>t</w:t>
      </w:r>
      <w:r w:rsidRPr="00B72DE0">
        <w:rPr>
          <w:b/>
          <w:bCs/>
        </w:rPr>
        <w:t xml:space="preserve"> 360° clinical nutrition management procedure within the Vivalia Group, based on an E-Health tool developed and validated by the company Dim3. </w:t>
      </w:r>
    </w:p>
    <w:p w14:paraId="0160D74F" w14:textId="77777777" w:rsidR="00CE6E68" w:rsidRPr="00B72DE0" w:rsidRDefault="00CE6E68" w:rsidP="00CE6E68">
      <w:pPr>
        <w:rPr>
          <w:b/>
          <w:bCs/>
        </w:rPr>
      </w:pPr>
    </w:p>
    <w:p w14:paraId="65252573" w14:textId="77777777" w:rsidR="00CE6E68" w:rsidRPr="00B72DE0" w:rsidRDefault="00CE6E68" w:rsidP="00CE6E68">
      <w:pPr>
        <w:rPr>
          <w:b/>
          <w:bCs/>
          <w:lang w:val="en-US"/>
        </w:rPr>
      </w:pPr>
      <w:r w:rsidRPr="00B72DE0">
        <w:rPr>
          <w:b/>
          <w:bCs/>
        </w:rPr>
        <w:t xml:space="preserve">The products in question are Nutrow , Scorso and Feedim (see appendix for Dim3 platform presentation). Vivalia will have access to Dim3's new-generation digital tools on a routine basis. These will enable documented improvements </w:t>
      </w:r>
      <w:r w:rsidRPr="00B72DE0">
        <w:rPr>
          <w:b/>
          <w:bCs/>
          <w:lang w:val="en-US"/>
        </w:rPr>
        <w:t>in :</w:t>
      </w:r>
    </w:p>
    <w:p w14:paraId="4A924BA6" w14:textId="644D0A25" w:rsidR="00CE6E68" w:rsidRPr="00B72DE0" w:rsidRDefault="00CE6E68" w:rsidP="00CE6E68">
      <w:pPr>
        <w:rPr>
          <w:b/>
          <w:bCs/>
        </w:rPr>
      </w:pPr>
      <w:r w:rsidRPr="00B72DE0">
        <w:rPr>
          <w:b/>
          <w:bCs/>
          <w:lang w:val="en-US"/>
        </w:rPr>
        <w:t>-</w:t>
      </w:r>
      <w:r w:rsidRPr="00B72DE0">
        <w:rPr>
          <w:b/>
          <w:bCs/>
        </w:rPr>
        <w:t xml:space="preserve">savings and financial gains </w:t>
      </w:r>
      <w:r w:rsidRPr="00B72DE0">
        <w:rPr>
          <w:b/>
          <w:bCs/>
          <w:lang w:val="en-US"/>
        </w:rPr>
        <w:t xml:space="preserve">defined </w:t>
      </w:r>
      <w:r w:rsidRPr="00B72DE0">
        <w:rPr>
          <w:b/>
          <w:bCs/>
        </w:rPr>
        <w:t xml:space="preserve">in terms of reimbursement criteria for hospitalization days </w:t>
      </w:r>
      <w:r w:rsidRPr="00B72DE0">
        <w:rPr>
          <w:b/>
          <w:bCs/>
          <w:lang w:val="en-US"/>
        </w:rPr>
        <w:t>-</w:t>
      </w:r>
      <w:r w:rsidRPr="00B72DE0">
        <w:rPr>
          <w:b/>
          <w:bCs/>
        </w:rPr>
        <w:t xml:space="preserve"> </w:t>
      </w:r>
      <w:r w:rsidRPr="00B72DE0">
        <w:rPr>
          <w:b/>
          <w:bCs/>
          <w:lang w:val="en-US"/>
        </w:rPr>
        <w:t>-</w:t>
      </w:r>
      <w:r w:rsidRPr="00B72DE0">
        <w:rPr>
          <w:b/>
          <w:bCs/>
        </w:rPr>
        <w:t>reduction of administrative tasks for the medical profession</w:t>
      </w:r>
      <w:r w:rsidRPr="00B72DE0">
        <w:rPr>
          <w:b/>
          <w:bCs/>
          <w:lang w:val="en-US"/>
        </w:rPr>
        <w:t>s</w:t>
      </w:r>
      <w:r w:rsidRPr="00B72DE0">
        <w:rPr>
          <w:b/>
          <w:bCs/>
        </w:rPr>
        <w:t xml:space="preserve"> (dieticians, nurses, </w:t>
      </w:r>
      <w:proofErr w:type="gramStart"/>
      <w:r w:rsidRPr="00B72DE0">
        <w:rPr>
          <w:b/>
          <w:bCs/>
        </w:rPr>
        <w:t>doctors</w:t>
      </w:r>
      <w:r w:rsidRPr="00B72DE0">
        <w:rPr>
          <w:b/>
          <w:bCs/>
          <w:lang w:val="en-US"/>
        </w:rPr>
        <w:t>,RHM</w:t>
      </w:r>
      <w:proofErr w:type="gramEnd"/>
      <w:r w:rsidRPr="00B72DE0">
        <w:rPr>
          <w:b/>
          <w:bCs/>
          <w:lang w:val="en-US"/>
        </w:rPr>
        <w:t xml:space="preserve"> </w:t>
      </w:r>
      <w:r w:rsidRPr="00B72DE0">
        <w:rPr>
          <w:b/>
          <w:bCs/>
        </w:rPr>
        <w:t>).</w:t>
      </w:r>
    </w:p>
    <w:p w14:paraId="165E1778" w14:textId="65E6683A" w:rsidR="00CE6E68" w:rsidRPr="00B72DE0" w:rsidRDefault="00CE6E68" w:rsidP="00CE6E68">
      <w:pPr>
        <w:rPr>
          <w:b/>
          <w:bCs/>
          <w:lang w:val="en-US"/>
        </w:rPr>
      </w:pPr>
      <w:r w:rsidRPr="00B72DE0">
        <w:rPr>
          <w:b/>
          <w:bCs/>
          <w:lang w:val="en-US"/>
        </w:rPr>
        <w:t>-time gains in patient management</w:t>
      </w:r>
    </w:p>
    <w:p w14:paraId="696CF399" w14:textId="77777777" w:rsidR="00CE6E68" w:rsidRPr="00B72DE0" w:rsidRDefault="00CE6E68" w:rsidP="00CE6E68">
      <w:pPr>
        <w:rPr>
          <w:b/>
          <w:bCs/>
        </w:rPr>
      </w:pPr>
    </w:p>
    <w:p w14:paraId="44B9CEC6" w14:textId="47DD68A2" w:rsidR="00CE6E68" w:rsidRPr="00B72DE0" w:rsidRDefault="00CE6E68" w:rsidP="00CE6E68">
      <w:pPr>
        <w:rPr>
          <w:b/>
          <w:bCs/>
          <w:lang w:val="en-US"/>
        </w:rPr>
      </w:pPr>
      <w:r w:rsidRPr="00B72DE0">
        <w:rPr>
          <w:b/>
          <w:bCs/>
          <w:lang w:val="en-US"/>
        </w:rPr>
        <w:t xml:space="preserve">This project does not include impact on patients. </w:t>
      </w:r>
    </w:p>
    <w:p w14:paraId="4F2B5799" w14:textId="77777777" w:rsidR="00CE6E68" w:rsidRDefault="00CE6E68" w:rsidP="00CE6E68"/>
    <w:p w14:paraId="470DD7FA" w14:textId="6A8F9D8D" w:rsidR="00B72DE0" w:rsidRDefault="00B72DE0" w:rsidP="00B72DE0">
      <w:pPr>
        <w:pStyle w:val="ListParagraph"/>
        <w:numPr>
          <w:ilvl w:val="0"/>
          <w:numId w:val="1"/>
        </w:numPr>
        <w:rPr>
          <w:lang w:val="fr-FR"/>
        </w:rPr>
      </w:pPr>
      <w:r>
        <w:rPr>
          <w:lang w:val="fr-FR"/>
        </w:rPr>
        <w:t>The DIM3 SOLUTION</w:t>
      </w:r>
    </w:p>
    <w:p w14:paraId="5962884E" w14:textId="739E23A0" w:rsidR="00B72DE0" w:rsidRDefault="00B72DE0" w:rsidP="00B72DE0">
      <w:pPr>
        <w:pStyle w:val="ListParagraph"/>
        <w:numPr>
          <w:ilvl w:val="0"/>
          <w:numId w:val="1"/>
        </w:numPr>
        <w:rPr>
          <w:lang w:val="fr-FR"/>
        </w:rPr>
      </w:pPr>
      <w:r>
        <w:rPr>
          <w:lang w:val="fr-FR"/>
        </w:rPr>
        <w:t>FINANCIAL IMPACT</w:t>
      </w:r>
    </w:p>
    <w:p w14:paraId="49AD6070" w14:textId="05C7878E" w:rsidR="005919FD" w:rsidRDefault="005919FD" w:rsidP="00B72DE0">
      <w:pPr>
        <w:pStyle w:val="ListParagraph"/>
        <w:numPr>
          <w:ilvl w:val="0"/>
          <w:numId w:val="1"/>
        </w:numPr>
        <w:rPr>
          <w:lang w:val="fr-FR"/>
        </w:rPr>
      </w:pPr>
      <w:r>
        <w:rPr>
          <w:lang w:val="fr-FR"/>
        </w:rPr>
        <w:t>INSTALLATION PROCESS PROCEDURE</w:t>
      </w:r>
    </w:p>
    <w:p w14:paraId="143B0804" w14:textId="5789ADB9" w:rsidR="00B72DE0" w:rsidRDefault="00B72DE0" w:rsidP="00B72DE0">
      <w:pPr>
        <w:pStyle w:val="ListParagraph"/>
        <w:numPr>
          <w:ilvl w:val="0"/>
          <w:numId w:val="1"/>
        </w:numPr>
        <w:rPr>
          <w:lang w:val="fr-FR"/>
        </w:rPr>
      </w:pPr>
      <w:r>
        <w:rPr>
          <w:lang w:val="fr-FR"/>
        </w:rPr>
        <w:t>TIME SAVINGS</w:t>
      </w:r>
    </w:p>
    <w:p w14:paraId="74865677" w14:textId="1F3F7879" w:rsidR="00713C45" w:rsidRDefault="00713C45" w:rsidP="00B72DE0">
      <w:pPr>
        <w:pStyle w:val="ListParagraph"/>
        <w:numPr>
          <w:ilvl w:val="0"/>
          <w:numId w:val="1"/>
        </w:numPr>
        <w:rPr>
          <w:lang w:val="fr-FR"/>
        </w:rPr>
      </w:pPr>
      <w:r>
        <w:rPr>
          <w:lang w:val="fr-FR"/>
        </w:rPr>
        <w:t>USERS SURVEYS</w:t>
      </w:r>
    </w:p>
    <w:p w14:paraId="5AA4BD08" w14:textId="77777777" w:rsidR="00B72DE0" w:rsidRDefault="00B72DE0" w:rsidP="00B72DE0">
      <w:pPr>
        <w:pStyle w:val="ListParagraph"/>
        <w:rPr>
          <w:lang w:val="fr-FR"/>
        </w:rPr>
      </w:pPr>
    </w:p>
    <w:p w14:paraId="317DA178" w14:textId="77777777" w:rsidR="00B72DE0" w:rsidRPr="00B72DE0" w:rsidRDefault="00B72DE0" w:rsidP="00B72DE0">
      <w:pPr>
        <w:pStyle w:val="ListParagraph"/>
        <w:rPr>
          <w:lang w:val="fr-FR"/>
        </w:rPr>
      </w:pPr>
    </w:p>
    <w:p w14:paraId="4CCC712E" w14:textId="76FED30E" w:rsidR="00CE6E68" w:rsidRPr="00713C45" w:rsidRDefault="00CE6E68" w:rsidP="00B72DE0">
      <w:pPr>
        <w:pStyle w:val="ListParagraph"/>
        <w:numPr>
          <w:ilvl w:val="0"/>
          <w:numId w:val="2"/>
        </w:numPr>
        <w:rPr>
          <w:b/>
          <w:bCs/>
        </w:rPr>
      </w:pPr>
      <w:r w:rsidRPr="00713C45">
        <w:rPr>
          <w:b/>
          <w:bCs/>
        </w:rPr>
        <w:t>THE DIM3 SOLUTION</w:t>
      </w:r>
    </w:p>
    <w:p w14:paraId="5A1EE16E" w14:textId="77777777" w:rsidR="00CE6E68" w:rsidRDefault="00CE6E68" w:rsidP="00CE6E68"/>
    <w:p w14:paraId="6DBB0C21" w14:textId="6A3ABA37" w:rsidR="00CE6E68" w:rsidRDefault="00CE6E68" w:rsidP="00CE6E68">
      <w:r>
        <w:t xml:space="preserve">Dim3 is a MedTech company focused on the fight against </w:t>
      </w:r>
      <w:del w:id="0" w:author="Christèle Freychet" w:date="2023-11-09T15:57:00Z">
        <w:r w:rsidDel="00F83223">
          <w:delText xml:space="preserve">clinical </w:delText>
        </w:r>
      </w:del>
      <w:r>
        <w:t>malnutrition. Dim3's products and services consist of a digital platform for real-time diagnosis and monitoring of clinical nutrition problems, to facilitate clinical decision-making processes. Monitoring is constant throughout the patient's care pathway.</w:t>
      </w:r>
    </w:p>
    <w:p w14:paraId="3BCD3FA8" w14:textId="77777777" w:rsidR="00CE6E68" w:rsidRDefault="00CE6E68" w:rsidP="00CE6E68"/>
    <w:p w14:paraId="4C0FD8A3" w14:textId="77777777" w:rsidR="00CE6E68" w:rsidRDefault="00CE6E68" w:rsidP="00CE6E68">
      <w:r>
        <w:t>Dim3 provides the first commercial CE-marked clinical nutrition monitoring platform, from hospital to home care, enabling the highest level of monitoring to increase clinical nutrition compliance. By optimizing the quality of nutritional care throughout the patient journey, this platform is the transmission belt that enables data continuity at all stages of the patient journey between hospital and home care.</w:t>
      </w:r>
    </w:p>
    <w:p w14:paraId="16F6BF6E" w14:textId="77777777" w:rsidR="00CE6E68" w:rsidRDefault="00CE6E68" w:rsidP="00CE6E68"/>
    <w:p w14:paraId="131AAD1D" w14:textId="77777777" w:rsidR="00CE6E68" w:rsidRDefault="00CE6E68" w:rsidP="00CE6E68">
      <w:r>
        <w:lastRenderedPageBreak/>
        <w:t>The Dim3 solution is based on a software package (Nutrow/Scorso) and an electronic device (Feedim) integrated into users' electronic medical record systems. Nutrow and Scorso are web-based applications, while Feedim is an Internet of Medical Things (IoMT) device. They can be deployed or scaled on hospital/homecare premises or in the cloud, with state-of-the-art cybersecurity built in. All standards applicable to the design and manufacture of medical devices form the basis of Dim3's development principles.</w:t>
      </w:r>
    </w:p>
    <w:p w14:paraId="0EDB6BE4" w14:textId="77777777" w:rsidR="00CE6E68" w:rsidRDefault="00CE6E68" w:rsidP="00CE6E68"/>
    <w:p w14:paraId="12C6BD3B" w14:textId="138757CA" w:rsidR="00CE6E68" w:rsidRPr="00713C45" w:rsidRDefault="00CE6E68" w:rsidP="00B72DE0">
      <w:pPr>
        <w:pStyle w:val="ListParagraph"/>
        <w:numPr>
          <w:ilvl w:val="0"/>
          <w:numId w:val="2"/>
        </w:numPr>
        <w:rPr>
          <w:b/>
          <w:bCs/>
          <w:sz w:val="32"/>
          <w:szCs w:val="32"/>
        </w:rPr>
      </w:pPr>
      <w:r w:rsidRPr="00713C45">
        <w:rPr>
          <w:b/>
          <w:bCs/>
          <w:sz w:val="32"/>
          <w:szCs w:val="32"/>
        </w:rPr>
        <w:t>FINANCIAL IMPACT USING THE DIM3 PLATFORM</w:t>
      </w:r>
    </w:p>
    <w:p w14:paraId="6D564B22" w14:textId="77777777" w:rsidR="00CE6E68" w:rsidRDefault="00CE6E68" w:rsidP="00CE6E68"/>
    <w:p w14:paraId="721753C5" w14:textId="1C4C2E6B" w:rsidR="00B72DE0" w:rsidRPr="00B72DE0" w:rsidRDefault="00B72DE0" w:rsidP="00CE6E68">
      <w:pPr>
        <w:rPr>
          <w:lang w:val="en-US"/>
        </w:rPr>
      </w:pPr>
      <w:r w:rsidRPr="00B72DE0">
        <w:rPr>
          <w:lang w:val="en-US"/>
        </w:rPr>
        <w:t xml:space="preserve">The financial impact will be </w:t>
      </w:r>
      <w:r>
        <w:rPr>
          <w:lang w:val="en-US"/>
        </w:rPr>
        <w:t>based on the Belgian reimbursement pathway</w:t>
      </w:r>
      <w:r w:rsidR="0066691C">
        <w:rPr>
          <w:lang w:val="en-US"/>
        </w:rPr>
        <w:t>, as described hereunder:</w:t>
      </w:r>
      <w:del w:id="1" w:author="Christèle Freychet" w:date="2023-11-09T15:58:00Z">
        <w:r w:rsidDel="0066691C">
          <w:rPr>
            <w:lang w:val="en-US"/>
          </w:rPr>
          <w:delText xml:space="preserve"> </w:delText>
        </w:r>
      </w:del>
    </w:p>
    <w:p w14:paraId="5081AC9B" w14:textId="4C70F245" w:rsidR="00E91B8B" w:rsidRDefault="00E91B8B" w:rsidP="00E91B8B">
      <w:r w:rsidRPr="00E91B8B">
        <w:rPr>
          <w:noProof/>
        </w:rPr>
        <w:drawing>
          <wp:inline distT="0" distB="0" distL="0" distR="0" wp14:anchorId="240B2758" wp14:editId="23450298">
            <wp:extent cx="4300330" cy="2418936"/>
            <wp:effectExtent l="0" t="0" r="5080" b="0"/>
            <wp:docPr id="117596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961121" name=""/>
                    <pic:cNvPicPr/>
                  </pic:nvPicPr>
                  <pic:blipFill>
                    <a:blip r:embed="rId10"/>
                    <a:stretch>
                      <a:fillRect/>
                    </a:stretch>
                  </pic:blipFill>
                  <pic:spPr>
                    <a:xfrm>
                      <a:off x="0" y="0"/>
                      <a:ext cx="4338387" cy="2440343"/>
                    </a:xfrm>
                    <a:prstGeom prst="rect">
                      <a:avLst/>
                    </a:prstGeom>
                  </pic:spPr>
                </pic:pic>
              </a:graphicData>
            </a:graphic>
          </wp:inline>
        </w:drawing>
      </w:r>
    </w:p>
    <w:p w14:paraId="450A2D6E" w14:textId="77777777" w:rsidR="00B72DE0" w:rsidRDefault="00B72DE0" w:rsidP="00E91B8B">
      <w:pPr>
        <w:rPr>
          <w:lang w:val="fr-FR"/>
        </w:rPr>
      </w:pPr>
    </w:p>
    <w:p w14:paraId="16E95F61" w14:textId="7B446B87" w:rsidR="00E91B8B" w:rsidRPr="00F83223" w:rsidRDefault="00B72DE0" w:rsidP="00E91B8B">
      <w:pPr>
        <w:rPr>
          <w:b/>
          <w:bCs/>
          <w:sz w:val="28"/>
          <w:szCs w:val="28"/>
          <w:lang w:val="en-GB"/>
        </w:rPr>
      </w:pPr>
      <w:r w:rsidRPr="00F83223">
        <w:rPr>
          <w:b/>
          <w:bCs/>
          <w:sz w:val="28"/>
          <w:szCs w:val="28"/>
          <w:lang w:val="en-GB"/>
        </w:rPr>
        <w:t xml:space="preserve">Part </w:t>
      </w:r>
      <w:del w:id="2" w:author="Christèle Freychet" w:date="2023-11-09T15:58:00Z">
        <w:r w:rsidRPr="00F83223" w:rsidDel="0066691C">
          <w:rPr>
            <w:b/>
            <w:bCs/>
            <w:sz w:val="28"/>
            <w:szCs w:val="28"/>
            <w:lang w:val="en-GB"/>
          </w:rPr>
          <w:delText>1 :</w:delText>
        </w:r>
      </w:del>
      <w:r w:rsidR="0066691C" w:rsidRPr="00F83223">
        <w:rPr>
          <w:b/>
          <w:bCs/>
          <w:sz w:val="28"/>
          <w:szCs w:val="28"/>
          <w:lang w:val="en-GB"/>
        </w:rPr>
        <w:t>1:</w:t>
      </w:r>
      <w:r w:rsidRPr="00F83223">
        <w:rPr>
          <w:b/>
          <w:bCs/>
          <w:sz w:val="28"/>
          <w:szCs w:val="28"/>
          <w:lang w:val="en-GB"/>
        </w:rPr>
        <w:t xml:space="preserve"> Reference definition</w:t>
      </w:r>
    </w:p>
    <w:p w14:paraId="54C3BA57" w14:textId="77777777" w:rsidR="00B72DE0" w:rsidRPr="00F83223" w:rsidRDefault="00B72DE0" w:rsidP="00E91B8B">
      <w:pPr>
        <w:rPr>
          <w:lang w:val="en-GB"/>
        </w:rPr>
      </w:pPr>
    </w:p>
    <w:p w14:paraId="1FE2E054" w14:textId="31F1F26F" w:rsidR="00B72DE0" w:rsidRDefault="00B72DE0" w:rsidP="00E91B8B">
      <w:pPr>
        <w:rPr>
          <w:lang w:val="en-US"/>
        </w:rPr>
      </w:pPr>
      <w:r w:rsidRPr="00B72DE0">
        <w:rPr>
          <w:lang w:val="en-US"/>
        </w:rPr>
        <w:t xml:space="preserve">At activation of the project, </w:t>
      </w:r>
      <w:r>
        <w:rPr>
          <w:lang w:val="en-US"/>
        </w:rPr>
        <w:t xml:space="preserve">under the supervision of Dr Lemaire of Vivalia, a retrospective analysis of malnutrition impact on reimbursement will be performed for the years 2022 and 2023. </w:t>
      </w:r>
    </w:p>
    <w:p w14:paraId="39900DE8" w14:textId="77777777" w:rsidR="00B72DE0" w:rsidRDefault="00B72DE0" w:rsidP="00E91B8B">
      <w:pPr>
        <w:rPr>
          <w:lang w:val="en-US"/>
        </w:rPr>
      </w:pPr>
    </w:p>
    <w:p w14:paraId="4868D5C2" w14:textId="2EF5DAD3" w:rsidR="00B72DE0" w:rsidRDefault="00B72DE0" w:rsidP="00E91B8B">
      <w:pPr>
        <w:rPr>
          <w:lang w:val="en-US"/>
        </w:rPr>
      </w:pPr>
      <w:r>
        <w:rPr>
          <w:lang w:val="en-US"/>
        </w:rPr>
        <w:t xml:space="preserve">The methodology will be defined using the geriatric ward patients where malnutrition is high concern and where </w:t>
      </w:r>
      <w:del w:id="3" w:author="Christèle Freychet" w:date="2023-11-09T15:58:00Z">
        <w:r w:rsidDel="0066691C">
          <w:rPr>
            <w:lang w:val="en-US"/>
          </w:rPr>
          <w:delText>dietetician</w:delText>
        </w:r>
      </w:del>
      <w:r w:rsidR="0066691C">
        <w:rPr>
          <w:lang w:val="en-US"/>
        </w:rPr>
        <w:t>dietician</w:t>
      </w:r>
      <w:r>
        <w:rPr>
          <w:lang w:val="en-US"/>
        </w:rPr>
        <w:t xml:space="preserve"> data regarding malnutrition are available BUT NOT used in the </w:t>
      </w:r>
      <w:r w:rsidR="0020565E">
        <w:rPr>
          <w:lang w:val="en-US"/>
        </w:rPr>
        <w:t>m</w:t>
      </w:r>
      <w:r>
        <w:rPr>
          <w:lang w:val="en-US"/>
        </w:rPr>
        <w:t xml:space="preserve">edical </w:t>
      </w:r>
      <w:del w:id="4" w:author="Jean Claude havaux" w:date="2023-11-21T09:46:00Z">
        <w:r w:rsidRPr="00752F1C" w:rsidDel="00752F1C">
          <w:rPr>
            <w:lang w:val="en-US"/>
          </w:rPr>
          <w:delText xml:space="preserve">record </w:delText>
        </w:r>
      </w:del>
      <w:ins w:id="5" w:author="Christèle Freychet" w:date="2023-11-09T15:59:00Z">
        <w:del w:id="6" w:author="Jean Claude havaux" w:date="2023-11-21T09:46:00Z">
          <w:r w:rsidR="0020565E" w:rsidRPr="00752F1C" w:rsidDel="00752F1C">
            <w:rPr>
              <w:lang w:val="en-US"/>
            </w:rPr>
            <w:delText>review ?</w:delText>
          </w:r>
        </w:del>
      </w:ins>
      <w:r w:rsidR="00752F1C" w:rsidRPr="00752F1C">
        <w:rPr>
          <w:lang w:val="en-US"/>
          <w:rPrChange w:id="7" w:author="Jean Claude havaux" w:date="2023-11-21T09:46:00Z">
            <w:rPr>
              <w:strike/>
              <w:lang w:val="en-US"/>
            </w:rPr>
          </w:rPrChange>
        </w:rPr>
        <w:t>report</w:t>
      </w:r>
      <w:r w:rsidR="0020565E" w:rsidRPr="00752F1C">
        <w:rPr>
          <w:lang w:val="en-US"/>
        </w:rPr>
        <w:t xml:space="preserve"> </w:t>
      </w:r>
      <w:r>
        <w:rPr>
          <w:lang w:val="en-US"/>
        </w:rPr>
        <w:t>of the patient made by the doctors.</w:t>
      </w:r>
    </w:p>
    <w:p w14:paraId="50E6F4FE" w14:textId="77777777" w:rsidR="00B72DE0" w:rsidRDefault="00B72DE0" w:rsidP="00E91B8B">
      <w:pPr>
        <w:rPr>
          <w:lang w:val="en-US"/>
        </w:rPr>
      </w:pPr>
    </w:p>
    <w:p w14:paraId="1EC5C036" w14:textId="192F9FF6" w:rsidR="00B72DE0" w:rsidRDefault="00B72DE0" w:rsidP="00E91B8B">
      <w:pPr>
        <w:rPr>
          <w:lang w:val="en-US"/>
        </w:rPr>
      </w:pPr>
      <w:r>
        <w:rPr>
          <w:lang w:val="en-US"/>
        </w:rPr>
        <w:t>Once the methodology approved, the retrospective analysis will be performed on other wards including ICU, Gastroenterology and Oncology.</w:t>
      </w:r>
      <w:r w:rsidR="005919FD">
        <w:rPr>
          <w:lang w:val="en-US"/>
        </w:rPr>
        <w:t xml:space="preserve"> </w:t>
      </w:r>
    </w:p>
    <w:p w14:paraId="2287F9ED" w14:textId="77777777" w:rsidR="00713C45" w:rsidRDefault="00713C45" w:rsidP="00E91B8B">
      <w:pPr>
        <w:rPr>
          <w:lang w:val="en-US"/>
        </w:rPr>
      </w:pPr>
    </w:p>
    <w:p w14:paraId="6A2917EB" w14:textId="69A7BE81" w:rsidR="00713C45" w:rsidRDefault="00713C45" w:rsidP="00E91B8B">
      <w:pPr>
        <w:rPr>
          <w:lang w:val="en-US"/>
        </w:rPr>
      </w:pPr>
      <w:r>
        <w:rPr>
          <w:lang w:val="en-US"/>
        </w:rPr>
        <w:t>This reference step will allow to define data of relevant importance to consider in the comparison step.</w:t>
      </w:r>
    </w:p>
    <w:p w14:paraId="2A9F3F00" w14:textId="77777777" w:rsidR="00B72DE0" w:rsidRDefault="00B72DE0" w:rsidP="00E91B8B">
      <w:pPr>
        <w:rPr>
          <w:lang w:val="en-US"/>
        </w:rPr>
      </w:pPr>
    </w:p>
    <w:p w14:paraId="305FC58E" w14:textId="110AB890" w:rsidR="00B72DE0" w:rsidRPr="00B72DE0" w:rsidRDefault="00B72DE0" w:rsidP="00E91B8B">
      <w:pPr>
        <w:rPr>
          <w:b/>
          <w:bCs/>
          <w:sz w:val="28"/>
          <w:szCs w:val="28"/>
          <w:lang w:val="en-US"/>
        </w:rPr>
      </w:pPr>
      <w:r w:rsidRPr="00B72DE0">
        <w:rPr>
          <w:b/>
          <w:bCs/>
          <w:sz w:val="28"/>
          <w:szCs w:val="28"/>
          <w:lang w:val="en-US"/>
        </w:rPr>
        <w:t xml:space="preserve">Part </w:t>
      </w:r>
      <w:proofErr w:type="gramStart"/>
      <w:r w:rsidRPr="00B72DE0">
        <w:rPr>
          <w:b/>
          <w:bCs/>
          <w:sz w:val="28"/>
          <w:szCs w:val="28"/>
          <w:lang w:val="en-US"/>
        </w:rPr>
        <w:t>2 :</w:t>
      </w:r>
      <w:proofErr w:type="gramEnd"/>
      <w:r w:rsidRPr="00B72DE0">
        <w:rPr>
          <w:b/>
          <w:bCs/>
          <w:sz w:val="28"/>
          <w:szCs w:val="28"/>
          <w:lang w:val="en-US"/>
        </w:rPr>
        <w:t xml:space="preserve"> Impact of Dim3 system</w:t>
      </w:r>
    </w:p>
    <w:p w14:paraId="1EE18BC6" w14:textId="77777777" w:rsidR="00B72DE0" w:rsidRDefault="00B72DE0" w:rsidP="00E91B8B">
      <w:pPr>
        <w:rPr>
          <w:lang w:val="en-US"/>
        </w:rPr>
      </w:pPr>
    </w:p>
    <w:p w14:paraId="3238948B" w14:textId="5E0DD460" w:rsidR="00B72DE0" w:rsidRDefault="00B72DE0" w:rsidP="00E91B8B">
      <w:pPr>
        <w:rPr>
          <w:lang w:val="en-US"/>
        </w:rPr>
      </w:pPr>
      <w:r>
        <w:rPr>
          <w:lang w:val="en-US"/>
        </w:rPr>
        <w:t xml:space="preserve">The patients </w:t>
      </w:r>
      <w:r w:rsidR="001A1CAB">
        <w:rPr>
          <w:lang w:val="en-US"/>
        </w:rPr>
        <w:t>in</w:t>
      </w:r>
      <w:del w:id="8" w:author="Christèle Freychet" w:date="2023-11-09T15:59:00Z">
        <w:r w:rsidDel="001A1CAB">
          <w:rPr>
            <w:lang w:val="en-US"/>
          </w:rPr>
          <w:delText>of</w:delText>
        </w:r>
      </w:del>
      <w:r>
        <w:rPr>
          <w:lang w:val="en-US"/>
        </w:rPr>
        <w:t xml:space="preserve"> </w:t>
      </w:r>
      <w:del w:id="9" w:author="Christèle Freychet" w:date="2023-11-09T15:59:00Z">
        <w:r w:rsidDel="001A1CAB">
          <w:rPr>
            <w:lang w:val="en-US"/>
          </w:rPr>
          <w:delText>geriatry</w:delText>
        </w:r>
      </w:del>
      <w:r w:rsidR="001A1CAB">
        <w:rPr>
          <w:lang w:val="en-US"/>
        </w:rPr>
        <w:t>geriatrics</w:t>
      </w:r>
      <w:r>
        <w:rPr>
          <w:lang w:val="en-US"/>
        </w:rPr>
        <w:t xml:space="preserve">, </w:t>
      </w:r>
      <w:del w:id="10" w:author="Christèle Freychet" w:date="2023-11-09T15:59:00Z">
        <w:r w:rsidDel="001A1CAB">
          <w:rPr>
            <w:lang w:val="en-US"/>
          </w:rPr>
          <w:delText>gastroenteroly</w:delText>
        </w:r>
      </w:del>
      <w:r w:rsidR="001A1CAB">
        <w:rPr>
          <w:lang w:val="en-US"/>
        </w:rPr>
        <w:t>gastroenterology</w:t>
      </w:r>
      <w:r>
        <w:rPr>
          <w:lang w:val="en-US"/>
        </w:rPr>
        <w:t xml:space="preserve">, oncology and ICU will be screened for malnutrition risk using </w:t>
      </w:r>
      <w:proofErr w:type="spellStart"/>
      <w:r>
        <w:rPr>
          <w:lang w:val="en-US"/>
        </w:rPr>
        <w:t>Scorso</w:t>
      </w:r>
      <w:proofErr w:type="spellEnd"/>
      <w:r>
        <w:rPr>
          <w:lang w:val="en-US"/>
        </w:rPr>
        <w:t xml:space="preserve"> on </w:t>
      </w:r>
      <w:commentRangeStart w:id="11"/>
      <w:r w:rsidRPr="001A1CAB">
        <w:rPr>
          <w:lang w:val="en-US"/>
        </w:rPr>
        <w:t>tablet</w:t>
      </w:r>
      <w:r>
        <w:rPr>
          <w:lang w:val="en-US"/>
        </w:rPr>
        <w:t xml:space="preserve"> </w:t>
      </w:r>
      <w:commentRangeEnd w:id="11"/>
      <w:r w:rsidR="001A1CAB">
        <w:rPr>
          <w:rStyle w:val="CommentReference"/>
        </w:rPr>
        <w:commentReference w:id="11"/>
      </w:r>
      <w:r>
        <w:rPr>
          <w:lang w:val="en-US"/>
        </w:rPr>
        <w:t>and their results included in Nutrow.</w:t>
      </w:r>
    </w:p>
    <w:p w14:paraId="41DA242D" w14:textId="77777777" w:rsidR="00B72DE0" w:rsidRDefault="00B72DE0" w:rsidP="00E91B8B">
      <w:pPr>
        <w:rPr>
          <w:lang w:val="en-US"/>
        </w:rPr>
      </w:pPr>
    </w:p>
    <w:p w14:paraId="7817EE09" w14:textId="70CE539A" w:rsidR="00B72DE0" w:rsidRDefault="00B72DE0" w:rsidP="00E91B8B">
      <w:pPr>
        <w:rPr>
          <w:lang w:val="en-US"/>
        </w:rPr>
      </w:pPr>
      <w:r>
        <w:rPr>
          <w:lang w:val="en-US"/>
        </w:rPr>
        <w:t xml:space="preserve">With the Vivalia IT and EHR </w:t>
      </w:r>
      <w:del w:id="12" w:author="Christèle Freychet" w:date="2023-11-09T16:00:00Z">
        <w:r w:rsidDel="001A1CAB">
          <w:rPr>
            <w:lang w:val="en-US"/>
          </w:rPr>
          <w:delText xml:space="preserve">provider </w:delText>
        </w:r>
        <w:r w:rsidR="005919FD" w:rsidDel="001A1CAB">
          <w:rPr>
            <w:lang w:val="en-US"/>
          </w:rPr>
          <w:delText>,</w:delText>
        </w:r>
      </w:del>
      <w:r w:rsidR="001A1CAB">
        <w:rPr>
          <w:lang w:val="en-US"/>
        </w:rPr>
        <w:t>providers,</w:t>
      </w:r>
      <w:r w:rsidR="005919FD">
        <w:rPr>
          <w:lang w:val="en-US"/>
        </w:rPr>
        <w:t xml:space="preserve"> a methodology to push the malnutrition status will be defined to be sure that this status </w:t>
      </w:r>
      <w:del w:id="13" w:author="Christèle Freychet" w:date="2023-11-09T16:00:00Z">
        <w:r w:rsidR="005919FD" w:rsidDel="0091547F">
          <w:rPr>
            <w:lang w:val="en-US"/>
          </w:rPr>
          <w:delText xml:space="preserve">will </w:delText>
        </w:r>
      </w:del>
      <w:r w:rsidR="0091547F">
        <w:rPr>
          <w:lang w:val="en-US"/>
        </w:rPr>
        <w:t>is</w:t>
      </w:r>
      <w:del w:id="14" w:author="Christèle Freychet" w:date="2023-11-09T16:00:00Z">
        <w:r w:rsidR="005919FD" w:rsidDel="0091547F">
          <w:rPr>
            <w:lang w:val="en-US"/>
          </w:rPr>
          <w:delText>be</w:delText>
        </w:r>
      </w:del>
      <w:r w:rsidR="005919FD">
        <w:rPr>
          <w:lang w:val="en-US"/>
        </w:rPr>
        <w:t xml:space="preserve"> included in the </w:t>
      </w:r>
      <w:proofErr w:type="gramStart"/>
      <w:r w:rsidR="005919FD">
        <w:rPr>
          <w:lang w:val="en-US"/>
        </w:rPr>
        <w:t>Medical</w:t>
      </w:r>
      <w:proofErr w:type="gramEnd"/>
      <w:r w:rsidR="005919FD">
        <w:rPr>
          <w:lang w:val="en-US"/>
        </w:rPr>
        <w:t xml:space="preserve"> record of the patient</w:t>
      </w:r>
      <w:ins w:id="15" w:author="Christèle Freychet" w:date="2023-11-09T16:01:00Z">
        <w:r w:rsidR="0091547F">
          <w:rPr>
            <w:lang w:val="en-US"/>
          </w:rPr>
          <w:t>,</w:t>
        </w:r>
      </w:ins>
      <w:r w:rsidR="005919FD">
        <w:rPr>
          <w:lang w:val="en-US"/>
        </w:rPr>
        <w:t xml:space="preserve"> base of the reimbursement.</w:t>
      </w:r>
    </w:p>
    <w:p w14:paraId="01AB8726" w14:textId="77777777" w:rsidR="005919FD" w:rsidRDefault="005919FD" w:rsidP="00E91B8B">
      <w:pPr>
        <w:rPr>
          <w:lang w:val="en-US"/>
        </w:rPr>
      </w:pPr>
    </w:p>
    <w:p w14:paraId="5539618E" w14:textId="018D0ED3" w:rsidR="005919FD" w:rsidRDefault="005919FD" w:rsidP="00E91B8B">
      <w:pPr>
        <w:rPr>
          <w:lang w:val="en-US"/>
        </w:rPr>
      </w:pPr>
      <w:r>
        <w:rPr>
          <w:lang w:val="en-US"/>
        </w:rPr>
        <w:lastRenderedPageBreak/>
        <w:t>Every 3 months, a comparison with retrospective information will be done to speed up potential publications and dissemination of information toward stakeholders.</w:t>
      </w:r>
    </w:p>
    <w:p w14:paraId="3F5DBEC4" w14:textId="5F562352" w:rsidR="00B72DE0" w:rsidRDefault="00B72DE0" w:rsidP="00E91B8B">
      <w:pPr>
        <w:rPr>
          <w:lang w:val="en-US"/>
        </w:rPr>
      </w:pPr>
    </w:p>
    <w:p w14:paraId="41F635DD" w14:textId="0279D34B" w:rsidR="005919FD" w:rsidRDefault="005919FD" w:rsidP="00E91B8B">
      <w:pPr>
        <w:rPr>
          <w:lang w:val="en-US"/>
        </w:rPr>
      </w:pPr>
      <w:r>
        <w:rPr>
          <w:lang w:val="en-US"/>
        </w:rPr>
        <w:t xml:space="preserve">The analysis will be performed </w:t>
      </w:r>
      <w:del w:id="16" w:author="Christèle Freychet" w:date="2023-11-09T16:01:00Z">
        <w:r w:rsidDel="00470CAE">
          <w:rPr>
            <w:lang w:val="en-US"/>
          </w:rPr>
          <w:delText>during</w:delText>
        </w:r>
      </w:del>
      <w:r w:rsidR="00470CAE">
        <w:rPr>
          <w:lang w:val="en-US"/>
        </w:rPr>
        <w:t>for</w:t>
      </w:r>
      <w:r>
        <w:rPr>
          <w:lang w:val="en-US"/>
        </w:rPr>
        <w:t xml:space="preserve"> 12 months to prepare a final report to be due the 15</w:t>
      </w:r>
      <w:r w:rsidRPr="005919FD">
        <w:rPr>
          <w:vertAlign w:val="superscript"/>
          <w:lang w:val="en-US"/>
        </w:rPr>
        <w:t>th</w:t>
      </w:r>
      <w:r>
        <w:rPr>
          <w:lang w:val="en-US"/>
        </w:rPr>
        <w:t xml:space="preserve"> month at maximum. </w:t>
      </w:r>
    </w:p>
    <w:p w14:paraId="6984FACF" w14:textId="77777777" w:rsidR="005919FD" w:rsidRDefault="005919FD" w:rsidP="00E91B8B">
      <w:pPr>
        <w:rPr>
          <w:lang w:val="en-US"/>
        </w:rPr>
      </w:pPr>
    </w:p>
    <w:p w14:paraId="0D0F1066" w14:textId="00D7D690" w:rsidR="005919FD" w:rsidRDefault="005919FD" w:rsidP="00E91B8B">
      <w:pPr>
        <w:rPr>
          <w:lang w:val="en-US"/>
        </w:rPr>
      </w:pPr>
      <w:del w:id="17" w:author="Christèle Freychet" w:date="2023-11-09T16:01:00Z">
        <w:r w:rsidDel="00FC3831">
          <w:rPr>
            <w:lang w:val="en-US"/>
          </w:rPr>
          <w:delText>Metrics :</w:delText>
        </w:r>
      </w:del>
      <w:r w:rsidR="00FC3831">
        <w:rPr>
          <w:lang w:val="en-US"/>
        </w:rPr>
        <w:t>Metrics:</w:t>
      </w:r>
      <w:r>
        <w:rPr>
          <w:lang w:val="en-US"/>
        </w:rPr>
        <w:t xml:space="preserve"> </w:t>
      </w:r>
    </w:p>
    <w:p w14:paraId="2889F209" w14:textId="77777777" w:rsidR="005919FD" w:rsidRDefault="005919FD" w:rsidP="00E91B8B">
      <w:pPr>
        <w:rPr>
          <w:lang w:val="en-US"/>
        </w:rPr>
      </w:pPr>
    </w:p>
    <w:p w14:paraId="4476F056" w14:textId="21FAA605" w:rsidR="005919FD" w:rsidRPr="005919FD" w:rsidRDefault="005919FD" w:rsidP="005919FD">
      <w:pPr>
        <w:pStyle w:val="ListParagraph"/>
        <w:numPr>
          <w:ilvl w:val="0"/>
          <w:numId w:val="3"/>
        </w:numPr>
        <w:rPr>
          <w:lang w:val="en-US"/>
        </w:rPr>
      </w:pPr>
      <w:commentRangeStart w:id="18"/>
      <w:r w:rsidRPr="005919FD">
        <w:rPr>
          <w:lang w:val="en-US"/>
        </w:rPr>
        <w:t>Impact on secondary diagnostic</w:t>
      </w:r>
      <w:r>
        <w:rPr>
          <w:lang w:val="en-US"/>
        </w:rPr>
        <w:t xml:space="preserve"> value</w:t>
      </w:r>
      <w:commentRangeEnd w:id="18"/>
      <w:r w:rsidR="005F0EEF">
        <w:rPr>
          <w:rStyle w:val="CommentReference"/>
        </w:rPr>
        <w:commentReference w:id="18"/>
      </w:r>
    </w:p>
    <w:p w14:paraId="03620641" w14:textId="5B218019" w:rsidR="005919FD" w:rsidRPr="005919FD" w:rsidRDefault="005919FD" w:rsidP="005919FD">
      <w:pPr>
        <w:pStyle w:val="ListParagraph"/>
        <w:numPr>
          <w:ilvl w:val="0"/>
          <w:numId w:val="3"/>
        </w:numPr>
        <w:rPr>
          <w:lang w:val="en-US"/>
        </w:rPr>
      </w:pPr>
      <w:commentRangeStart w:id="19"/>
      <w:r w:rsidRPr="005919FD">
        <w:rPr>
          <w:lang w:val="en-US"/>
        </w:rPr>
        <w:t>Impact on medical procedure</w:t>
      </w:r>
      <w:r>
        <w:rPr>
          <w:lang w:val="en-US"/>
        </w:rPr>
        <w:t xml:space="preserve"> used</w:t>
      </w:r>
      <w:commentRangeEnd w:id="19"/>
      <w:r w:rsidR="005F0EEF">
        <w:rPr>
          <w:rStyle w:val="CommentReference"/>
        </w:rPr>
        <w:commentReference w:id="19"/>
      </w:r>
      <w:del w:id="20" w:author="Christèle Freychet" w:date="2023-11-09T16:02:00Z">
        <w:r w:rsidDel="00FC3831">
          <w:rPr>
            <w:lang w:val="en-US"/>
          </w:rPr>
          <w:delText>.</w:delText>
        </w:r>
      </w:del>
    </w:p>
    <w:p w14:paraId="151BE4C8" w14:textId="04D674FF" w:rsidR="005919FD" w:rsidRPr="00AE0DAF" w:rsidRDefault="00AE0DAF" w:rsidP="00AE0DAF">
      <w:pPr>
        <w:pStyle w:val="ListParagraph"/>
        <w:numPr>
          <w:ilvl w:val="0"/>
          <w:numId w:val="3"/>
        </w:numPr>
        <w:rPr>
          <w:lang w:val="en-US"/>
        </w:rPr>
      </w:pPr>
      <w:r>
        <w:rPr>
          <w:lang w:val="en-US"/>
        </w:rPr>
        <w:t>Comparison</w:t>
      </w:r>
      <w:r w:rsidR="002D4650">
        <w:rPr>
          <w:lang w:val="en-US"/>
        </w:rPr>
        <w:t xml:space="preserve"> of </w:t>
      </w:r>
      <w:r w:rsidR="005919FD" w:rsidRPr="005919FD">
        <w:rPr>
          <w:lang w:val="en-US"/>
        </w:rPr>
        <w:t xml:space="preserve">% of patients not encoded with malnutrition status </w:t>
      </w:r>
      <w:r w:rsidR="00AE5FD0">
        <w:rPr>
          <w:lang w:val="en-US"/>
        </w:rPr>
        <w:t>b</w:t>
      </w:r>
      <w:del w:id="21" w:author="Christèle Freychet" w:date="2023-11-09T16:02:00Z">
        <w:r w:rsidR="005919FD" w:rsidRPr="005919FD" w:rsidDel="00AE5FD0">
          <w:rPr>
            <w:lang w:val="en-US"/>
          </w:rPr>
          <w:delText>B</w:delText>
        </w:r>
      </w:del>
      <w:r w:rsidR="005919FD" w:rsidRPr="005919FD">
        <w:rPr>
          <w:lang w:val="en-US"/>
        </w:rPr>
        <w:t>efore</w:t>
      </w:r>
      <w:r w:rsidR="002D4650">
        <w:rPr>
          <w:lang w:val="en-US"/>
        </w:rPr>
        <w:t xml:space="preserve"> versus</w:t>
      </w:r>
      <w:del w:id="22" w:author="Christèle Freychet" w:date="2023-11-09T16:03:00Z">
        <w:r w:rsidR="005919FD" w:rsidRPr="005919FD" w:rsidDel="002D4650">
          <w:rPr>
            <w:lang w:val="en-US"/>
          </w:rPr>
          <w:delText>/</w:delText>
        </w:r>
      </w:del>
      <w:ins w:id="23" w:author="Christèle Freychet" w:date="2023-11-09T16:03:00Z">
        <w:r w:rsidR="002D4650">
          <w:rPr>
            <w:lang w:val="en-US"/>
          </w:rPr>
          <w:t xml:space="preserve"> </w:t>
        </w:r>
      </w:ins>
      <w:r w:rsidR="005919FD" w:rsidRPr="005919FD">
        <w:rPr>
          <w:lang w:val="en-US"/>
        </w:rPr>
        <w:t>after</w:t>
      </w:r>
      <w:r>
        <w:rPr>
          <w:lang w:val="en-US"/>
        </w:rPr>
        <w:t xml:space="preserve"> the use of Dim3 products</w:t>
      </w:r>
      <w:ins w:id="24" w:author="Jean Claude havaux" w:date="2023-11-21T09:48:00Z">
        <w:r w:rsidR="00752F1C">
          <w:rPr>
            <w:lang w:val="en-US"/>
          </w:rPr>
          <w:t>.</w:t>
        </w:r>
      </w:ins>
    </w:p>
    <w:p w14:paraId="78C66393" w14:textId="38E91C2A" w:rsidR="005C4768" w:rsidDel="005F0EEF" w:rsidRDefault="005C4768" w:rsidP="005919FD">
      <w:pPr>
        <w:pStyle w:val="ListParagraph"/>
        <w:numPr>
          <w:ilvl w:val="0"/>
          <w:numId w:val="3"/>
        </w:numPr>
        <w:rPr>
          <w:del w:id="25" w:author="Christèle Freychet" w:date="2023-11-09T16:06:00Z"/>
          <w:lang w:val="en-US"/>
        </w:rPr>
      </w:pPr>
    </w:p>
    <w:p w14:paraId="099C4DC1" w14:textId="1E5147F1" w:rsidR="005919FD" w:rsidRDefault="005919FD" w:rsidP="005919FD">
      <w:pPr>
        <w:pStyle w:val="ListParagraph"/>
        <w:numPr>
          <w:ilvl w:val="0"/>
          <w:numId w:val="3"/>
        </w:numPr>
        <w:rPr>
          <w:lang w:val="en-US"/>
        </w:rPr>
      </w:pPr>
      <w:commentRangeStart w:id="26"/>
      <w:r w:rsidRPr="005919FD">
        <w:rPr>
          <w:lang w:val="en-US"/>
        </w:rPr>
        <w:t>RHM Data evolution</w:t>
      </w:r>
      <w:r>
        <w:rPr>
          <w:lang w:val="en-US"/>
        </w:rPr>
        <w:t xml:space="preserve"> </w:t>
      </w:r>
      <w:r w:rsidR="00AE5FD0">
        <w:rPr>
          <w:lang w:val="en-US"/>
        </w:rPr>
        <w:t>b</w:t>
      </w:r>
      <w:del w:id="27" w:author="Christèle Freychet" w:date="2023-11-09T16:02:00Z">
        <w:r w:rsidRPr="005919FD" w:rsidDel="00AE5FD0">
          <w:rPr>
            <w:lang w:val="en-US"/>
          </w:rPr>
          <w:delText>B</w:delText>
        </w:r>
      </w:del>
      <w:r w:rsidRPr="005919FD">
        <w:rPr>
          <w:lang w:val="en-US"/>
        </w:rPr>
        <w:t>efore/</w:t>
      </w:r>
      <w:r w:rsidR="00AE5FD0">
        <w:rPr>
          <w:lang w:val="en-US"/>
        </w:rPr>
        <w:t>a</w:t>
      </w:r>
      <w:del w:id="28" w:author="Christèle Freychet" w:date="2023-11-09T16:02:00Z">
        <w:r w:rsidDel="00AE5FD0">
          <w:rPr>
            <w:lang w:val="en-US"/>
          </w:rPr>
          <w:delText>A</w:delText>
        </w:r>
      </w:del>
      <w:r w:rsidRPr="005919FD">
        <w:rPr>
          <w:lang w:val="en-US"/>
        </w:rPr>
        <w:t>fter</w:t>
      </w:r>
      <w:commentRangeEnd w:id="26"/>
      <w:r w:rsidR="005C4768">
        <w:rPr>
          <w:rStyle w:val="CommentReference"/>
        </w:rPr>
        <w:commentReference w:id="26"/>
      </w:r>
    </w:p>
    <w:p w14:paraId="3063DE19" w14:textId="1DED02D5" w:rsidR="005919FD" w:rsidRDefault="00AE0DAF" w:rsidP="005919FD">
      <w:pPr>
        <w:pStyle w:val="ListParagraph"/>
        <w:numPr>
          <w:ilvl w:val="0"/>
          <w:numId w:val="3"/>
        </w:numPr>
        <w:rPr>
          <w:lang w:val="en-US"/>
        </w:rPr>
      </w:pPr>
      <w:r>
        <w:rPr>
          <w:lang w:val="en-US"/>
        </w:rPr>
        <w:t>Comparison of a</w:t>
      </w:r>
      <w:del w:id="29" w:author="Christèle Freychet" w:date="2023-11-09T16:07:00Z">
        <w:r w:rsidR="005919FD" w:rsidDel="00AE0DAF">
          <w:rPr>
            <w:lang w:val="en-US"/>
          </w:rPr>
          <w:delText>A</w:delText>
        </w:r>
      </w:del>
      <w:r w:rsidR="005919FD">
        <w:rPr>
          <w:lang w:val="en-US"/>
        </w:rPr>
        <w:t xml:space="preserve">mount of annual reimbursement </w:t>
      </w:r>
      <w:r>
        <w:rPr>
          <w:lang w:val="en-US"/>
        </w:rPr>
        <w:t xml:space="preserve">status before versus after </w:t>
      </w:r>
      <w:del w:id="30" w:author="Christèle Freychet" w:date="2023-11-09T16:07:00Z">
        <w:r w:rsidR="005919FD" w:rsidDel="00AE0DAF">
          <w:rPr>
            <w:lang w:val="en-US"/>
          </w:rPr>
          <w:delText xml:space="preserve">gained </w:delText>
        </w:r>
      </w:del>
      <w:del w:id="31" w:author="Christèle Freychet" w:date="2023-11-09T16:02:00Z">
        <w:r w:rsidR="005919FD" w:rsidDel="00AE5FD0">
          <w:rPr>
            <w:lang w:val="en-US"/>
          </w:rPr>
          <w:delText>using the</w:delText>
        </w:r>
      </w:del>
      <w:r w:rsidR="00AE5FD0">
        <w:rPr>
          <w:lang w:val="en-US"/>
        </w:rPr>
        <w:t>the use of</w:t>
      </w:r>
      <w:r w:rsidR="005919FD">
        <w:rPr>
          <w:lang w:val="en-US"/>
        </w:rPr>
        <w:t xml:space="preserve"> Dim3 products</w:t>
      </w:r>
    </w:p>
    <w:p w14:paraId="2A4E37D2" w14:textId="77777777" w:rsidR="00713C45" w:rsidRPr="00B72DE0" w:rsidRDefault="00713C45" w:rsidP="005919FD">
      <w:pPr>
        <w:rPr>
          <w:b/>
          <w:bCs/>
          <w:sz w:val="28"/>
          <w:szCs w:val="28"/>
          <w:lang w:val="en-US"/>
        </w:rPr>
      </w:pPr>
    </w:p>
    <w:p w14:paraId="16D11A41" w14:textId="4B219496" w:rsidR="00713C45" w:rsidRPr="00713C45" w:rsidRDefault="00713C45" w:rsidP="00713C45">
      <w:pPr>
        <w:pStyle w:val="ListParagraph"/>
        <w:numPr>
          <w:ilvl w:val="0"/>
          <w:numId w:val="2"/>
        </w:numPr>
        <w:rPr>
          <w:b/>
          <w:bCs/>
          <w:sz w:val="32"/>
          <w:szCs w:val="32"/>
          <w:lang w:val="fr-FR"/>
        </w:rPr>
      </w:pPr>
      <w:r w:rsidRPr="00713C45">
        <w:rPr>
          <w:b/>
          <w:bCs/>
          <w:sz w:val="32"/>
          <w:szCs w:val="32"/>
          <w:lang w:val="fr-FR"/>
        </w:rPr>
        <w:t>INSTALLATION PROCESS PROCEDURE</w:t>
      </w:r>
    </w:p>
    <w:p w14:paraId="4A26CC38" w14:textId="77777777" w:rsidR="00713C45" w:rsidRDefault="00713C45" w:rsidP="00713C45">
      <w:pPr>
        <w:rPr>
          <w:b/>
          <w:bCs/>
          <w:sz w:val="28"/>
          <w:szCs w:val="28"/>
          <w:lang w:val="en-US"/>
        </w:rPr>
      </w:pPr>
    </w:p>
    <w:p w14:paraId="1DF1CD80" w14:textId="2597C329" w:rsidR="005919FD" w:rsidRPr="00713C45" w:rsidRDefault="00713C45" w:rsidP="00713C45">
      <w:pPr>
        <w:rPr>
          <w:b/>
          <w:bCs/>
          <w:sz w:val="28"/>
          <w:szCs w:val="28"/>
          <w:lang w:val="en-US"/>
        </w:rPr>
      </w:pPr>
      <w:r w:rsidRPr="00713C45">
        <w:rPr>
          <w:b/>
          <w:bCs/>
          <w:sz w:val="28"/>
          <w:szCs w:val="28"/>
          <w:lang w:val="en-US"/>
        </w:rPr>
        <w:t xml:space="preserve">FIRST INSTALLATION SCOPE = ICU DEPARTMENT </w:t>
      </w:r>
    </w:p>
    <w:p w14:paraId="608B2155" w14:textId="48B045BD" w:rsidR="00713C45" w:rsidRDefault="00713C45" w:rsidP="005919FD">
      <w:pPr>
        <w:rPr>
          <w:lang w:val="en-US"/>
        </w:rPr>
      </w:pPr>
      <w:commentRangeStart w:id="32"/>
      <w:r>
        <w:rPr>
          <w:lang w:val="en-US"/>
        </w:rPr>
        <w:t>The installation process of Dim3 system (NUTROW + FEEDIM) in ICU will be monitored and fully reported by IT of Vivalia and Dim3 using an automated common tool to be agreed by both.</w:t>
      </w:r>
      <w:commentRangeEnd w:id="32"/>
      <w:r w:rsidR="00E47F65">
        <w:rPr>
          <w:rStyle w:val="CommentReference"/>
        </w:rPr>
        <w:commentReference w:id="32"/>
      </w:r>
    </w:p>
    <w:p w14:paraId="681A546C" w14:textId="77777777" w:rsidR="00713C45" w:rsidRDefault="00713C45" w:rsidP="005919FD">
      <w:pPr>
        <w:rPr>
          <w:lang w:val="en-US"/>
        </w:rPr>
      </w:pPr>
    </w:p>
    <w:p w14:paraId="665F2F68" w14:textId="23178C2E" w:rsidR="00713C45" w:rsidRDefault="00713C45" w:rsidP="005919FD">
      <w:pPr>
        <w:rPr>
          <w:lang w:val="en-US"/>
        </w:rPr>
      </w:pPr>
      <w:r>
        <w:rPr>
          <w:lang w:val="en-US"/>
        </w:rPr>
        <w:t xml:space="preserve">Those data will be used to define a “standard” procedure of installation to discuss with prospects and understand feasibility or unfeasibility in the earliest stage of </w:t>
      </w:r>
      <w:proofErr w:type="spellStart"/>
      <w:r>
        <w:rPr>
          <w:lang w:val="en-US"/>
        </w:rPr>
        <w:t>tec</w:t>
      </w:r>
      <w:ins w:id="33" w:author="Christèle Freychet" w:date="2023-11-09T16:09:00Z">
        <w:r w:rsidR="00E47F65">
          <w:rPr>
            <w:lang w:val="en-US"/>
          </w:rPr>
          <w:t>h</w:t>
        </w:r>
      </w:ins>
      <w:r>
        <w:rPr>
          <w:lang w:val="en-US"/>
        </w:rPr>
        <w:t>nico</w:t>
      </w:r>
      <w:proofErr w:type="spellEnd"/>
      <w:r>
        <w:rPr>
          <w:lang w:val="en-US"/>
        </w:rPr>
        <w:t>/commercial discussion.</w:t>
      </w:r>
    </w:p>
    <w:p w14:paraId="0E226BEE" w14:textId="77777777" w:rsidR="00713C45" w:rsidRDefault="00713C45" w:rsidP="005919FD">
      <w:pPr>
        <w:rPr>
          <w:lang w:val="en-US"/>
        </w:rPr>
      </w:pPr>
    </w:p>
    <w:p w14:paraId="040AED08" w14:textId="0F57AFB3" w:rsidR="00713C45" w:rsidRPr="00713C45" w:rsidRDefault="00713C45" w:rsidP="00713C45">
      <w:pPr>
        <w:pStyle w:val="ListParagraph"/>
        <w:numPr>
          <w:ilvl w:val="0"/>
          <w:numId w:val="2"/>
        </w:numPr>
        <w:rPr>
          <w:b/>
          <w:bCs/>
          <w:sz w:val="32"/>
          <w:szCs w:val="32"/>
          <w:lang w:val="fr-FR"/>
        </w:rPr>
      </w:pPr>
      <w:r w:rsidRPr="00713C45">
        <w:rPr>
          <w:b/>
          <w:bCs/>
          <w:sz w:val="32"/>
          <w:szCs w:val="32"/>
          <w:lang w:val="fr-FR"/>
        </w:rPr>
        <w:t>TIME SAVING</w:t>
      </w:r>
    </w:p>
    <w:p w14:paraId="45B4EC04" w14:textId="77777777" w:rsidR="00713C45" w:rsidRDefault="00713C45" w:rsidP="00713C45">
      <w:pPr>
        <w:pStyle w:val="ListParagraph"/>
        <w:rPr>
          <w:lang w:val="en-US"/>
        </w:rPr>
      </w:pPr>
    </w:p>
    <w:p w14:paraId="6DDC4B25" w14:textId="7E0FE546" w:rsidR="007C5AF6" w:rsidRPr="007C5AF6" w:rsidRDefault="007C5AF6" w:rsidP="00713C45">
      <w:pPr>
        <w:pStyle w:val="ListParagraph"/>
        <w:rPr>
          <w:b/>
          <w:bCs/>
          <w:lang w:val="en-US"/>
        </w:rPr>
      </w:pPr>
      <w:r w:rsidRPr="007C5AF6">
        <w:rPr>
          <w:b/>
          <w:bCs/>
          <w:lang w:val="en-US"/>
        </w:rPr>
        <w:t>NUTROW FEEDIM USE / ICU</w:t>
      </w:r>
    </w:p>
    <w:p w14:paraId="004E9409" w14:textId="77777777" w:rsidR="007C5AF6" w:rsidRDefault="007C5AF6" w:rsidP="00713C45">
      <w:pPr>
        <w:pStyle w:val="ListParagraph"/>
        <w:rPr>
          <w:lang w:val="en-US"/>
        </w:rPr>
      </w:pPr>
    </w:p>
    <w:p w14:paraId="515B8AA3" w14:textId="01D2DF0F" w:rsidR="00713C45" w:rsidRDefault="00713C45" w:rsidP="00713C45">
      <w:pPr>
        <w:pStyle w:val="ListParagraph"/>
        <w:rPr>
          <w:lang w:val="en-US"/>
        </w:rPr>
      </w:pPr>
      <w:r>
        <w:rPr>
          <w:lang w:val="en-US"/>
        </w:rPr>
        <w:t xml:space="preserve">PART </w:t>
      </w:r>
      <w:del w:id="34" w:author="Christèle Freychet" w:date="2023-11-09T16:14:00Z">
        <w:r w:rsidDel="00977EF4">
          <w:rPr>
            <w:lang w:val="en-US"/>
          </w:rPr>
          <w:delText>1 :</w:delText>
        </w:r>
      </w:del>
      <w:r w:rsidR="00977EF4">
        <w:rPr>
          <w:lang w:val="en-US"/>
        </w:rPr>
        <w:t>1:</w:t>
      </w:r>
      <w:r>
        <w:rPr>
          <w:lang w:val="en-US"/>
        </w:rPr>
        <w:t xml:space="preserve"> An analysis of the </w:t>
      </w:r>
      <w:r w:rsidR="001E1688">
        <w:rPr>
          <w:lang w:val="en-US"/>
        </w:rPr>
        <w:t xml:space="preserve">current </w:t>
      </w:r>
      <w:r>
        <w:rPr>
          <w:lang w:val="en-US"/>
        </w:rPr>
        <w:t xml:space="preserve">procedure of clinical nutrition management in the ICU will be performed and time dedicated to this procedure will be computed including </w:t>
      </w:r>
      <w:commentRangeStart w:id="35"/>
      <w:r>
        <w:rPr>
          <w:lang w:val="en-US"/>
        </w:rPr>
        <w:t>feeding pumps management</w:t>
      </w:r>
      <w:commentRangeEnd w:id="35"/>
      <w:r w:rsidR="00DB0F3A">
        <w:rPr>
          <w:rStyle w:val="CommentReference"/>
        </w:rPr>
        <w:commentReference w:id="35"/>
      </w:r>
      <w:r>
        <w:rPr>
          <w:lang w:val="en-US"/>
        </w:rPr>
        <w:t xml:space="preserve">. </w:t>
      </w:r>
      <w:r w:rsidR="00105030">
        <w:rPr>
          <w:lang w:val="en-US"/>
        </w:rPr>
        <w:t>P</w:t>
      </w:r>
      <w:del w:id="36" w:author="Christèle Freychet" w:date="2023-11-09T16:10:00Z">
        <w:r w:rsidDel="00105030">
          <w:rPr>
            <w:lang w:val="en-US"/>
          </w:rPr>
          <w:delText>weakness of p</w:delText>
        </w:r>
      </w:del>
      <w:r>
        <w:rPr>
          <w:lang w:val="en-US"/>
        </w:rPr>
        <w:t>rocedure will be analyzed toward Espen recommendations</w:t>
      </w:r>
      <w:r w:rsidR="00105030">
        <w:rPr>
          <w:lang w:val="en-US"/>
        </w:rPr>
        <w:t>, and strengths and weaknesses identified</w:t>
      </w:r>
      <w:r>
        <w:rPr>
          <w:lang w:val="en-US"/>
        </w:rPr>
        <w:t xml:space="preserve">. </w:t>
      </w:r>
      <w:commentRangeStart w:id="37"/>
      <w:r w:rsidR="007C5AF6">
        <w:rPr>
          <w:lang w:val="en-US"/>
        </w:rPr>
        <w:t xml:space="preserve">Recommendation </w:t>
      </w:r>
      <w:r>
        <w:rPr>
          <w:lang w:val="en-US"/>
        </w:rPr>
        <w:t xml:space="preserve">of </w:t>
      </w:r>
      <w:r w:rsidR="007C5AF6">
        <w:rPr>
          <w:lang w:val="en-US"/>
        </w:rPr>
        <w:t>dieticians</w:t>
      </w:r>
      <w:r>
        <w:rPr>
          <w:lang w:val="en-US"/>
        </w:rPr>
        <w:t xml:space="preserve"> not followed </w:t>
      </w:r>
      <w:r w:rsidR="007C5AF6">
        <w:rPr>
          <w:lang w:val="en-US"/>
        </w:rPr>
        <w:t xml:space="preserve">by ICU </w:t>
      </w:r>
      <w:r w:rsidR="00570B44">
        <w:rPr>
          <w:lang w:val="en-US"/>
        </w:rPr>
        <w:t xml:space="preserve">clinicians </w:t>
      </w:r>
      <w:r w:rsidR="007C5AF6">
        <w:rPr>
          <w:lang w:val="en-US"/>
        </w:rPr>
        <w:t xml:space="preserve">will be also </w:t>
      </w:r>
      <w:del w:id="38" w:author="Christèle Freychet" w:date="2023-11-09T16:14:00Z">
        <w:r w:rsidR="007C5AF6" w:rsidDel="00977EF4">
          <w:rPr>
            <w:lang w:val="en-US"/>
          </w:rPr>
          <w:delText>questioned</w:delText>
        </w:r>
      </w:del>
      <w:r w:rsidR="00977EF4">
        <w:rPr>
          <w:lang w:val="en-US"/>
        </w:rPr>
        <w:t>discussed</w:t>
      </w:r>
      <w:r w:rsidR="007C5AF6">
        <w:rPr>
          <w:lang w:val="en-US"/>
        </w:rPr>
        <w:t>.</w:t>
      </w:r>
      <w:commentRangeEnd w:id="37"/>
      <w:r w:rsidR="008C183F">
        <w:rPr>
          <w:rStyle w:val="CommentReference"/>
        </w:rPr>
        <w:commentReference w:id="37"/>
      </w:r>
    </w:p>
    <w:p w14:paraId="2E735C07" w14:textId="77777777" w:rsidR="00713C45" w:rsidRDefault="00713C45" w:rsidP="00713C45">
      <w:pPr>
        <w:pStyle w:val="ListParagraph"/>
        <w:rPr>
          <w:lang w:val="en-US"/>
        </w:rPr>
      </w:pPr>
    </w:p>
    <w:p w14:paraId="44DA01A6" w14:textId="0D9BA7BC" w:rsidR="00713C45" w:rsidRDefault="00713C45" w:rsidP="00713C45">
      <w:pPr>
        <w:pStyle w:val="ListParagraph"/>
        <w:rPr>
          <w:lang w:val="en-US"/>
        </w:rPr>
      </w:pPr>
      <w:r>
        <w:rPr>
          <w:lang w:val="en-US"/>
        </w:rPr>
        <w:t xml:space="preserve">PART </w:t>
      </w:r>
      <w:r w:rsidR="00977EF4">
        <w:rPr>
          <w:lang w:val="en-US"/>
        </w:rPr>
        <w:t>2:</w:t>
      </w:r>
      <w:r w:rsidR="007C5AF6">
        <w:rPr>
          <w:lang w:val="en-US"/>
        </w:rPr>
        <w:t xml:space="preserve"> After implementation of Dim3 system and a training period of 6 weeks, the impact on time dedicated to clinical nutrition will be monitored. Discrepancies in time will be extrapolated on a yearly base on beds base and translated in terms of time gained to increase contact with patient. It will not be expressed as Full time Equivalent in the study.</w:t>
      </w:r>
    </w:p>
    <w:p w14:paraId="741E3ED8" w14:textId="77777777" w:rsidR="007C5AF6" w:rsidRDefault="007C5AF6" w:rsidP="00713C45">
      <w:pPr>
        <w:pStyle w:val="ListParagraph"/>
        <w:rPr>
          <w:lang w:val="en-US"/>
        </w:rPr>
      </w:pPr>
    </w:p>
    <w:p w14:paraId="7BA441B9" w14:textId="7FE51573" w:rsidR="007C5AF6" w:rsidRDefault="007C5AF6" w:rsidP="00713C45">
      <w:pPr>
        <w:pStyle w:val="ListParagraph"/>
        <w:rPr>
          <w:lang w:val="en-US"/>
        </w:rPr>
      </w:pPr>
      <w:r>
        <w:rPr>
          <w:lang w:val="en-US"/>
        </w:rPr>
        <w:t xml:space="preserve">Results will be exploited in </w:t>
      </w:r>
      <w:del w:id="39" w:author="Christèle Freychet" w:date="2023-11-09T16:15:00Z">
        <w:r w:rsidDel="006A5E00">
          <w:rPr>
            <w:lang w:val="en-US"/>
          </w:rPr>
          <w:delText xml:space="preserve">terms of </w:delText>
        </w:r>
      </w:del>
      <w:r>
        <w:rPr>
          <w:lang w:val="en-US"/>
        </w:rPr>
        <w:t>publications.</w:t>
      </w:r>
    </w:p>
    <w:p w14:paraId="75D0069C" w14:textId="77777777" w:rsidR="007C5AF6" w:rsidRDefault="007C5AF6" w:rsidP="00713C45">
      <w:pPr>
        <w:pStyle w:val="ListParagraph"/>
        <w:rPr>
          <w:lang w:val="en-US"/>
        </w:rPr>
      </w:pPr>
    </w:p>
    <w:p w14:paraId="49DD88F6" w14:textId="07980704" w:rsidR="007C5AF6" w:rsidRPr="007C5AF6" w:rsidRDefault="007C5AF6" w:rsidP="00713C45">
      <w:pPr>
        <w:pStyle w:val="ListParagraph"/>
        <w:rPr>
          <w:b/>
          <w:bCs/>
          <w:lang w:val="en-US"/>
        </w:rPr>
      </w:pPr>
      <w:r w:rsidRPr="007C5AF6">
        <w:rPr>
          <w:b/>
          <w:bCs/>
          <w:lang w:val="en-US"/>
        </w:rPr>
        <w:t>SCORSO</w:t>
      </w:r>
    </w:p>
    <w:p w14:paraId="528851A5" w14:textId="77777777" w:rsidR="007C5AF6" w:rsidRDefault="007C5AF6" w:rsidP="00713C45">
      <w:pPr>
        <w:pStyle w:val="ListParagraph"/>
        <w:rPr>
          <w:lang w:val="en-US"/>
        </w:rPr>
      </w:pPr>
    </w:p>
    <w:p w14:paraId="5868A07E" w14:textId="22CED8B0" w:rsidR="007C5AF6" w:rsidRDefault="007C5AF6" w:rsidP="007C5AF6">
      <w:pPr>
        <w:pStyle w:val="ListParagraph"/>
        <w:rPr>
          <w:lang w:val="en-US"/>
        </w:rPr>
      </w:pPr>
      <w:r>
        <w:rPr>
          <w:lang w:val="en-US"/>
        </w:rPr>
        <w:t xml:space="preserve">PART </w:t>
      </w:r>
      <w:r w:rsidR="00F52152">
        <w:rPr>
          <w:lang w:val="en-US"/>
        </w:rPr>
        <w:t>1</w:t>
      </w:r>
      <w:ins w:id="40" w:author="Christèle Freychet" w:date="2023-11-09T16:18:00Z">
        <w:r w:rsidR="00F52152">
          <w:rPr>
            <w:lang w:val="en-US"/>
          </w:rPr>
          <w:t>:</w:t>
        </w:r>
      </w:ins>
      <w:r>
        <w:rPr>
          <w:lang w:val="en-US"/>
        </w:rPr>
        <w:t xml:space="preserve"> An analysis of the </w:t>
      </w:r>
      <w:r w:rsidR="002F6566">
        <w:rPr>
          <w:lang w:val="en-US"/>
        </w:rPr>
        <w:t xml:space="preserve">current </w:t>
      </w:r>
      <w:r>
        <w:rPr>
          <w:lang w:val="en-US"/>
        </w:rPr>
        <w:t xml:space="preserve">procedure </w:t>
      </w:r>
      <w:r w:rsidR="002F6566">
        <w:rPr>
          <w:lang w:val="en-US"/>
        </w:rPr>
        <w:t xml:space="preserve">for </w:t>
      </w:r>
      <w:r>
        <w:rPr>
          <w:lang w:val="en-US"/>
        </w:rPr>
        <w:t>malnutrition screening will be performed and time dedicated to this procedure will be compute</w:t>
      </w:r>
      <w:r w:rsidR="002F6566">
        <w:rPr>
          <w:lang w:val="en-US"/>
        </w:rPr>
        <w:t>d</w:t>
      </w:r>
      <w:r>
        <w:rPr>
          <w:lang w:val="en-US"/>
        </w:rPr>
        <w:t xml:space="preserve">. This analysis </w:t>
      </w:r>
      <w:r w:rsidR="002F6566">
        <w:rPr>
          <w:lang w:val="en-US"/>
        </w:rPr>
        <w:t xml:space="preserve">should also </w:t>
      </w:r>
      <w:r w:rsidR="00054BAE">
        <w:rPr>
          <w:lang w:val="en-US"/>
        </w:rPr>
        <w:t xml:space="preserve">help </w:t>
      </w:r>
      <w:del w:id="41" w:author="Christèle Freychet" w:date="2023-11-09T16:18:00Z">
        <w:r w:rsidDel="00054BAE">
          <w:rPr>
            <w:lang w:val="en-US"/>
          </w:rPr>
          <w:delText xml:space="preserve">will also be dedicated to </w:delText>
        </w:r>
      </w:del>
      <w:r>
        <w:rPr>
          <w:lang w:val="en-US"/>
        </w:rPr>
        <w:t>understand why some patients are not screened.</w:t>
      </w:r>
    </w:p>
    <w:p w14:paraId="40E1E534" w14:textId="77777777" w:rsidR="007C5AF6" w:rsidRDefault="007C5AF6" w:rsidP="007C5AF6">
      <w:pPr>
        <w:pStyle w:val="ListParagraph"/>
        <w:rPr>
          <w:lang w:val="en-US"/>
        </w:rPr>
      </w:pPr>
    </w:p>
    <w:p w14:paraId="3522D727" w14:textId="4FDB13CE" w:rsidR="007C5AF6" w:rsidRDefault="007C5AF6" w:rsidP="007C5AF6">
      <w:pPr>
        <w:pStyle w:val="ListParagraph"/>
        <w:rPr>
          <w:lang w:val="en-US"/>
        </w:rPr>
      </w:pPr>
      <w:r>
        <w:rPr>
          <w:lang w:val="en-US"/>
        </w:rPr>
        <w:t xml:space="preserve">PART </w:t>
      </w:r>
      <w:r w:rsidR="00054BAE">
        <w:rPr>
          <w:lang w:val="en-US"/>
        </w:rPr>
        <w:t>2:</w:t>
      </w:r>
      <w:r>
        <w:rPr>
          <w:lang w:val="en-US"/>
        </w:rPr>
        <w:t xml:space="preserve"> After implementation of Dim3 </w:t>
      </w:r>
      <w:proofErr w:type="spellStart"/>
      <w:r>
        <w:rPr>
          <w:lang w:val="en-US"/>
        </w:rPr>
        <w:t>Scorso</w:t>
      </w:r>
      <w:proofErr w:type="spellEnd"/>
      <w:ins w:id="42" w:author="Christèle Freychet" w:date="2023-11-09T16:19:00Z">
        <w:r w:rsidR="00054BAE">
          <w:rPr>
            <w:lang w:val="en-US"/>
          </w:rPr>
          <w:t>,</w:t>
        </w:r>
      </w:ins>
      <w:r>
        <w:rPr>
          <w:lang w:val="en-US"/>
        </w:rPr>
        <w:t xml:space="preserve"> the impact on time dedicated </w:t>
      </w:r>
      <w:r w:rsidR="00011842">
        <w:rPr>
          <w:lang w:val="en-US"/>
        </w:rPr>
        <w:t xml:space="preserve">to malnutrition screening </w:t>
      </w:r>
      <w:r>
        <w:rPr>
          <w:lang w:val="en-US"/>
        </w:rPr>
        <w:t xml:space="preserve">will be monitored. Discrepancies in time will be extrapolated on a yearly base </w:t>
      </w:r>
      <w:del w:id="43" w:author="Christèle Freychet" w:date="2023-11-09T16:19:00Z">
        <w:r w:rsidDel="00011842">
          <w:rPr>
            <w:lang w:val="en-US"/>
          </w:rPr>
          <w:delText xml:space="preserve">on </w:delText>
        </w:r>
      </w:del>
      <w:r w:rsidR="00011842">
        <w:rPr>
          <w:lang w:val="en-US"/>
        </w:rPr>
        <w:t xml:space="preserve">based on all? </w:t>
      </w:r>
      <w:r>
        <w:rPr>
          <w:lang w:val="en-US"/>
        </w:rPr>
        <w:t xml:space="preserve">admissions </w:t>
      </w:r>
      <w:del w:id="44" w:author="Christèle Freychet" w:date="2023-11-09T16:20:00Z">
        <w:r w:rsidDel="00011842">
          <w:rPr>
            <w:lang w:val="en-US"/>
          </w:rPr>
          <w:delText xml:space="preserve">base </w:delText>
        </w:r>
      </w:del>
      <w:r>
        <w:rPr>
          <w:lang w:val="en-US"/>
        </w:rPr>
        <w:t>and translated in terms of time gained to increase contact with patient. It will not be expressed as Full time Equivalent in the study.</w:t>
      </w:r>
    </w:p>
    <w:p w14:paraId="6BC2FC2D" w14:textId="77777777" w:rsidR="007C5AF6" w:rsidRDefault="007C5AF6" w:rsidP="007C5AF6">
      <w:pPr>
        <w:pStyle w:val="ListParagraph"/>
        <w:rPr>
          <w:lang w:val="en-US"/>
        </w:rPr>
      </w:pPr>
    </w:p>
    <w:p w14:paraId="73CE1328" w14:textId="328D8307" w:rsidR="007C5AF6" w:rsidRDefault="007C5AF6" w:rsidP="007C5AF6">
      <w:pPr>
        <w:pStyle w:val="ListParagraph"/>
        <w:rPr>
          <w:lang w:val="en-US"/>
        </w:rPr>
      </w:pPr>
      <w:r>
        <w:rPr>
          <w:lang w:val="en-US"/>
        </w:rPr>
        <w:t xml:space="preserve">Note on </w:t>
      </w:r>
      <w:del w:id="45" w:author="Christèle Freychet" w:date="2023-11-09T16:20:00Z">
        <w:r w:rsidDel="00011842">
          <w:rPr>
            <w:lang w:val="en-US"/>
          </w:rPr>
          <w:delText>Scorso :</w:delText>
        </w:r>
      </w:del>
      <w:proofErr w:type="spellStart"/>
      <w:ins w:id="46" w:author="Christèle Freychet" w:date="2023-11-09T16:20:00Z">
        <w:r w:rsidR="00011842">
          <w:rPr>
            <w:lang w:val="en-US"/>
          </w:rPr>
          <w:t>Scorso</w:t>
        </w:r>
        <w:proofErr w:type="spellEnd"/>
        <w:r w:rsidR="00011842">
          <w:rPr>
            <w:lang w:val="en-US"/>
          </w:rPr>
          <w:t>:</w:t>
        </w:r>
      </w:ins>
      <w:r>
        <w:rPr>
          <w:lang w:val="en-US"/>
        </w:rPr>
        <w:t xml:space="preserve"> the timing gain should be low as </w:t>
      </w:r>
      <w:del w:id="47" w:author="Christèle Freychet" w:date="2023-11-09T16:21:00Z">
        <w:r w:rsidDel="00E305C9">
          <w:rPr>
            <w:lang w:val="en-US"/>
          </w:rPr>
          <w:delText xml:space="preserve">manually or digitally, </w:delText>
        </w:r>
      </w:del>
      <w:r>
        <w:rPr>
          <w:lang w:val="en-US"/>
        </w:rPr>
        <w:t>the questionnaire has to be performed</w:t>
      </w:r>
      <w:r w:rsidR="00E305C9">
        <w:rPr>
          <w:lang w:val="en-US"/>
        </w:rPr>
        <w:t>, whether it is manually or digitally</w:t>
      </w:r>
      <w:r>
        <w:rPr>
          <w:lang w:val="en-US"/>
        </w:rPr>
        <w:t xml:space="preserve">. </w:t>
      </w:r>
      <w:commentRangeStart w:id="48"/>
      <w:r w:rsidR="006F13F0">
        <w:rPr>
          <w:lang w:val="en-US"/>
        </w:rPr>
        <w:t>The analysis must include the pathway of data.</w:t>
      </w:r>
      <w:commentRangeEnd w:id="48"/>
      <w:r w:rsidR="000E5AC9">
        <w:rPr>
          <w:rStyle w:val="CommentReference"/>
        </w:rPr>
        <w:commentReference w:id="48"/>
      </w:r>
    </w:p>
    <w:p w14:paraId="6B89098D" w14:textId="77777777" w:rsidR="007C5AF6" w:rsidRDefault="007C5AF6" w:rsidP="00713C45">
      <w:pPr>
        <w:pStyle w:val="ListParagraph"/>
        <w:rPr>
          <w:lang w:val="en-US"/>
        </w:rPr>
      </w:pPr>
    </w:p>
    <w:p w14:paraId="53ECFD5E" w14:textId="77777777" w:rsidR="006F13F0" w:rsidRDefault="006F13F0" w:rsidP="00713C45">
      <w:pPr>
        <w:pStyle w:val="ListParagraph"/>
        <w:rPr>
          <w:lang w:val="en-US"/>
        </w:rPr>
      </w:pPr>
    </w:p>
    <w:p w14:paraId="30511637" w14:textId="27E5167A" w:rsidR="006F13F0" w:rsidRPr="006F13F0" w:rsidRDefault="006F13F0" w:rsidP="006F13F0">
      <w:pPr>
        <w:pStyle w:val="ListParagraph"/>
        <w:numPr>
          <w:ilvl w:val="0"/>
          <w:numId w:val="2"/>
        </w:numPr>
        <w:rPr>
          <w:b/>
          <w:bCs/>
          <w:sz w:val="32"/>
          <w:szCs w:val="32"/>
          <w:lang w:val="fr-FR"/>
        </w:rPr>
      </w:pPr>
      <w:r w:rsidRPr="006F13F0">
        <w:rPr>
          <w:b/>
          <w:bCs/>
          <w:sz w:val="32"/>
          <w:szCs w:val="32"/>
          <w:lang w:val="fr-FR"/>
        </w:rPr>
        <w:t>USERS SURVEYS</w:t>
      </w:r>
    </w:p>
    <w:p w14:paraId="149B9934" w14:textId="5E0D91F2" w:rsidR="006F13F0" w:rsidRDefault="006F13F0" w:rsidP="00713C45">
      <w:pPr>
        <w:pStyle w:val="ListParagraph"/>
        <w:rPr>
          <w:lang w:val="en-US"/>
        </w:rPr>
      </w:pPr>
    </w:p>
    <w:p w14:paraId="32F251CE" w14:textId="69AECA07" w:rsidR="007D47F0" w:rsidRDefault="006F13F0" w:rsidP="00713C45">
      <w:pPr>
        <w:pStyle w:val="ListParagraph"/>
        <w:rPr>
          <w:ins w:id="49" w:author="Christèle Freychet" w:date="2023-11-09T16:23:00Z"/>
          <w:lang w:val="en-US"/>
        </w:rPr>
      </w:pPr>
      <w:del w:id="50" w:author="Christèle Freychet" w:date="2023-11-09T16:29:00Z">
        <w:r w:rsidDel="00575FBE">
          <w:rPr>
            <w:lang w:val="en-US"/>
          </w:rPr>
          <w:delText>NUTROW/FEEDIM See Lille Protocol</w:delText>
        </w:r>
      </w:del>
    </w:p>
    <w:p w14:paraId="674B86BF" w14:textId="77777777" w:rsidR="007D47F0" w:rsidRPr="00262239" w:rsidRDefault="007D47F0" w:rsidP="007D47F0">
      <w:pPr>
        <w:pStyle w:val="Caption"/>
        <w:jc w:val="both"/>
        <w:outlineLvl w:val="1"/>
        <w:rPr>
          <w:rFonts w:ascii="Arial" w:hAnsi="Arial" w:cs="Arial"/>
          <w:color w:val="auto"/>
          <w:sz w:val="24"/>
        </w:rPr>
      </w:pPr>
      <w:bookmarkStart w:id="51" w:name="_Toc79585805"/>
      <w:bookmarkStart w:id="52" w:name="_Toc79586777"/>
      <w:bookmarkStart w:id="53" w:name="_Toc32837187"/>
      <w:bookmarkStart w:id="54" w:name="_Toc89180572"/>
      <w:bookmarkStart w:id="55" w:name="_Toc90652485"/>
      <w:r w:rsidRPr="00F31F42">
        <w:rPr>
          <w:rFonts w:ascii="Arial" w:hAnsi="Arial" w:cs="Arial"/>
          <w:color w:val="auto"/>
          <w:sz w:val="24"/>
        </w:rPr>
        <w:t xml:space="preserve">Annexe </w:t>
      </w:r>
      <w:r>
        <w:rPr>
          <w:rFonts w:ascii="Arial" w:hAnsi="Arial" w:cs="Arial"/>
          <w:color w:val="auto"/>
          <w:sz w:val="24"/>
        </w:rPr>
        <w:t>1</w:t>
      </w:r>
      <w:r w:rsidRPr="00F31F42">
        <w:rPr>
          <w:rFonts w:ascii="Arial" w:hAnsi="Arial" w:cs="Arial"/>
          <w:color w:val="auto"/>
          <w:sz w:val="24"/>
        </w:rPr>
        <w:t xml:space="preserve"> :</w:t>
      </w:r>
      <w:bookmarkEnd w:id="51"/>
      <w:bookmarkEnd w:id="52"/>
      <w:r w:rsidRPr="00F31F42">
        <w:rPr>
          <w:rFonts w:ascii="Arial" w:hAnsi="Arial" w:cs="Arial"/>
          <w:color w:val="auto"/>
          <w:sz w:val="24"/>
        </w:rPr>
        <w:t xml:space="preserve"> </w:t>
      </w:r>
      <w:bookmarkStart w:id="56" w:name="_Toc79585806"/>
      <w:bookmarkStart w:id="57" w:name="_Toc79586778"/>
      <w:bookmarkEnd w:id="53"/>
      <w:r w:rsidRPr="00262239">
        <w:rPr>
          <w:rFonts w:ascii="Arial" w:hAnsi="Arial" w:cs="Arial"/>
          <w:color w:val="auto"/>
          <w:sz w:val="24"/>
        </w:rPr>
        <w:t>Questionnaire NUTROW</w:t>
      </w:r>
      <w:bookmarkEnd w:id="54"/>
      <w:bookmarkEnd w:id="55"/>
      <w:bookmarkEnd w:id="56"/>
      <w:bookmarkEnd w:id="57"/>
      <w:r w:rsidRPr="00262239">
        <w:rPr>
          <w:rFonts w:ascii="Arial" w:hAnsi="Arial" w:cs="Arial"/>
          <w:color w:val="auto"/>
          <w:sz w:val="24"/>
        </w:rPr>
        <w:t xml:space="preserve">  </w:t>
      </w:r>
    </w:p>
    <w:p w14:paraId="577D3709" w14:textId="59F766A0" w:rsidR="007D47F0" w:rsidRPr="00AB4854" w:rsidRDefault="007D47F0" w:rsidP="007D47F0">
      <w:pPr>
        <w:rPr>
          <w:lang w:eastAsia="fr-FR"/>
        </w:rPr>
      </w:pPr>
      <w:r w:rsidRPr="00145C49">
        <w:rPr>
          <w:lang w:eastAsia="fr-FR"/>
        </w:rPr>
        <w:t>Note : A remplir par chaque praticien ayant utilisé Nutrow</w:t>
      </w:r>
    </w:p>
    <w:p w14:paraId="79B53274" w14:textId="77777777" w:rsidR="007D47F0" w:rsidRPr="00145C49" w:rsidRDefault="007D47F0" w:rsidP="007D47F0">
      <w:pPr>
        <w:rPr>
          <w:b/>
          <w:bCs/>
          <w:u w:val="single"/>
        </w:rPr>
      </w:pPr>
      <w:bookmarkStart w:id="58" w:name="_Toc15634619"/>
      <w:bookmarkStart w:id="59" w:name="_Toc17468051"/>
      <w:bookmarkStart w:id="60" w:name="_Toc38120461"/>
      <w:bookmarkStart w:id="61" w:name="_Toc48295832"/>
      <w:bookmarkStart w:id="62" w:name="_Toc79585807"/>
      <w:bookmarkStart w:id="63" w:name="_Toc79586779"/>
      <w:r w:rsidRPr="00145C49">
        <w:rPr>
          <w:b/>
          <w:bCs/>
          <w:u w:val="single"/>
        </w:rPr>
        <w:t>1. Informations</w:t>
      </w:r>
      <w:bookmarkEnd w:id="58"/>
      <w:bookmarkEnd w:id="59"/>
      <w:bookmarkEnd w:id="60"/>
      <w:bookmarkEnd w:id="61"/>
      <w:bookmarkEnd w:id="62"/>
      <w:bookmarkEnd w:id="63"/>
    </w:p>
    <w:p w14:paraId="375D7258" w14:textId="77777777" w:rsidR="007D47F0" w:rsidRPr="00145C49" w:rsidRDefault="007D47F0" w:rsidP="007D47F0">
      <w:pPr>
        <w:rPr>
          <w:b/>
          <w:bCs/>
        </w:rPr>
      </w:pPr>
      <w:bookmarkStart w:id="64" w:name="_Toc15634620"/>
      <w:bookmarkStart w:id="65" w:name="_Toc17468052"/>
      <w:bookmarkStart w:id="66" w:name="_Toc38120462"/>
      <w:bookmarkStart w:id="67" w:name="_Toc48295833"/>
      <w:bookmarkStart w:id="68" w:name="_Toc79585808"/>
      <w:bookmarkStart w:id="69" w:name="_Toc79586780"/>
      <w:r w:rsidRPr="00145C49">
        <w:rPr>
          <w:b/>
          <w:bCs/>
        </w:rPr>
        <w:t>1.1 Informations personnelles</w:t>
      </w:r>
      <w:bookmarkEnd w:id="64"/>
      <w:bookmarkEnd w:id="65"/>
      <w:bookmarkEnd w:id="66"/>
      <w:bookmarkEnd w:id="67"/>
      <w:bookmarkEnd w:id="68"/>
      <w:bookmarkEnd w:id="69"/>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6934"/>
      </w:tblGrid>
      <w:tr w:rsidR="007D47F0" w:rsidRPr="003D2E8D" w14:paraId="54BD02F5" w14:textId="77777777" w:rsidTr="001C1642">
        <w:tc>
          <w:tcPr>
            <w:tcW w:w="2122" w:type="dxa"/>
            <w:tcBorders>
              <w:top w:val="nil"/>
              <w:bottom w:val="single" w:sz="4" w:space="0" w:color="auto"/>
              <w:right w:val="single" w:sz="4" w:space="0" w:color="auto"/>
            </w:tcBorders>
          </w:tcPr>
          <w:p w14:paraId="16F86A85" w14:textId="77777777" w:rsidR="007D47F0" w:rsidRPr="008E5A42" w:rsidRDefault="007D47F0" w:rsidP="001C1642">
            <w:pPr>
              <w:rPr>
                <w:b/>
                <w:bCs/>
              </w:rPr>
            </w:pPr>
            <w:r w:rsidRPr="00AD1963">
              <w:rPr>
                <w:b/>
                <w:bCs/>
              </w:rPr>
              <w:t>Nom</w:t>
            </w:r>
            <w:r w:rsidRPr="008E5A42">
              <w:rPr>
                <w:b/>
                <w:bCs/>
              </w:rPr>
              <w:t> </w:t>
            </w:r>
            <w:r>
              <w:rPr>
                <w:b/>
                <w:bCs/>
              </w:rPr>
              <w:t>Prénom</w:t>
            </w:r>
          </w:p>
        </w:tc>
        <w:tc>
          <w:tcPr>
            <w:tcW w:w="6934" w:type="dxa"/>
            <w:tcBorders>
              <w:top w:val="nil"/>
              <w:left w:val="single" w:sz="4" w:space="0" w:color="auto"/>
              <w:bottom w:val="single" w:sz="4" w:space="0" w:color="auto"/>
            </w:tcBorders>
          </w:tcPr>
          <w:p w14:paraId="531B2DE8" w14:textId="77777777" w:rsidR="007D47F0" w:rsidRPr="003D2E8D" w:rsidRDefault="007D47F0" w:rsidP="001C1642"/>
        </w:tc>
      </w:tr>
      <w:tr w:rsidR="007D47F0" w:rsidRPr="003D2E8D" w14:paraId="4A94C751" w14:textId="77777777" w:rsidTr="001C1642">
        <w:tc>
          <w:tcPr>
            <w:tcW w:w="2122" w:type="dxa"/>
            <w:tcBorders>
              <w:top w:val="single" w:sz="4" w:space="0" w:color="auto"/>
              <w:bottom w:val="single" w:sz="4" w:space="0" w:color="auto"/>
              <w:right w:val="single" w:sz="4" w:space="0" w:color="auto"/>
            </w:tcBorders>
          </w:tcPr>
          <w:p w14:paraId="72275D7F" w14:textId="77777777" w:rsidR="007D47F0" w:rsidRPr="008E5A42" w:rsidRDefault="007D47F0" w:rsidP="001C1642">
            <w:pPr>
              <w:rPr>
                <w:b/>
                <w:bCs/>
              </w:rPr>
            </w:pPr>
            <w:r w:rsidRPr="003D2E8D">
              <w:rPr>
                <w:b/>
                <w:bCs/>
              </w:rPr>
              <w:t>Titre </w:t>
            </w:r>
          </w:p>
        </w:tc>
        <w:tc>
          <w:tcPr>
            <w:tcW w:w="6934" w:type="dxa"/>
            <w:tcBorders>
              <w:top w:val="single" w:sz="4" w:space="0" w:color="auto"/>
              <w:left w:val="single" w:sz="4" w:space="0" w:color="auto"/>
              <w:bottom w:val="single" w:sz="4" w:space="0" w:color="auto"/>
            </w:tcBorders>
          </w:tcPr>
          <w:p w14:paraId="6B3AD1F0" w14:textId="77777777" w:rsidR="007D47F0" w:rsidRPr="003D2E8D" w:rsidRDefault="007D47F0" w:rsidP="001C1642"/>
        </w:tc>
      </w:tr>
      <w:tr w:rsidR="007D47F0" w:rsidRPr="003D2E8D" w14:paraId="7A8CACC4" w14:textId="77777777" w:rsidTr="001C1642">
        <w:tc>
          <w:tcPr>
            <w:tcW w:w="2122" w:type="dxa"/>
            <w:tcBorders>
              <w:top w:val="single" w:sz="4" w:space="0" w:color="auto"/>
              <w:bottom w:val="nil"/>
              <w:right w:val="single" w:sz="4" w:space="0" w:color="auto"/>
            </w:tcBorders>
          </w:tcPr>
          <w:p w14:paraId="48AF5441" w14:textId="77777777" w:rsidR="007D47F0" w:rsidRPr="008E5A42" w:rsidRDefault="007D47F0" w:rsidP="001C1642">
            <w:pPr>
              <w:rPr>
                <w:b/>
                <w:bCs/>
              </w:rPr>
            </w:pPr>
            <w:r w:rsidRPr="003D2E8D">
              <w:rPr>
                <w:b/>
                <w:bCs/>
              </w:rPr>
              <w:t>Département </w:t>
            </w:r>
          </w:p>
        </w:tc>
        <w:tc>
          <w:tcPr>
            <w:tcW w:w="6934" w:type="dxa"/>
            <w:tcBorders>
              <w:top w:val="single" w:sz="4" w:space="0" w:color="auto"/>
              <w:left w:val="single" w:sz="4" w:space="0" w:color="auto"/>
              <w:bottom w:val="nil"/>
            </w:tcBorders>
          </w:tcPr>
          <w:p w14:paraId="094015B0" w14:textId="77777777" w:rsidR="007D47F0" w:rsidRPr="003D2E8D" w:rsidRDefault="007D47F0" w:rsidP="001C1642"/>
        </w:tc>
      </w:tr>
    </w:tbl>
    <w:p w14:paraId="01CCE560" w14:textId="77777777" w:rsidR="007D47F0" w:rsidRPr="00145C49" w:rsidRDefault="007D47F0" w:rsidP="007D47F0">
      <w:pPr>
        <w:rPr>
          <w:b/>
          <w:bCs/>
        </w:rPr>
      </w:pPr>
      <w:bookmarkStart w:id="70" w:name="_Toc15634621"/>
      <w:bookmarkStart w:id="71" w:name="_Toc17468053"/>
      <w:bookmarkStart w:id="72" w:name="_Toc38120463"/>
      <w:bookmarkStart w:id="73" w:name="_Toc48295834"/>
      <w:bookmarkStart w:id="74" w:name="_Toc79585809"/>
      <w:bookmarkStart w:id="75" w:name="_Toc79586781"/>
      <w:r>
        <w:rPr>
          <w:b/>
          <w:bCs/>
        </w:rPr>
        <w:t xml:space="preserve">1.2 </w:t>
      </w:r>
      <w:r w:rsidRPr="00145C49">
        <w:rPr>
          <w:b/>
          <w:bCs/>
        </w:rPr>
        <w:t>Informations sur l’utilisation</w:t>
      </w:r>
      <w:bookmarkEnd w:id="70"/>
      <w:bookmarkEnd w:id="71"/>
      <w:bookmarkEnd w:id="72"/>
      <w:bookmarkEnd w:id="73"/>
      <w:bookmarkEnd w:id="74"/>
      <w:bookmarkEnd w:id="75"/>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532"/>
      </w:tblGrid>
      <w:tr w:rsidR="007D47F0" w:rsidRPr="004E584B" w14:paraId="57F4869A" w14:textId="77777777" w:rsidTr="001C1642">
        <w:tc>
          <w:tcPr>
            <w:tcW w:w="5524" w:type="dxa"/>
            <w:tcBorders>
              <w:top w:val="nil"/>
              <w:bottom w:val="single" w:sz="4" w:space="0" w:color="auto"/>
              <w:right w:val="single" w:sz="4" w:space="0" w:color="auto"/>
            </w:tcBorders>
          </w:tcPr>
          <w:p w14:paraId="2C884541" w14:textId="77777777" w:rsidR="007D47F0" w:rsidRPr="004E584B" w:rsidRDefault="007D47F0" w:rsidP="001C1642">
            <w:pPr>
              <w:rPr>
                <w:b/>
                <w:bCs/>
              </w:rPr>
            </w:pPr>
            <w:r w:rsidRPr="004E584B">
              <w:rPr>
                <w:b/>
                <w:bCs/>
              </w:rPr>
              <w:t>Date de début d’utilisation</w:t>
            </w:r>
          </w:p>
        </w:tc>
        <w:tc>
          <w:tcPr>
            <w:tcW w:w="3532" w:type="dxa"/>
            <w:tcBorders>
              <w:top w:val="nil"/>
              <w:left w:val="single" w:sz="4" w:space="0" w:color="auto"/>
              <w:bottom w:val="single" w:sz="4" w:space="0" w:color="auto"/>
            </w:tcBorders>
          </w:tcPr>
          <w:p w14:paraId="02D59CFF" w14:textId="77777777" w:rsidR="007D47F0" w:rsidRPr="004E584B" w:rsidRDefault="007D47F0" w:rsidP="001C1642"/>
        </w:tc>
      </w:tr>
      <w:tr w:rsidR="007D47F0" w:rsidRPr="004E584B" w14:paraId="11DF707E" w14:textId="77777777" w:rsidTr="001C1642">
        <w:tc>
          <w:tcPr>
            <w:tcW w:w="5524" w:type="dxa"/>
            <w:tcBorders>
              <w:top w:val="nil"/>
              <w:bottom w:val="single" w:sz="4" w:space="0" w:color="auto"/>
              <w:right w:val="single" w:sz="4" w:space="0" w:color="auto"/>
            </w:tcBorders>
          </w:tcPr>
          <w:p w14:paraId="5ADCA2FA" w14:textId="77777777" w:rsidR="007D47F0" w:rsidRPr="004E584B" w:rsidRDefault="007D47F0" w:rsidP="001C1642">
            <w:pPr>
              <w:rPr>
                <w:b/>
                <w:bCs/>
              </w:rPr>
            </w:pPr>
            <w:r w:rsidRPr="004E584B">
              <w:rPr>
                <w:b/>
                <w:bCs/>
              </w:rPr>
              <w:t>Date de fin d’utilisation</w:t>
            </w:r>
          </w:p>
        </w:tc>
        <w:tc>
          <w:tcPr>
            <w:tcW w:w="3532" w:type="dxa"/>
            <w:tcBorders>
              <w:top w:val="nil"/>
              <w:left w:val="single" w:sz="4" w:space="0" w:color="auto"/>
              <w:bottom w:val="single" w:sz="4" w:space="0" w:color="auto"/>
            </w:tcBorders>
          </w:tcPr>
          <w:p w14:paraId="5D654A47" w14:textId="77777777" w:rsidR="007D47F0" w:rsidRPr="004E584B" w:rsidRDefault="007D47F0" w:rsidP="001C1642"/>
        </w:tc>
      </w:tr>
      <w:tr w:rsidR="007D47F0" w:rsidRPr="004E584B" w14:paraId="02D92764" w14:textId="77777777" w:rsidTr="001C1642">
        <w:tc>
          <w:tcPr>
            <w:tcW w:w="5524" w:type="dxa"/>
            <w:tcBorders>
              <w:top w:val="single" w:sz="4" w:space="0" w:color="auto"/>
              <w:bottom w:val="single" w:sz="4" w:space="0" w:color="auto"/>
              <w:right w:val="single" w:sz="4" w:space="0" w:color="auto"/>
            </w:tcBorders>
          </w:tcPr>
          <w:p w14:paraId="43EB5E6D" w14:textId="77777777" w:rsidR="007D47F0" w:rsidRPr="004E584B" w:rsidRDefault="007D47F0" w:rsidP="001C1642">
            <w:pPr>
              <w:rPr>
                <w:b/>
                <w:bCs/>
                <w:strike/>
              </w:rPr>
            </w:pPr>
            <w:r w:rsidRPr="004E584B">
              <w:rPr>
                <w:b/>
                <w:bCs/>
              </w:rPr>
              <w:t>Durée moyenne (en minutes) estimée d’utilisation de NUTROW par patient et par jour</w:t>
            </w:r>
          </w:p>
        </w:tc>
        <w:tc>
          <w:tcPr>
            <w:tcW w:w="3532" w:type="dxa"/>
            <w:tcBorders>
              <w:top w:val="single" w:sz="4" w:space="0" w:color="auto"/>
              <w:left w:val="single" w:sz="4" w:space="0" w:color="auto"/>
              <w:bottom w:val="single" w:sz="4" w:space="0" w:color="auto"/>
            </w:tcBorders>
          </w:tcPr>
          <w:p w14:paraId="37924E78" w14:textId="77777777" w:rsidR="007D47F0" w:rsidRPr="004E584B" w:rsidRDefault="007D47F0" w:rsidP="001C1642"/>
        </w:tc>
      </w:tr>
      <w:tr w:rsidR="007D47F0" w:rsidRPr="003D2E8D" w14:paraId="5CBDF8D2" w14:textId="77777777" w:rsidTr="001C1642">
        <w:tc>
          <w:tcPr>
            <w:tcW w:w="5524" w:type="dxa"/>
            <w:tcBorders>
              <w:top w:val="single" w:sz="4" w:space="0" w:color="auto"/>
              <w:bottom w:val="single" w:sz="4" w:space="0" w:color="auto"/>
              <w:right w:val="single" w:sz="4" w:space="0" w:color="auto"/>
            </w:tcBorders>
          </w:tcPr>
          <w:p w14:paraId="5FC8D9FA" w14:textId="77777777" w:rsidR="007D47F0" w:rsidRPr="004E584B" w:rsidRDefault="007D47F0" w:rsidP="001C1642">
            <w:pPr>
              <w:rPr>
                <w:b/>
                <w:bCs/>
              </w:rPr>
            </w:pPr>
            <w:r w:rsidRPr="004E584B">
              <w:rPr>
                <w:b/>
                <w:bCs/>
              </w:rPr>
              <w:t xml:space="preserve">Combien de fois avez-vous utilisé NUTROW ? </w:t>
            </w:r>
          </w:p>
        </w:tc>
        <w:tc>
          <w:tcPr>
            <w:tcW w:w="3532" w:type="dxa"/>
            <w:tcBorders>
              <w:top w:val="single" w:sz="4" w:space="0" w:color="auto"/>
              <w:left w:val="single" w:sz="4" w:space="0" w:color="auto"/>
              <w:bottom w:val="single" w:sz="4" w:space="0" w:color="auto"/>
            </w:tcBorders>
          </w:tcPr>
          <w:p w14:paraId="375F43EF" w14:textId="77777777" w:rsidR="007D47F0" w:rsidRPr="003D2E8D" w:rsidRDefault="007D47F0" w:rsidP="001C1642"/>
        </w:tc>
      </w:tr>
    </w:tbl>
    <w:p w14:paraId="7EFF77B0" w14:textId="77777777" w:rsidR="007D47F0" w:rsidRDefault="007D47F0" w:rsidP="007D47F0">
      <w:pPr>
        <w:rPr>
          <w:b/>
          <w:bCs/>
          <w:u w:val="single"/>
        </w:rPr>
      </w:pPr>
      <w:bookmarkStart w:id="76" w:name="_Toc15634622"/>
      <w:bookmarkStart w:id="77" w:name="_Toc17468054"/>
      <w:bookmarkStart w:id="78" w:name="_Toc38120464"/>
      <w:bookmarkStart w:id="79" w:name="_Toc48295835"/>
      <w:bookmarkStart w:id="80" w:name="_Toc79585810"/>
      <w:bookmarkStart w:id="81" w:name="_Toc79586782"/>
    </w:p>
    <w:p w14:paraId="299F8E41" w14:textId="77777777" w:rsidR="007D47F0" w:rsidRPr="00145C49" w:rsidRDefault="007D47F0" w:rsidP="007D47F0">
      <w:pPr>
        <w:rPr>
          <w:b/>
          <w:bCs/>
          <w:u w:val="single"/>
        </w:rPr>
      </w:pPr>
      <w:r>
        <w:rPr>
          <w:b/>
          <w:bCs/>
          <w:u w:val="single"/>
        </w:rPr>
        <w:t xml:space="preserve">2. </w:t>
      </w:r>
      <w:r w:rsidRPr="00145C49">
        <w:rPr>
          <w:b/>
          <w:bCs/>
          <w:u w:val="single"/>
        </w:rPr>
        <w:t>Enquête de satisfaction</w:t>
      </w:r>
      <w:bookmarkEnd w:id="76"/>
      <w:bookmarkEnd w:id="77"/>
      <w:bookmarkEnd w:id="78"/>
      <w:bookmarkEnd w:id="79"/>
      <w:bookmarkEnd w:id="80"/>
      <w:bookmarkEnd w:id="81"/>
    </w:p>
    <w:p w14:paraId="69211C11" w14:textId="4477DC1C" w:rsidR="007D47F0" w:rsidRPr="00445B3B" w:rsidDel="00752F1C" w:rsidRDefault="007D47F0" w:rsidP="007D47F0">
      <w:pPr>
        <w:pStyle w:val="ListParagraph"/>
        <w:keepNext/>
        <w:numPr>
          <w:ilvl w:val="0"/>
          <w:numId w:val="4"/>
        </w:numPr>
        <w:contextualSpacing w:val="0"/>
        <w:jc w:val="both"/>
        <w:outlineLvl w:val="1"/>
        <w:rPr>
          <w:del w:id="82" w:author="Jean Claude havaux" w:date="2023-11-21T09:52:00Z"/>
          <w:rFonts w:ascii="Arial Gras" w:hAnsi="Arial Gras" w:cs="Arial"/>
          <w:b/>
          <w:bCs/>
          <w:vanish/>
        </w:rPr>
      </w:pPr>
      <w:bookmarkStart w:id="83" w:name="_Toc87943749"/>
      <w:bookmarkStart w:id="84" w:name="_Toc88477335"/>
      <w:bookmarkStart w:id="85" w:name="_Toc88829616"/>
      <w:bookmarkStart w:id="86" w:name="_Toc88830594"/>
      <w:bookmarkStart w:id="87" w:name="_Toc88830841"/>
      <w:bookmarkStart w:id="88" w:name="_Toc88836248"/>
      <w:bookmarkStart w:id="89" w:name="_Toc89176446"/>
      <w:bookmarkStart w:id="90" w:name="_Toc89180573"/>
      <w:bookmarkStart w:id="91" w:name="_Toc90037195"/>
      <w:bookmarkStart w:id="92" w:name="_Toc90388067"/>
      <w:bookmarkStart w:id="93" w:name="_Toc90652486"/>
      <w:bookmarkStart w:id="94" w:name="_Toc15634623"/>
      <w:bookmarkStart w:id="95" w:name="_Toc17468055"/>
      <w:bookmarkStart w:id="96" w:name="_Toc38120465"/>
      <w:bookmarkStart w:id="97" w:name="_Toc48295836"/>
      <w:bookmarkStart w:id="98" w:name="_Toc79585811"/>
      <w:bookmarkStart w:id="99" w:name="_Toc79586783"/>
      <w:bookmarkEnd w:id="83"/>
      <w:bookmarkEnd w:id="84"/>
      <w:bookmarkEnd w:id="85"/>
      <w:bookmarkEnd w:id="86"/>
      <w:bookmarkEnd w:id="87"/>
      <w:bookmarkEnd w:id="88"/>
      <w:bookmarkEnd w:id="89"/>
      <w:bookmarkEnd w:id="90"/>
      <w:bookmarkEnd w:id="91"/>
      <w:bookmarkEnd w:id="92"/>
      <w:bookmarkEnd w:id="93"/>
    </w:p>
    <w:p w14:paraId="363EAAD1" w14:textId="4543F52A" w:rsidR="007D47F0" w:rsidRPr="00DC0E29" w:rsidDel="00752F1C" w:rsidRDefault="007D47F0" w:rsidP="007D47F0">
      <w:pPr>
        <w:pStyle w:val="ListParagraph"/>
        <w:keepNext/>
        <w:numPr>
          <w:ilvl w:val="0"/>
          <w:numId w:val="5"/>
        </w:numPr>
        <w:contextualSpacing w:val="0"/>
        <w:jc w:val="both"/>
        <w:outlineLvl w:val="1"/>
        <w:rPr>
          <w:del w:id="100" w:author="Jean Claude havaux" w:date="2023-11-21T09:52:00Z"/>
          <w:rFonts w:ascii="Arial Gras" w:hAnsi="Arial Gras" w:cs="Arial"/>
          <w:b/>
          <w:bCs/>
          <w:vanish/>
        </w:rPr>
      </w:pPr>
      <w:bookmarkStart w:id="101" w:name="_Toc87943750"/>
      <w:bookmarkStart w:id="102" w:name="_Toc88477336"/>
      <w:bookmarkStart w:id="103" w:name="_Toc88829617"/>
      <w:bookmarkStart w:id="104" w:name="_Toc88830595"/>
      <w:bookmarkStart w:id="105" w:name="_Toc88830842"/>
      <w:bookmarkStart w:id="106" w:name="_Toc88836249"/>
      <w:bookmarkStart w:id="107" w:name="_Toc89176447"/>
      <w:bookmarkStart w:id="108" w:name="_Toc89180574"/>
      <w:bookmarkStart w:id="109" w:name="_Toc90037196"/>
      <w:bookmarkStart w:id="110" w:name="_Toc90388068"/>
      <w:bookmarkStart w:id="111" w:name="_Toc90652487"/>
      <w:bookmarkEnd w:id="101"/>
      <w:bookmarkEnd w:id="102"/>
      <w:bookmarkEnd w:id="103"/>
      <w:bookmarkEnd w:id="104"/>
      <w:bookmarkEnd w:id="105"/>
      <w:bookmarkEnd w:id="106"/>
      <w:bookmarkEnd w:id="107"/>
      <w:bookmarkEnd w:id="108"/>
      <w:bookmarkEnd w:id="109"/>
      <w:bookmarkEnd w:id="110"/>
      <w:bookmarkEnd w:id="111"/>
    </w:p>
    <w:p w14:paraId="1D2BEA52" w14:textId="77777777" w:rsidR="007D47F0" w:rsidRPr="00262239" w:rsidRDefault="007D47F0" w:rsidP="007D47F0">
      <w:pPr>
        <w:rPr>
          <w:b/>
          <w:bCs/>
        </w:rPr>
      </w:pPr>
      <w:r>
        <w:rPr>
          <w:b/>
          <w:bCs/>
        </w:rPr>
        <w:t xml:space="preserve">2.1 </w:t>
      </w:r>
      <w:r w:rsidRPr="00262239">
        <w:rPr>
          <w:b/>
          <w:bCs/>
        </w:rPr>
        <w:t>Tableau de bord</w:t>
      </w:r>
      <w:bookmarkEnd w:id="94"/>
      <w:bookmarkEnd w:id="95"/>
      <w:bookmarkEnd w:id="96"/>
      <w:bookmarkEnd w:id="97"/>
      <w:bookmarkEnd w:id="98"/>
      <w:bookmarkEnd w:id="99"/>
      <w:r w:rsidRPr="00262239">
        <w:rPr>
          <w:b/>
          <w:bCs/>
        </w:rPr>
        <w:t xml:space="preserve"> (Dashboard)</w:t>
      </w:r>
    </w:p>
    <w:tbl>
      <w:tblPr>
        <w:tblStyle w:val="TableGrid"/>
        <w:tblW w:w="0" w:type="auto"/>
        <w:tblLook w:val="04A0" w:firstRow="1" w:lastRow="0" w:firstColumn="1" w:lastColumn="0" w:noHBand="0" w:noVBand="1"/>
      </w:tblPr>
      <w:tblGrid>
        <w:gridCol w:w="1926"/>
        <w:gridCol w:w="1927"/>
        <w:gridCol w:w="1927"/>
        <w:gridCol w:w="1927"/>
        <w:gridCol w:w="1927"/>
      </w:tblGrid>
      <w:tr w:rsidR="007D47F0" w:rsidRPr="004A552A" w14:paraId="1470E8CC" w14:textId="77777777" w:rsidTr="001C1642">
        <w:trPr>
          <w:trHeight w:val="175"/>
        </w:trPr>
        <w:tc>
          <w:tcPr>
            <w:tcW w:w="9634" w:type="dxa"/>
            <w:gridSpan w:val="5"/>
            <w:shd w:val="clear" w:color="auto" w:fill="E7E6E6" w:themeFill="background2"/>
            <w:vAlign w:val="center"/>
          </w:tcPr>
          <w:p w14:paraId="38C90FD3" w14:textId="77777777" w:rsidR="007D47F0" w:rsidRPr="00FB2647" w:rsidRDefault="007D47F0" w:rsidP="001C1642">
            <w:pPr>
              <w:rPr>
                <w:rFonts w:cstheme="minorHAnsi"/>
              </w:rPr>
            </w:pPr>
            <w:r w:rsidRPr="00FB2647">
              <w:rPr>
                <w:rFonts w:cstheme="minorHAnsi"/>
              </w:rPr>
              <w:t>L’écran du tableau de bord (Dashboard) est convivial, facile à comprendre et à utiliser.</w:t>
            </w:r>
          </w:p>
        </w:tc>
      </w:tr>
      <w:tr w:rsidR="007D47F0" w:rsidRPr="004A552A" w14:paraId="2417A772" w14:textId="77777777" w:rsidTr="001C1642">
        <w:trPr>
          <w:trHeight w:val="572"/>
        </w:trPr>
        <w:tc>
          <w:tcPr>
            <w:tcW w:w="1926" w:type="dxa"/>
          </w:tcPr>
          <w:p w14:paraId="4A9F971A"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677494BD"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7E7AFDC2" w14:textId="77777777" w:rsidR="007D47F0" w:rsidRDefault="007D47F0" w:rsidP="001C1642">
            <w:pPr>
              <w:jc w:val="center"/>
              <w:rPr>
                <w:rFonts w:ascii="Arial Narrow" w:hAnsi="Arial Narrow"/>
              </w:rPr>
            </w:pPr>
          </w:p>
          <w:p w14:paraId="4F65F948"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16191819" w14:textId="77777777" w:rsidR="007D47F0" w:rsidRDefault="007D47F0" w:rsidP="001C1642">
            <w:pPr>
              <w:jc w:val="center"/>
              <w:rPr>
                <w:rFonts w:ascii="Arial Narrow" w:hAnsi="Arial Narrow"/>
              </w:rPr>
            </w:pPr>
          </w:p>
          <w:p w14:paraId="5BBE41DC"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2CF17967" w14:textId="77777777" w:rsidR="007D47F0" w:rsidRDefault="007D47F0" w:rsidP="001C1642">
            <w:pPr>
              <w:jc w:val="center"/>
              <w:rPr>
                <w:rFonts w:ascii="Arial Narrow" w:hAnsi="Arial Narrow"/>
              </w:rPr>
            </w:pPr>
          </w:p>
          <w:p w14:paraId="46CB2E26"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7BB63773"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187A3A34"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5539B0FF" w14:textId="77777777" w:rsidTr="001C1642">
        <w:trPr>
          <w:trHeight w:val="552"/>
        </w:trPr>
        <w:tc>
          <w:tcPr>
            <w:tcW w:w="1926" w:type="dxa"/>
            <w:vAlign w:val="center"/>
          </w:tcPr>
          <w:p w14:paraId="3A7F8FFD"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4AC3B301"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50B6FBE3"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16EA1B18"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2E1E2337" w14:textId="77777777" w:rsidR="007D47F0" w:rsidRPr="003D2E8D" w:rsidRDefault="007D47F0" w:rsidP="001C1642">
            <w:pPr>
              <w:jc w:val="center"/>
            </w:pPr>
            <w:r w:rsidRPr="003D2E8D">
              <w:rPr>
                <w:rFonts w:ascii="Wingdings" w:eastAsia="Wingdings" w:hAnsi="Wingdings" w:cs="Wingdings"/>
              </w:rPr>
              <w:t></w:t>
            </w:r>
          </w:p>
        </w:tc>
      </w:tr>
    </w:tbl>
    <w:p w14:paraId="2148136F" w14:textId="77777777" w:rsidR="007D47F0" w:rsidRDefault="007D47F0" w:rsidP="007D47F0"/>
    <w:p w14:paraId="651E5945" w14:textId="77777777" w:rsidR="007D47F0" w:rsidRDefault="007D47F0" w:rsidP="007D47F0">
      <w:r>
        <w:br w:type="page"/>
      </w:r>
    </w:p>
    <w:p w14:paraId="5853A500" w14:textId="77777777" w:rsidR="007D47F0" w:rsidRDefault="007D47F0" w:rsidP="007D47F0"/>
    <w:p w14:paraId="5030B058" w14:textId="77777777" w:rsidR="007D47F0" w:rsidRPr="003D2E8D" w:rsidRDefault="007D47F0" w:rsidP="007D47F0"/>
    <w:tbl>
      <w:tblPr>
        <w:tblStyle w:val="TableGrid"/>
        <w:tblW w:w="0" w:type="auto"/>
        <w:tblLook w:val="04A0" w:firstRow="1" w:lastRow="0" w:firstColumn="1" w:lastColumn="0" w:noHBand="0" w:noVBand="1"/>
      </w:tblPr>
      <w:tblGrid>
        <w:gridCol w:w="1926"/>
        <w:gridCol w:w="1927"/>
        <w:gridCol w:w="1927"/>
        <w:gridCol w:w="1927"/>
        <w:gridCol w:w="1927"/>
      </w:tblGrid>
      <w:tr w:rsidR="007D47F0" w:rsidRPr="003D2E8D" w14:paraId="07B43C4D" w14:textId="77777777" w:rsidTr="001C1642">
        <w:trPr>
          <w:trHeight w:val="401"/>
        </w:trPr>
        <w:tc>
          <w:tcPr>
            <w:tcW w:w="9634" w:type="dxa"/>
            <w:gridSpan w:val="5"/>
            <w:shd w:val="clear" w:color="auto" w:fill="E7E6E6" w:themeFill="background2"/>
            <w:vAlign w:val="center"/>
          </w:tcPr>
          <w:p w14:paraId="76E9F04A" w14:textId="77777777" w:rsidR="007D47F0" w:rsidRPr="003D2E8D" w:rsidRDefault="007D47F0" w:rsidP="001C1642">
            <w:r w:rsidRPr="003D2E8D">
              <w:t>Le widget du tableau de bord « </w:t>
            </w:r>
            <w:r>
              <w:t>jauge : objectif &amp; administré</w:t>
            </w:r>
            <w:r w:rsidRPr="003D2E8D">
              <w:t xml:space="preserve"> » m’offre une vision claire de l’atteinte des objectifs nutritionnels d’un patient </w:t>
            </w:r>
          </w:p>
        </w:tc>
      </w:tr>
      <w:tr w:rsidR="007D47F0" w:rsidRPr="004A552A" w14:paraId="553BF6D9" w14:textId="77777777" w:rsidTr="001C1642">
        <w:trPr>
          <w:trHeight w:val="572"/>
        </w:trPr>
        <w:tc>
          <w:tcPr>
            <w:tcW w:w="1926" w:type="dxa"/>
          </w:tcPr>
          <w:p w14:paraId="2879FB5D"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6AACEAC3"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06B71BBA" w14:textId="77777777" w:rsidR="007D47F0" w:rsidRDefault="007D47F0" w:rsidP="001C1642">
            <w:pPr>
              <w:jc w:val="center"/>
              <w:rPr>
                <w:rFonts w:ascii="Arial Narrow" w:hAnsi="Arial Narrow"/>
              </w:rPr>
            </w:pPr>
          </w:p>
          <w:p w14:paraId="39AF5CBA"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17852137" w14:textId="77777777" w:rsidR="007D47F0" w:rsidRDefault="007D47F0" w:rsidP="001C1642">
            <w:pPr>
              <w:jc w:val="center"/>
              <w:rPr>
                <w:rFonts w:ascii="Arial Narrow" w:hAnsi="Arial Narrow"/>
              </w:rPr>
            </w:pPr>
          </w:p>
          <w:p w14:paraId="6958060E"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70ED476F" w14:textId="77777777" w:rsidR="007D47F0" w:rsidRDefault="007D47F0" w:rsidP="001C1642">
            <w:pPr>
              <w:jc w:val="center"/>
              <w:rPr>
                <w:rFonts w:ascii="Arial Narrow" w:hAnsi="Arial Narrow"/>
              </w:rPr>
            </w:pPr>
          </w:p>
          <w:p w14:paraId="59DA734B"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2C85FBC2"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2B181074"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628D122A" w14:textId="77777777" w:rsidTr="001C1642">
        <w:trPr>
          <w:trHeight w:val="552"/>
        </w:trPr>
        <w:tc>
          <w:tcPr>
            <w:tcW w:w="1926" w:type="dxa"/>
            <w:vAlign w:val="center"/>
          </w:tcPr>
          <w:p w14:paraId="7879D252"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74869EC7"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6B863665"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16E1B582"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6BFCF698" w14:textId="77777777" w:rsidR="007D47F0" w:rsidRPr="003D2E8D" w:rsidRDefault="007D47F0" w:rsidP="001C1642">
            <w:pPr>
              <w:jc w:val="center"/>
            </w:pPr>
            <w:r w:rsidRPr="003D2E8D">
              <w:rPr>
                <w:rFonts w:ascii="Wingdings" w:eastAsia="Wingdings" w:hAnsi="Wingdings" w:cs="Wingdings"/>
              </w:rPr>
              <w:t></w:t>
            </w:r>
          </w:p>
        </w:tc>
      </w:tr>
    </w:tbl>
    <w:p w14:paraId="58FEB34B" w14:textId="77777777" w:rsidR="007D47F0" w:rsidRPr="003D2E8D" w:rsidRDefault="007D47F0" w:rsidP="007D47F0"/>
    <w:tbl>
      <w:tblPr>
        <w:tblStyle w:val="TableGrid"/>
        <w:tblW w:w="0" w:type="auto"/>
        <w:tblLook w:val="04A0" w:firstRow="1" w:lastRow="0" w:firstColumn="1" w:lastColumn="0" w:noHBand="0" w:noVBand="1"/>
      </w:tblPr>
      <w:tblGrid>
        <w:gridCol w:w="1926"/>
        <w:gridCol w:w="1927"/>
        <w:gridCol w:w="1927"/>
        <w:gridCol w:w="1927"/>
        <w:gridCol w:w="1927"/>
      </w:tblGrid>
      <w:tr w:rsidR="007D47F0" w:rsidRPr="003D2E8D" w14:paraId="7D1FA660" w14:textId="77777777" w:rsidTr="001C1642">
        <w:trPr>
          <w:trHeight w:val="416"/>
        </w:trPr>
        <w:tc>
          <w:tcPr>
            <w:tcW w:w="9634" w:type="dxa"/>
            <w:gridSpan w:val="5"/>
            <w:shd w:val="clear" w:color="auto" w:fill="E7E6E6" w:themeFill="background2"/>
            <w:vAlign w:val="center"/>
          </w:tcPr>
          <w:p w14:paraId="3E311C83" w14:textId="77777777" w:rsidR="007D47F0" w:rsidRPr="003D2E8D" w:rsidRDefault="007D47F0" w:rsidP="001C1642">
            <w:r w:rsidRPr="003D2E8D">
              <w:t xml:space="preserve">Les informations affichées sur l’écran du tableau de bord sont pertinentes et m’aident à prendre des décisions éclairées </w:t>
            </w:r>
            <w:r>
              <w:t>en matière de nut</w:t>
            </w:r>
            <w:r w:rsidRPr="003D2E8D">
              <w:t>rition pour un patient</w:t>
            </w:r>
          </w:p>
        </w:tc>
      </w:tr>
      <w:tr w:rsidR="007D47F0" w:rsidRPr="004A552A" w14:paraId="2F9677F6" w14:textId="77777777" w:rsidTr="001C1642">
        <w:trPr>
          <w:trHeight w:val="572"/>
        </w:trPr>
        <w:tc>
          <w:tcPr>
            <w:tcW w:w="1926" w:type="dxa"/>
          </w:tcPr>
          <w:p w14:paraId="423EBA72"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7B836DC5"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7C170DE8" w14:textId="77777777" w:rsidR="007D47F0" w:rsidRDefault="007D47F0" w:rsidP="001C1642">
            <w:pPr>
              <w:jc w:val="center"/>
              <w:rPr>
                <w:rFonts w:ascii="Arial Narrow" w:hAnsi="Arial Narrow"/>
              </w:rPr>
            </w:pPr>
          </w:p>
          <w:p w14:paraId="1B7D7A7D"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37D0D4F8" w14:textId="77777777" w:rsidR="007D47F0" w:rsidRDefault="007D47F0" w:rsidP="001C1642">
            <w:pPr>
              <w:jc w:val="center"/>
              <w:rPr>
                <w:rFonts w:ascii="Arial Narrow" w:hAnsi="Arial Narrow"/>
              </w:rPr>
            </w:pPr>
          </w:p>
          <w:p w14:paraId="6186F37A"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113770CE" w14:textId="77777777" w:rsidR="007D47F0" w:rsidRDefault="007D47F0" w:rsidP="001C1642">
            <w:pPr>
              <w:jc w:val="center"/>
              <w:rPr>
                <w:rFonts w:ascii="Arial Narrow" w:hAnsi="Arial Narrow"/>
              </w:rPr>
            </w:pPr>
          </w:p>
          <w:p w14:paraId="16EF4E61"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759E93E9"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5F9D4615"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59292E75" w14:textId="77777777" w:rsidTr="001C1642">
        <w:trPr>
          <w:trHeight w:val="552"/>
        </w:trPr>
        <w:tc>
          <w:tcPr>
            <w:tcW w:w="1926" w:type="dxa"/>
            <w:vAlign w:val="center"/>
          </w:tcPr>
          <w:p w14:paraId="3A84D429"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14CC00CA"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7146FB54"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4B24BD53"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5B800413" w14:textId="77777777" w:rsidR="007D47F0" w:rsidRPr="003D2E8D" w:rsidRDefault="007D47F0" w:rsidP="001C1642">
            <w:pPr>
              <w:jc w:val="center"/>
            </w:pPr>
            <w:r w:rsidRPr="003D2E8D">
              <w:rPr>
                <w:rFonts w:ascii="Wingdings" w:eastAsia="Wingdings" w:hAnsi="Wingdings" w:cs="Wingdings"/>
              </w:rPr>
              <w:t></w:t>
            </w:r>
          </w:p>
        </w:tc>
      </w:tr>
    </w:tbl>
    <w:tbl>
      <w:tblPr>
        <w:tblStyle w:val="TableGrid"/>
        <w:tblpPr w:leftFromText="180" w:rightFromText="180" w:vertAnchor="text" w:horzAnchor="margin" w:tblpX="-13" w:tblpY="230"/>
        <w:tblW w:w="0" w:type="auto"/>
        <w:tblLook w:val="04A0" w:firstRow="1" w:lastRow="0" w:firstColumn="1" w:lastColumn="0" w:noHBand="0" w:noVBand="1"/>
      </w:tblPr>
      <w:tblGrid>
        <w:gridCol w:w="9634"/>
      </w:tblGrid>
      <w:tr w:rsidR="007D47F0" w:rsidRPr="003D2E8D" w14:paraId="34D4D8CB" w14:textId="77777777" w:rsidTr="001C1642">
        <w:trPr>
          <w:trHeight w:val="576"/>
        </w:trPr>
        <w:tc>
          <w:tcPr>
            <w:tcW w:w="9634" w:type="dxa"/>
            <w:shd w:val="clear" w:color="auto" w:fill="E7E6E6" w:themeFill="background2"/>
            <w:vAlign w:val="center"/>
          </w:tcPr>
          <w:p w14:paraId="1BE82B61" w14:textId="77777777" w:rsidR="007D47F0" w:rsidRPr="003D2E8D" w:rsidRDefault="007D47F0" w:rsidP="001C1642">
            <w:r w:rsidRPr="003D2E8D">
              <w:t>Y a-t-il des informations que nous pouvons ajouter (ou supprimer) pour améliorer l’écran du tableau de bord ?</w:t>
            </w:r>
          </w:p>
        </w:tc>
      </w:tr>
      <w:tr w:rsidR="007D47F0" w:rsidRPr="003D2E8D" w14:paraId="2AFA08D3" w14:textId="77777777" w:rsidTr="001C1642">
        <w:trPr>
          <w:trHeight w:val="1397"/>
        </w:trPr>
        <w:tc>
          <w:tcPr>
            <w:tcW w:w="9634" w:type="dxa"/>
            <w:shd w:val="clear" w:color="auto" w:fill="FFFFFF" w:themeFill="background1"/>
            <w:vAlign w:val="center"/>
          </w:tcPr>
          <w:p w14:paraId="648DB232" w14:textId="77777777" w:rsidR="007D47F0" w:rsidRPr="003D2E8D" w:rsidRDefault="007D47F0" w:rsidP="001C1642"/>
        </w:tc>
      </w:tr>
    </w:tbl>
    <w:p w14:paraId="55314644" w14:textId="77777777" w:rsidR="007D47F0" w:rsidRPr="00014E3F" w:rsidRDefault="007D47F0" w:rsidP="007D47F0">
      <w:bookmarkStart w:id="112" w:name="_Toc15634624"/>
    </w:p>
    <w:p w14:paraId="5E6180B5" w14:textId="77777777" w:rsidR="007D47F0" w:rsidRDefault="007D47F0" w:rsidP="007D47F0">
      <w:pPr>
        <w:rPr>
          <w:rFonts w:ascii="Arial Gras" w:eastAsia="Book Antiqua" w:hAnsi="Arial Gras" w:cs="Arial"/>
          <w:b/>
          <w:bCs/>
          <w:sz w:val="20"/>
          <w:szCs w:val="20"/>
          <w:lang w:eastAsia="fr-FR"/>
        </w:rPr>
      </w:pPr>
      <w:bookmarkStart w:id="113" w:name="_Toc17468056"/>
      <w:bookmarkStart w:id="114" w:name="_Toc38120466"/>
      <w:bookmarkStart w:id="115" w:name="_Toc48295837"/>
      <w:bookmarkStart w:id="116" w:name="_Toc79585812"/>
      <w:bookmarkStart w:id="117" w:name="_Toc79586784"/>
    </w:p>
    <w:p w14:paraId="5D939012" w14:textId="77777777" w:rsidR="007D47F0" w:rsidRPr="00262239" w:rsidRDefault="007D47F0" w:rsidP="007D47F0">
      <w:pPr>
        <w:rPr>
          <w:b/>
          <w:bCs/>
        </w:rPr>
      </w:pPr>
      <w:r>
        <w:rPr>
          <w:b/>
          <w:bCs/>
        </w:rPr>
        <w:t xml:space="preserve">2.2 </w:t>
      </w:r>
      <w:r w:rsidRPr="00262239">
        <w:rPr>
          <w:b/>
          <w:bCs/>
        </w:rPr>
        <w:t>Suivi</w:t>
      </w:r>
      <w:bookmarkEnd w:id="112"/>
      <w:bookmarkEnd w:id="113"/>
      <w:bookmarkEnd w:id="114"/>
      <w:bookmarkEnd w:id="115"/>
      <w:bookmarkEnd w:id="116"/>
      <w:bookmarkEnd w:id="117"/>
    </w:p>
    <w:tbl>
      <w:tblPr>
        <w:tblStyle w:val="TableGrid"/>
        <w:tblW w:w="0" w:type="auto"/>
        <w:tblLook w:val="04A0" w:firstRow="1" w:lastRow="0" w:firstColumn="1" w:lastColumn="0" w:noHBand="0" w:noVBand="1"/>
      </w:tblPr>
      <w:tblGrid>
        <w:gridCol w:w="1926"/>
        <w:gridCol w:w="1927"/>
        <w:gridCol w:w="1927"/>
        <w:gridCol w:w="1927"/>
        <w:gridCol w:w="1927"/>
      </w:tblGrid>
      <w:tr w:rsidR="007D47F0" w:rsidRPr="003D2E8D" w14:paraId="1A50546B" w14:textId="77777777" w:rsidTr="001C1642">
        <w:trPr>
          <w:trHeight w:val="576"/>
        </w:trPr>
        <w:tc>
          <w:tcPr>
            <w:tcW w:w="9634" w:type="dxa"/>
            <w:gridSpan w:val="5"/>
            <w:shd w:val="clear" w:color="auto" w:fill="E7E6E6" w:themeFill="background2"/>
            <w:vAlign w:val="center"/>
          </w:tcPr>
          <w:p w14:paraId="010AE719" w14:textId="77777777" w:rsidR="007D47F0" w:rsidRPr="003D2E8D" w:rsidRDefault="007D47F0" w:rsidP="001C1642">
            <w:r w:rsidRPr="004E584B">
              <w:t xml:space="preserve">L’écran de suivi me permet d’avoir accès à la plupart des informations nécessaires relatives à la nutrition </w:t>
            </w:r>
          </w:p>
        </w:tc>
      </w:tr>
      <w:tr w:rsidR="007D47F0" w:rsidRPr="004A552A" w14:paraId="5ECB09D3" w14:textId="77777777" w:rsidTr="001C1642">
        <w:trPr>
          <w:trHeight w:val="572"/>
        </w:trPr>
        <w:tc>
          <w:tcPr>
            <w:tcW w:w="1926" w:type="dxa"/>
          </w:tcPr>
          <w:p w14:paraId="16C35867"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5F2329FD"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630ECACD" w14:textId="77777777" w:rsidR="007D47F0" w:rsidRDefault="007D47F0" w:rsidP="001C1642">
            <w:pPr>
              <w:jc w:val="center"/>
              <w:rPr>
                <w:rFonts w:ascii="Arial Narrow" w:hAnsi="Arial Narrow"/>
              </w:rPr>
            </w:pPr>
          </w:p>
          <w:p w14:paraId="4987149B"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5E2E5AFE" w14:textId="77777777" w:rsidR="007D47F0" w:rsidRDefault="007D47F0" w:rsidP="001C1642">
            <w:pPr>
              <w:jc w:val="center"/>
              <w:rPr>
                <w:rFonts w:ascii="Arial Narrow" w:hAnsi="Arial Narrow"/>
              </w:rPr>
            </w:pPr>
          </w:p>
          <w:p w14:paraId="3365B690"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6019888E" w14:textId="77777777" w:rsidR="007D47F0" w:rsidRDefault="007D47F0" w:rsidP="001C1642">
            <w:pPr>
              <w:jc w:val="center"/>
              <w:rPr>
                <w:rFonts w:ascii="Arial Narrow" w:hAnsi="Arial Narrow"/>
              </w:rPr>
            </w:pPr>
          </w:p>
          <w:p w14:paraId="4E988C0C"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4D4187BE"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660166A1"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45AE1B8A" w14:textId="77777777" w:rsidTr="001C1642">
        <w:trPr>
          <w:trHeight w:val="552"/>
        </w:trPr>
        <w:tc>
          <w:tcPr>
            <w:tcW w:w="1926" w:type="dxa"/>
            <w:vAlign w:val="center"/>
          </w:tcPr>
          <w:p w14:paraId="2E44CD9A"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209060A4"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5DD8494B"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4D80BAA8"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5E8594E6" w14:textId="77777777" w:rsidR="007D47F0" w:rsidRPr="003D2E8D" w:rsidRDefault="007D47F0" w:rsidP="001C1642">
            <w:pPr>
              <w:jc w:val="center"/>
            </w:pPr>
            <w:r w:rsidRPr="003D2E8D">
              <w:rPr>
                <w:rFonts w:ascii="Wingdings" w:eastAsia="Wingdings" w:hAnsi="Wingdings" w:cs="Wingdings"/>
              </w:rPr>
              <w:t></w:t>
            </w:r>
          </w:p>
        </w:tc>
      </w:tr>
    </w:tbl>
    <w:tbl>
      <w:tblPr>
        <w:tblStyle w:val="TableGrid"/>
        <w:tblpPr w:leftFromText="180" w:rightFromText="180" w:vertAnchor="text" w:horzAnchor="margin" w:tblpY="205"/>
        <w:tblW w:w="0" w:type="auto"/>
        <w:tblLook w:val="04A0" w:firstRow="1" w:lastRow="0" w:firstColumn="1" w:lastColumn="0" w:noHBand="0" w:noVBand="1"/>
      </w:tblPr>
      <w:tblGrid>
        <w:gridCol w:w="9634"/>
      </w:tblGrid>
      <w:tr w:rsidR="007D47F0" w:rsidRPr="003D2E8D" w14:paraId="5337D535" w14:textId="77777777" w:rsidTr="001C1642">
        <w:trPr>
          <w:trHeight w:val="576"/>
        </w:trPr>
        <w:tc>
          <w:tcPr>
            <w:tcW w:w="9634" w:type="dxa"/>
            <w:shd w:val="clear" w:color="auto" w:fill="E7E6E6" w:themeFill="background2"/>
            <w:vAlign w:val="center"/>
          </w:tcPr>
          <w:p w14:paraId="43634AC2" w14:textId="77777777" w:rsidR="007D47F0" w:rsidRPr="003D2E8D" w:rsidRDefault="007D47F0" w:rsidP="001C1642">
            <w:r w:rsidRPr="003D2E8D">
              <w:t>Les informations présentées sur l’écran de suivi sont pertinentes</w:t>
            </w:r>
          </w:p>
        </w:tc>
      </w:tr>
    </w:tbl>
    <w:tbl>
      <w:tblPr>
        <w:tblStyle w:val="TableGrid"/>
        <w:tblW w:w="0" w:type="auto"/>
        <w:tblLook w:val="04A0" w:firstRow="1" w:lastRow="0" w:firstColumn="1" w:lastColumn="0" w:noHBand="0" w:noVBand="1"/>
      </w:tblPr>
      <w:tblGrid>
        <w:gridCol w:w="1926"/>
        <w:gridCol w:w="1927"/>
        <w:gridCol w:w="1927"/>
        <w:gridCol w:w="1927"/>
        <w:gridCol w:w="1927"/>
      </w:tblGrid>
      <w:tr w:rsidR="007D47F0" w:rsidRPr="004A552A" w14:paraId="5A6E7C3E" w14:textId="77777777" w:rsidTr="001C1642">
        <w:trPr>
          <w:trHeight w:val="572"/>
        </w:trPr>
        <w:tc>
          <w:tcPr>
            <w:tcW w:w="1926" w:type="dxa"/>
          </w:tcPr>
          <w:p w14:paraId="1FFB3F34"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04B4656B"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17A35DD7" w14:textId="77777777" w:rsidR="007D47F0" w:rsidRDefault="007D47F0" w:rsidP="001C1642">
            <w:pPr>
              <w:jc w:val="center"/>
              <w:rPr>
                <w:rFonts w:ascii="Arial Narrow" w:hAnsi="Arial Narrow"/>
              </w:rPr>
            </w:pPr>
          </w:p>
          <w:p w14:paraId="7153BBC6"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34577D63" w14:textId="77777777" w:rsidR="007D47F0" w:rsidRDefault="007D47F0" w:rsidP="001C1642">
            <w:pPr>
              <w:jc w:val="center"/>
              <w:rPr>
                <w:rFonts w:ascii="Arial Narrow" w:hAnsi="Arial Narrow"/>
              </w:rPr>
            </w:pPr>
          </w:p>
          <w:p w14:paraId="1B720C85"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0156FDB9" w14:textId="77777777" w:rsidR="007D47F0" w:rsidRDefault="007D47F0" w:rsidP="001C1642">
            <w:pPr>
              <w:jc w:val="center"/>
              <w:rPr>
                <w:rFonts w:ascii="Arial Narrow" w:hAnsi="Arial Narrow"/>
              </w:rPr>
            </w:pPr>
          </w:p>
          <w:p w14:paraId="0150468D"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7FAF465E"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022B83DE"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7AFE21BA" w14:textId="77777777" w:rsidTr="001C1642">
        <w:trPr>
          <w:trHeight w:val="552"/>
        </w:trPr>
        <w:tc>
          <w:tcPr>
            <w:tcW w:w="1926" w:type="dxa"/>
            <w:vAlign w:val="center"/>
          </w:tcPr>
          <w:p w14:paraId="5BA130E3"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51DD678E"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35DA8C6D"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1C4A0346"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5E6C4774" w14:textId="77777777" w:rsidR="007D47F0" w:rsidRPr="003D2E8D" w:rsidRDefault="007D47F0" w:rsidP="001C1642">
            <w:pPr>
              <w:jc w:val="center"/>
            </w:pPr>
            <w:r w:rsidRPr="003D2E8D">
              <w:rPr>
                <w:rFonts w:ascii="Wingdings" w:eastAsia="Wingdings" w:hAnsi="Wingdings" w:cs="Wingdings"/>
              </w:rPr>
              <w:t></w:t>
            </w:r>
          </w:p>
        </w:tc>
      </w:tr>
    </w:tbl>
    <w:p w14:paraId="0260CEB1" w14:textId="77777777" w:rsidR="007D47F0" w:rsidRDefault="007D47F0" w:rsidP="007D47F0"/>
    <w:tbl>
      <w:tblPr>
        <w:tblStyle w:val="TableGrid"/>
        <w:tblW w:w="0" w:type="auto"/>
        <w:tblLook w:val="04A0" w:firstRow="1" w:lastRow="0" w:firstColumn="1" w:lastColumn="0" w:noHBand="0" w:noVBand="1"/>
      </w:tblPr>
      <w:tblGrid>
        <w:gridCol w:w="9634"/>
      </w:tblGrid>
      <w:tr w:rsidR="007D47F0" w:rsidRPr="003D2E8D" w14:paraId="50E72EC3" w14:textId="77777777" w:rsidTr="001C1642">
        <w:trPr>
          <w:trHeight w:val="576"/>
        </w:trPr>
        <w:tc>
          <w:tcPr>
            <w:tcW w:w="9634" w:type="dxa"/>
            <w:shd w:val="clear" w:color="auto" w:fill="E7E6E6" w:themeFill="background2"/>
            <w:vAlign w:val="center"/>
          </w:tcPr>
          <w:p w14:paraId="56E601FD" w14:textId="77777777" w:rsidR="007D47F0" w:rsidRPr="003D2E8D" w:rsidRDefault="007D47F0" w:rsidP="001C1642">
            <w:r w:rsidRPr="003D2E8D">
              <w:t>J’ai d’autres commentaires pour améliorer l’écran de suivi (positifs et/ou négatifs)</w:t>
            </w:r>
          </w:p>
        </w:tc>
      </w:tr>
      <w:tr w:rsidR="007D47F0" w:rsidRPr="003D2E8D" w14:paraId="3E9CD57A" w14:textId="77777777" w:rsidTr="001C1642">
        <w:trPr>
          <w:trHeight w:val="1724"/>
        </w:trPr>
        <w:tc>
          <w:tcPr>
            <w:tcW w:w="9634" w:type="dxa"/>
            <w:shd w:val="clear" w:color="auto" w:fill="FFFFFF" w:themeFill="background1"/>
            <w:vAlign w:val="center"/>
          </w:tcPr>
          <w:p w14:paraId="4FF9D63E" w14:textId="77777777" w:rsidR="007D47F0" w:rsidRPr="003D2E8D" w:rsidRDefault="007D47F0" w:rsidP="001C1642"/>
        </w:tc>
      </w:tr>
    </w:tbl>
    <w:p w14:paraId="21B671B4" w14:textId="77777777" w:rsidR="007D47F0" w:rsidRDefault="007D47F0" w:rsidP="007D47F0">
      <w:pPr>
        <w:spacing w:after="160" w:line="259" w:lineRule="auto"/>
      </w:pPr>
      <w:bookmarkStart w:id="118" w:name="_Toc15634625"/>
    </w:p>
    <w:p w14:paraId="6F34CBB2" w14:textId="4C9745F7" w:rsidR="007D47F0" w:rsidRPr="00DC0E29" w:rsidDel="00752F1C" w:rsidRDefault="007D47F0" w:rsidP="007D47F0">
      <w:pPr>
        <w:pStyle w:val="ListParagraph"/>
        <w:keepNext/>
        <w:numPr>
          <w:ilvl w:val="1"/>
          <w:numId w:val="6"/>
        </w:numPr>
        <w:contextualSpacing w:val="0"/>
        <w:jc w:val="both"/>
        <w:outlineLvl w:val="1"/>
        <w:rPr>
          <w:del w:id="119" w:author="Jean Claude havaux" w:date="2023-11-21T09:52:00Z"/>
          <w:rFonts w:ascii="Arial Gras" w:eastAsia="Book Antiqua" w:hAnsi="Arial Gras" w:cs="Arial"/>
          <w:b/>
          <w:bCs/>
          <w:vanish/>
          <w:highlight w:val="yellow"/>
        </w:rPr>
      </w:pPr>
      <w:bookmarkStart w:id="120" w:name="_Toc87943753"/>
      <w:bookmarkStart w:id="121" w:name="_Toc88477339"/>
      <w:bookmarkStart w:id="122" w:name="_Toc88829620"/>
      <w:bookmarkStart w:id="123" w:name="_Toc88830596"/>
      <w:bookmarkStart w:id="124" w:name="_Toc88830843"/>
      <w:bookmarkStart w:id="125" w:name="_Toc88836250"/>
      <w:bookmarkStart w:id="126" w:name="_Toc89176448"/>
      <w:bookmarkStart w:id="127" w:name="_Toc89180575"/>
      <w:bookmarkStart w:id="128" w:name="_Toc90037197"/>
      <w:bookmarkStart w:id="129" w:name="_Toc90388069"/>
      <w:bookmarkStart w:id="130" w:name="_Toc90652488"/>
      <w:bookmarkEnd w:id="120"/>
      <w:bookmarkEnd w:id="121"/>
      <w:bookmarkEnd w:id="122"/>
      <w:bookmarkEnd w:id="123"/>
      <w:bookmarkEnd w:id="124"/>
      <w:bookmarkEnd w:id="125"/>
      <w:bookmarkEnd w:id="126"/>
      <w:bookmarkEnd w:id="127"/>
      <w:bookmarkEnd w:id="128"/>
      <w:bookmarkEnd w:id="129"/>
      <w:bookmarkEnd w:id="130"/>
    </w:p>
    <w:p w14:paraId="57776C8A" w14:textId="6263F709" w:rsidR="007D47F0" w:rsidRPr="00DC0E29" w:rsidDel="00752F1C" w:rsidRDefault="007D47F0" w:rsidP="007D47F0">
      <w:pPr>
        <w:pStyle w:val="ListParagraph"/>
        <w:keepNext/>
        <w:numPr>
          <w:ilvl w:val="1"/>
          <w:numId w:val="6"/>
        </w:numPr>
        <w:contextualSpacing w:val="0"/>
        <w:jc w:val="both"/>
        <w:outlineLvl w:val="1"/>
        <w:rPr>
          <w:del w:id="131" w:author="Jean Claude havaux" w:date="2023-11-21T09:52:00Z"/>
          <w:rFonts w:ascii="Arial Gras" w:eastAsia="Book Antiqua" w:hAnsi="Arial Gras" w:cs="Arial"/>
          <w:b/>
          <w:bCs/>
          <w:vanish/>
          <w:highlight w:val="yellow"/>
        </w:rPr>
      </w:pPr>
      <w:bookmarkStart w:id="132" w:name="_Toc87943754"/>
      <w:bookmarkStart w:id="133" w:name="_Toc88477340"/>
      <w:bookmarkStart w:id="134" w:name="_Toc88829621"/>
      <w:bookmarkStart w:id="135" w:name="_Toc88830597"/>
      <w:bookmarkStart w:id="136" w:name="_Toc88830844"/>
      <w:bookmarkStart w:id="137" w:name="_Toc88836251"/>
      <w:bookmarkStart w:id="138" w:name="_Toc89176449"/>
      <w:bookmarkStart w:id="139" w:name="_Toc89180576"/>
      <w:bookmarkStart w:id="140" w:name="_Toc90037198"/>
      <w:bookmarkStart w:id="141" w:name="_Toc90388070"/>
      <w:bookmarkStart w:id="142" w:name="_Toc90652489"/>
      <w:bookmarkEnd w:id="132"/>
      <w:bookmarkEnd w:id="133"/>
      <w:bookmarkEnd w:id="134"/>
      <w:bookmarkEnd w:id="135"/>
      <w:bookmarkEnd w:id="136"/>
      <w:bookmarkEnd w:id="137"/>
      <w:bookmarkEnd w:id="138"/>
      <w:bookmarkEnd w:id="139"/>
      <w:bookmarkEnd w:id="140"/>
      <w:bookmarkEnd w:id="141"/>
      <w:bookmarkEnd w:id="142"/>
    </w:p>
    <w:p w14:paraId="1B8BD429" w14:textId="77777777" w:rsidR="007D47F0" w:rsidRPr="00262239" w:rsidRDefault="007D47F0" w:rsidP="007D47F0">
      <w:pPr>
        <w:rPr>
          <w:b/>
          <w:bCs/>
        </w:rPr>
      </w:pPr>
      <w:r>
        <w:rPr>
          <w:b/>
          <w:bCs/>
        </w:rPr>
        <w:t xml:space="preserve">2.3 </w:t>
      </w:r>
      <w:r w:rsidRPr="00262239">
        <w:rPr>
          <w:b/>
          <w:bCs/>
        </w:rPr>
        <w:t>Outil de dépistage</w:t>
      </w:r>
    </w:p>
    <w:tbl>
      <w:tblPr>
        <w:tblStyle w:val="TableGrid"/>
        <w:tblW w:w="0" w:type="auto"/>
        <w:tblLook w:val="04A0" w:firstRow="1" w:lastRow="0" w:firstColumn="1" w:lastColumn="0" w:noHBand="0" w:noVBand="1"/>
      </w:tblPr>
      <w:tblGrid>
        <w:gridCol w:w="1926"/>
        <w:gridCol w:w="1927"/>
        <w:gridCol w:w="1927"/>
        <w:gridCol w:w="1927"/>
        <w:gridCol w:w="1927"/>
      </w:tblGrid>
      <w:tr w:rsidR="007D47F0" w:rsidRPr="004E584B" w14:paraId="457098C3" w14:textId="77777777" w:rsidTr="001C1642">
        <w:trPr>
          <w:trHeight w:val="576"/>
        </w:trPr>
        <w:tc>
          <w:tcPr>
            <w:tcW w:w="9634" w:type="dxa"/>
            <w:gridSpan w:val="5"/>
            <w:shd w:val="clear" w:color="auto" w:fill="E7E6E6" w:themeFill="background2"/>
            <w:vAlign w:val="center"/>
          </w:tcPr>
          <w:p w14:paraId="5E56DD31" w14:textId="77777777" w:rsidR="007D47F0" w:rsidRPr="004E584B" w:rsidRDefault="007D47F0" w:rsidP="001C1642">
            <w:pPr>
              <w:rPr>
                <w:rFonts w:cstheme="minorHAnsi"/>
              </w:rPr>
            </w:pPr>
            <w:r w:rsidRPr="004E584B">
              <w:rPr>
                <w:rStyle w:val="Aucun"/>
                <w:rFonts w:cstheme="minorHAnsi"/>
                <w:lang w:val="fr"/>
              </w:rPr>
              <w:t>Les outils de dépistage sont faciles à utiliser et conformes aux directives nutritionnelles</w:t>
            </w:r>
          </w:p>
        </w:tc>
      </w:tr>
      <w:tr w:rsidR="007D47F0" w:rsidRPr="004E584B" w14:paraId="4F8510CA" w14:textId="77777777" w:rsidTr="001C1642">
        <w:trPr>
          <w:trHeight w:val="572"/>
        </w:trPr>
        <w:tc>
          <w:tcPr>
            <w:tcW w:w="1926" w:type="dxa"/>
          </w:tcPr>
          <w:p w14:paraId="0BA14344" w14:textId="77777777" w:rsidR="007D47F0" w:rsidRPr="004E584B" w:rsidRDefault="007D47F0" w:rsidP="001C1642">
            <w:pPr>
              <w:jc w:val="center"/>
              <w:rPr>
                <w:rFonts w:ascii="Arial Narrow" w:hAnsi="Arial Narrow"/>
                <w:szCs w:val="20"/>
              </w:rPr>
            </w:pPr>
            <w:r w:rsidRPr="004E584B">
              <w:rPr>
                <w:rFonts w:ascii="Arial Narrow" w:hAnsi="Arial Narrow"/>
              </w:rPr>
              <w:t>Pas du tout d’accord</w:t>
            </w:r>
          </w:p>
          <w:p w14:paraId="449E33B0" w14:textId="77777777" w:rsidR="007D47F0" w:rsidRPr="004E584B" w:rsidRDefault="007D47F0" w:rsidP="001C1642">
            <w:pPr>
              <w:jc w:val="center"/>
              <w:rPr>
                <w:rFonts w:ascii="Arial Narrow" w:hAnsi="Arial Narrow"/>
                <w:szCs w:val="20"/>
              </w:rPr>
            </w:pPr>
            <w:r w:rsidRPr="004E584B">
              <w:rPr>
                <w:rFonts w:ascii="Arial Narrow" w:hAnsi="Arial Narrow"/>
              </w:rPr>
              <w:t>1</w:t>
            </w:r>
          </w:p>
        </w:tc>
        <w:tc>
          <w:tcPr>
            <w:tcW w:w="1927" w:type="dxa"/>
          </w:tcPr>
          <w:p w14:paraId="0431B252" w14:textId="77777777" w:rsidR="007D47F0" w:rsidRPr="004E584B" w:rsidRDefault="007D47F0" w:rsidP="001C1642">
            <w:pPr>
              <w:jc w:val="center"/>
              <w:rPr>
                <w:rFonts w:ascii="Arial Narrow" w:hAnsi="Arial Narrow"/>
              </w:rPr>
            </w:pPr>
          </w:p>
          <w:p w14:paraId="01929CEE" w14:textId="77777777" w:rsidR="007D47F0" w:rsidRPr="004E584B" w:rsidRDefault="007D47F0" w:rsidP="001C1642">
            <w:pPr>
              <w:jc w:val="center"/>
              <w:rPr>
                <w:rFonts w:ascii="Arial Narrow" w:hAnsi="Arial Narrow"/>
              </w:rPr>
            </w:pPr>
            <w:r w:rsidRPr="004E584B">
              <w:rPr>
                <w:rFonts w:ascii="Arial Narrow" w:hAnsi="Arial Narrow"/>
              </w:rPr>
              <w:t>2</w:t>
            </w:r>
          </w:p>
        </w:tc>
        <w:tc>
          <w:tcPr>
            <w:tcW w:w="1927" w:type="dxa"/>
          </w:tcPr>
          <w:p w14:paraId="709AFF38" w14:textId="77777777" w:rsidR="007D47F0" w:rsidRPr="004E584B" w:rsidRDefault="007D47F0" w:rsidP="001C1642">
            <w:pPr>
              <w:jc w:val="center"/>
              <w:rPr>
                <w:rFonts w:ascii="Arial Narrow" w:hAnsi="Arial Narrow"/>
              </w:rPr>
            </w:pPr>
          </w:p>
          <w:p w14:paraId="053E005C" w14:textId="77777777" w:rsidR="007D47F0" w:rsidRPr="004E584B" w:rsidRDefault="007D47F0" w:rsidP="001C1642">
            <w:pPr>
              <w:jc w:val="center"/>
              <w:rPr>
                <w:rFonts w:ascii="Arial Narrow" w:hAnsi="Arial Narrow"/>
              </w:rPr>
            </w:pPr>
            <w:r w:rsidRPr="004E584B">
              <w:rPr>
                <w:rFonts w:ascii="Arial Narrow" w:hAnsi="Arial Narrow"/>
              </w:rPr>
              <w:t>3</w:t>
            </w:r>
          </w:p>
        </w:tc>
        <w:tc>
          <w:tcPr>
            <w:tcW w:w="1927" w:type="dxa"/>
          </w:tcPr>
          <w:p w14:paraId="36A06F90" w14:textId="77777777" w:rsidR="007D47F0" w:rsidRPr="004E584B" w:rsidRDefault="007D47F0" w:rsidP="001C1642">
            <w:pPr>
              <w:jc w:val="center"/>
              <w:rPr>
                <w:rFonts w:ascii="Arial Narrow" w:hAnsi="Arial Narrow"/>
              </w:rPr>
            </w:pPr>
          </w:p>
          <w:p w14:paraId="43E4AC3F" w14:textId="77777777" w:rsidR="007D47F0" w:rsidRPr="004E584B" w:rsidRDefault="007D47F0" w:rsidP="001C1642">
            <w:pPr>
              <w:jc w:val="center"/>
              <w:rPr>
                <w:rFonts w:ascii="Arial Narrow" w:hAnsi="Arial Narrow"/>
              </w:rPr>
            </w:pPr>
            <w:r w:rsidRPr="004E584B">
              <w:rPr>
                <w:rFonts w:ascii="Arial Narrow" w:hAnsi="Arial Narrow"/>
              </w:rPr>
              <w:t>4</w:t>
            </w:r>
          </w:p>
        </w:tc>
        <w:tc>
          <w:tcPr>
            <w:tcW w:w="1927" w:type="dxa"/>
          </w:tcPr>
          <w:p w14:paraId="36B0CAEC" w14:textId="77777777" w:rsidR="007D47F0" w:rsidRPr="004E584B" w:rsidRDefault="007D47F0" w:rsidP="001C1642">
            <w:pPr>
              <w:jc w:val="center"/>
              <w:rPr>
                <w:rFonts w:ascii="Arial Narrow" w:hAnsi="Arial Narrow"/>
                <w:szCs w:val="20"/>
              </w:rPr>
            </w:pPr>
            <w:r w:rsidRPr="004E584B">
              <w:rPr>
                <w:rFonts w:ascii="Arial Narrow" w:hAnsi="Arial Narrow"/>
              </w:rPr>
              <w:t>Tout à fait d’accord</w:t>
            </w:r>
          </w:p>
          <w:p w14:paraId="37659800" w14:textId="77777777" w:rsidR="007D47F0" w:rsidRPr="004E584B" w:rsidRDefault="007D47F0" w:rsidP="001C1642">
            <w:pPr>
              <w:jc w:val="center"/>
              <w:rPr>
                <w:rFonts w:ascii="Arial Narrow" w:hAnsi="Arial Narrow"/>
                <w:szCs w:val="20"/>
              </w:rPr>
            </w:pPr>
            <w:r w:rsidRPr="004E584B">
              <w:rPr>
                <w:rFonts w:ascii="Arial Narrow" w:hAnsi="Arial Narrow"/>
              </w:rPr>
              <w:t>5</w:t>
            </w:r>
          </w:p>
        </w:tc>
      </w:tr>
      <w:tr w:rsidR="007D47F0" w:rsidRPr="004E584B" w14:paraId="4870A7BB" w14:textId="77777777" w:rsidTr="001C1642">
        <w:trPr>
          <w:trHeight w:val="552"/>
        </w:trPr>
        <w:tc>
          <w:tcPr>
            <w:tcW w:w="1926" w:type="dxa"/>
            <w:vAlign w:val="center"/>
          </w:tcPr>
          <w:p w14:paraId="3EE1F897" w14:textId="77777777" w:rsidR="007D47F0" w:rsidRPr="004E584B" w:rsidRDefault="007D47F0" w:rsidP="001C1642">
            <w:pPr>
              <w:jc w:val="center"/>
            </w:pPr>
            <w:r w:rsidRPr="004E584B">
              <w:rPr>
                <w:rFonts w:ascii="Wingdings" w:eastAsia="Wingdings" w:hAnsi="Wingdings" w:cs="Wingdings"/>
              </w:rPr>
              <w:t></w:t>
            </w:r>
          </w:p>
        </w:tc>
        <w:tc>
          <w:tcPr>
            <w:tcW w:w="1927" w:type="dxa"/>
            <w:vAlign w:val="center"/>
          </w:tcPr>
          <w:p w14:paraId="7E0A7F36" w14:textId="77777777" w:rsidR="007D47F0" w:rsidRPr="004E584B" w:rsidRDefault="007D47F0" w:rsidP="001C1642">
            <w:pPr>
              <w:jc w:val="center"/>
            </w:pPr>
            <w:r w:rsidRPr="004E584B">
              <w:rPr>
                <w:rFonts w:ascii="Wingdings" w:eastAsia="Wingdings" w:hAnsi="Wingdings" w:cs="Wingdings"/>
              </w:rPr>
              <w:t></w:t>
            </w:r>
          </w:p>
        </w:tc>
        <w:tc>
          <w:tcPr>
            <w:tcW w:w="1927" w:type="dxa"/>
            <w:vAlign w:val="center"/>
          </w:tcPr>
          <w:p w14:paraId="73BF29F5" w14:textId="77777777" w:rsidR="007D47F0" w:rsidRPr="004E584B" w:rsidRDefault="007D47F0" w:rsidP="001C1642">
            <w:pPr>
              <w:jc w:val="center"/>
            </w:pPr>
            <w:r w:rsidRPr="004E584B">
              <w:rPr>
                <w:rFonts w:ascii="Wingdings" w:eastAsia="Wingdings" w:hAnsi="Wingdings" w:cs="Wingdings"/>
              </w:rPr>
              <w:t></w:t>
            </w:r>
          </w:p>
        </w:tc>
        <w:tc>
          <w:tcPr>
            <w:tcW w:w="1927" w:type="dxa"/>
            <w:vAlign w:val="center"/>
          </w:tcPr>
          <w:p w14:paraId="07B99936" w14:textId="77777777" w:rsidR="007D47F0" w:rsidRPr="004E584B" w:rsidRDefault="007D47F0" w:rsidP="001C1642">
            <w:pPr>
              <w:jc w:val="center"/>
            </w:pPr>
            <w:r w:rsidRPr="004E584B">
              <w:rPr>
                <w:rFonts w:ascii="Wingdings" w:eastAsia="Wingdings" w:hAnsi="Wingdings" w:cs="Wingdings"/>
              </w:rPr>
              <w:t></w:t>
            </w:r>
          </w:p>
        </w:tc>
        <w:tc>
          <w:tcPr>
            <w:tcW w:w="1927" w:type="dxa"/>
            <w:vAlign w:val="center"/>
          </w:tcPr>
          <w:p w14:paraId="7637742C" w14:textId="77777777" w:rsidR="007D47F0" w:rsidRPr="004E584B" w:rsidRDefault="007D47F0" w:rsidP="001C1642">
            <w:pPr>
              <w:jc w:val="center"/>
            </w:pPr>
            <w:r w:rsidRPr="004E584B">
              <w:rPr>
                <w:rFonts w:ascii="Wingdings" w:eastAsia="Wingdings" w:hAnsi="Wingdings" w:cs="Wingdings"/>
              </w:rPr>
              <w:t></w:t>
            </w:r>
          </w:p>
        </w:tc>
      </w:tr>
    </w:tbl>
    <w:p w14:paraId="24DF9291" w14:textId="77777777" w:rsidR="007D47F0" w:rsidRPr="004E584B" w:rsidRDefault="007D47F0" w:rsidP="007D47F0"/>
    <w:tbl>
      <w:tblPr>
        <w:tblStyle w:val="TableGrid"/>
        <w:tblW w:w="0" w:type="auto"/>
        <w:tblLook w:val="04A0" w:firstRow="1" w:lastRow="0" w:firstColumn="1" w:lastColumn="0" w:noHBand="0" w:noVBand="1"/>
      </w:tblPr>
      <w:tblGrid>
        <w:gridCol w:w="9634"/>
      </w:tblGrid>
      <w:tr w:rsidR="007D47F0" w:rsidRPr="004E584B" w14:paraId="0721B4F8" w14:textId="77777777" w:rsidTr="001C1642">
        <w:trPr>
          <w:trHeight w:val="576"/>
        </w:trPr>
        <w:tc>
          <w:tcPr>
            <w:tcW w:w="9634" w:type="dxa"/>
            <w:shd w:val="clear" w:color="auto" w:fill="E7E6E6" w:themeFill="background2"/>
            <w:vAlign w:val="center"/>
          </w:tcPr>
          <w:p w14:paraId="30069227" w14:textId="77777777" w:rsidR="007D47F0" w:rsidRPr="004E584B" w:rsidRDefault="007D47F0" w:rsidP="001C1642">
            <w:pPr>
              <w:rPr>
                <w:rFonts w:cstheme="minorHAnsi"/>
              </w:rPr>
            </w:pPr>
            <w:r w:rsidRPr="004E584B">
              <w:rPr>
                <w:rStyle w:val="Aucun"/>
                <w:rFonts w:cstheme="minorHAnsi"/>
                <w:lang w:val="fr"/>
              </w:rPr>
              <w:t>J’ai d’autres commentaires sur l’amélioration des outils de dépistage (positifs et/ou négatifs)</w:t>
            </w:r>
          </w:p>
        </w:tc>
      </w:tr>
      <w:tr w:rsidR="007D47F0" w:rsidRPr="004E584B" w14:paraId="28C1C2B9" w14:textId="77777777" w:rsidTr="001C1642">
        <w:trPr>
          <w:trHeight w:val="1517"/>
        </w:trPr>
        <w:tc>
          <w:tcPr>
            <w:tcW w:w="9634" w:type="dxa"/>
            <w:shd w:val="clear" w:color="auto" w:fill="FFFFFF" w:themeFill="background1"/>
            <w:vAlign w:val="center"/>
          </w:tcPr>
          <w:p w14:paraId="3328368E" w14:textId="77777777" w:rsidR="007D47F0" w:rsidRPr="004E584B" w:rsidRDefault="007D47F0" w:rsidP="001C1642"/>
        </w:tc>
      </w:tr>
    </w:tbl>
    <w:p w14:paraId="2C580495" w14:textId="77777777" w:rsidR="007D47F0" w:rsidRPr="004E584B" w:rsidRDefault="007D47F0" w:rsidP="007D47F0">
      <w:pPr>
        <w:spacing w:after="160" w:line="259" w:lineRule="auto"/>
      </w:pPr>
    </w:p>
    <w:p w14:paraId="47B485A5" w14:textId="77777777" w:rsidR="007D47F0" w:rsidRPr="00262239" w:rsidRDefault="007D47F0" w:rsidP="007D47F0">
      <w:pPr>
        <w:rPr>
          <w:b/>
          <w:bCs/>
        </w:rPr>
      </w:pPr>
      <w:bookmarkStart w:id="143" w:name="_Toc87943756"/>
      <w:bookmarkStart w:id="144" w:name="_Toc88477342"/>
      <w:bookmarkStart w:id="145" w:name="_Toc88829623"/>
      <w:bookmarkStart w:id="146" w:name="_Toc87943757"/>
      <w:bookmarkStart w:id="147" w:name="_Toc88477343"/>
      <w:bookmarkStart w:id="148" w:name="_Toc88829624"/>
      <w:bookmarkStart w:id="149" w:name="_Toc87943758"/>
      <w:bookmarkStart w:id="150" w:name="_Toc88477344"/>
      <w:bookmarkStart w:id="151" w:name="_Toc88829625"/>
      <w:bookmarkStart w:id="152" w:name="_Toc17468057"/>
      <w:bookmarkStart w:id="153" w:name="_Toc38120467"/>
      <w:bookmarkStart w:id="154" w:name="_Toc48295838"/>
      <w:bookmarkStart w:id="155" w:name="_Toc79585813"/>
      <w:bookmarkStart w:id="156" w:name="_Toc79586785"/>
      <w:bookmarkEnd w:id="143"/>
      <w:bookmarkEnd w:id="144"/>
      <w:bookmarkEnd w:id="145"/>
      <w:bookmarkEnd w:id="146"/>
      <w:bookmarkEnd w:id="147"/>
      <w:bookmarkEnd w:id="148"/>
      <w:bookmarkEnd w:id="149"/>
      <w:bookmarkEnd w:id="150"/>
      <w:bookmarkEnd w:id="151"/>
      <w:r>
        <w:rPr>
          <w:b/>
          <w:bCs/>
        </w:rPr>
        <w:t xml:space="preserve">2.4 </w:t>
      </w:r>
      <w:r w:rsidRPr="00262239">
        <w:rPr>
          <w:b/>
          <w:bCs/>
        </w:rPr>
        <w:t>Suivi du statut nutritionnel d’un patient</w:t>
      </w:r>
    </w:p>
    <w:tbl>
      <w:tblPr>
        <w:tblStyle w:val="TableGrid"/>
        <w:tblW w:w="0" w:type="auto"/>
        <w:tblLook w:val="04A0" w:firstRow="1" w:lastRow="0" w:firstColumn="1" w:lastColumn="0" w:noHBand="0" w:noVBand="1"/>
      </w:tblPr>
      <w:tblGrid>
        <w:gridCol w:w="1926"/>
        <w:gridCol w:w="1927"/>
        <w:gridCol w:w="1927"/>
        <w:gridCol w:w="1927"/>
        <w:gridCol w:w="1927"/>
      </w:tblGrid>
      <w:tr w:rsidR="007D47F0" w:rsidRPr="004E584B" w14:paraId="5A4B75EC" w14:textId="77777777" w:rsidTr="001C1642">
        <w:trPr>
          <w:trHeight w:val="576"/>
        </w:trPr>
        <w:tc>
          <w:tcPr>
            <w:tcW w:w="9634" w:type="dxa"/>
            <w:gridSpan w:val="5"/>
            <w:shd w:val="clear" w:color="auto" w:fill="E7E6E6" w:themeFill="background2"/>
            <w:vAlign w:val="center"/>
          </w:tcPr>
          <w:p w14:paraId="7377E9A6" w14:textId="77777777" w:rsidR="007D47F0" w:rsidRPr="004E584B" w:rsidRDefault="007D47F0" w:rsidP="001C1642">
            <w:pPr>
              <w:rPr>
                <w:rFonts w:cstheme="minorHAnsi"/>
              </w:rPr>
            </w:pPr>
            <w:r w:rsidRPr="004E584B">
              <w:rPr>
                <w:rStyle w:val="Aucun"/>
                <w:rFonts w:cstheme="minorHAnsi"/>
                <w:lang w:val="fr"/>
              </w:rPr>
              <w:t>La voie nutritionnelle du patient est claire, logique et facile à suivre</w:t>
            </w:r>
          </w:p>
        </w:tc>
      </w:tr>
      <w:tr w:rsidR="007D47F0" w:rsidRPr="004E584B" w14:paraId="0AED2F10" w14:textId="77777777" w:rsidTr="001C1642">
        <w:trPr>
          <w:trHeight w:val="572"/>
        </w:trPr>
        <w:tc>
          <w:tcPr>
            <w:tcW w:w="1926" w:type="dxa"/>
          </w:tcPr>
          <w:p w14:paraId="1BF7B8E0" w14:textId="77777777" w:rsidR="007D47F0" w:rsidRPr="004E584B" w:rsidRDefault="007D47F0" w:rsidP="001C1642">
            <w:pPr>
              <w:jc w:val="center"/>
              <w:rPr>
                <w:rFonts w:ascii="Arial Narrow" w:hAnsi="Arial Narrow"/>
                <w:szCs w:val="20"/>
              </w:rPr>
            </w:pPr>
            <w:r w:rsidRPr="004E584B">
              <w:rPr>
                <w:rFonts w:ascii="Arial Narrow" w:hAnsi="Arial Narrow"/>
              </w:rPr>
              <w:t>Pas du tout d’accord</w:t>
            </w:r>
          </w:p>
          <w:p w14:paraId="097C308F" w14:textId="77777777" w:rsidR="007D47F0" w:rsidRPr="004E584B" w:rsidRDefault="007D47F0" w:rsidP="001C1642">
            <w:pPr>
              <w:jc w:val="center"/>
              <w:rPr>
                <w:rFonts w:ascii="Arial Narrow" w:hAnsi="Arial Narrow"/>
                <w:szCs w:val="20"/>
              </w:rPr>
            </w:pPr>
            <w:r w:rsidRPr="004E584B">
              <w:rPr>
                <w:rFonts w:ascii="Arial Narrow" w:hAnsi="Arial Narrow"/>
              </w:rPr>
              <w:t>1</w:t>
            </w:r>
          </w:p>
        </w:tc>
        <w:tc>
          <w:tcPr>
            <w:tcW w:w="1927" w:type="dxa"/>
          </w:tcPr>
          <w:p w14:paraId="7C5FA6DA" w14:textId="77777777" w:rsidR="007D47F0" w:rsidRPr="004E584B" w:rsidRDefault="007D47F0" w:rsidP="001C1642">
            <w:pPr>
              <w:jc w:val="center"/>
              <w:rPr>
                <w:rFonts w:ascii="Arial Narrow" w:hAnsi="Arial Narrow"/>
              </w:rPr>
            </w:pPr>
          </w:p>
          <w:p w14:paraId="7C90EF47" w14:textId="77777777" w:rsidR="007D47F0" w:rsidRPr="004E584B" w:rsidRDefault="007D47F0" w:rsidP="001C1642">
            <w:pPr>
              <w:jc w:val="center"/>
              <w:rPr>
                <w:rFonts w:ascii="Arial Narrow" w:hAnsi="Arial Narrow"/>
              </w:rPr>
            </w:pPr>
            <w:r w:rsidRPr="004E584B">
              <w:rPr>
                <w:rFonts w:ascii="Arial Narrow" w:hAnsi="Arial Narrow"/>
              </w:rPr>
              <w:t>2</w:t>
            </w:r>
          </w:p>
        </w:tc>
        <w:tc>
          <w:tcPr>
            <w:tcW w:w="1927" w:type="dxa"/>
          </w:tcPr>
          <w:p w14:paraId="5F38812F" w14:textId="77777777" w:rsidR="007D47F0" w:rsidRPr="004E584B" w:rsidRDefault="007D47F0" w:rsidP="001C1642">
            <w:pPr>
              <w:jc w:val="center"/>
              <w:rPr>
                <w:rFonts w:ascii="Arial Narrow" w:hAnsi="Arial Narrow"/>
              </w:rPr>
            </w:pPr>
          </w:p>
          <w:p w14:paraId="15C0D4CC" w14:textId="77777777" w:rsidR="007D47F0" w:rsidRPr="004E584B" w:rsidRDefault="007D47F0" w:rsidP="001C1642">
            <w:pPr>
              <w:jc w:val="center"/>
              <w:rPr>
                <w:rFonts w:ascii="Arial Narrow" w:hAnsi="Arial Narrow"/>
              </w:rPr>
            </w:pPr>
            <w:r w:rsidRPr="004E584B">
              <w:rPr>
                <w:rFonts w:ascii="Arial Narrow" w:hAnsi="Arial Narrow"/>
              </w:rPr>
              <w:t>3</w:t>
            </w:r>
          </w:p>
        </w:tc>
        <w:tc>
          <w:tcPr>
            <w:tcW w:w="1927" w:type="dxa"/>
          </w:tcPr>
          <w:p w14:paraId="21B05F17" w14:textId="77777777" w:rsidR="007D47F0" w:rsidRPr="004E584B" w:rsidRDefault="007D47F0" w:rsidP="001C1642">
            <w:pPr>
              <w:jc w:val="center"/>
              <w:rPr>
                <w:rFonts w:ascii="Arial Narrow" w:hAnsi="Arial Narrow"/>
              </w:rPr>
            </w:pPr>
          </w:p>
          <w:p w14:paraId="063CCC0D" w14:textId="77777777" w:rsidR="007D47F0" w:rsidRPr="004E584B" w:rsidRDefault="007D47F0" w:rsidP="001C1642">
            <w:pPr>
              <w:jc w:val="center"/>
              <w:rPr>
                <w:rFonts w:ascii="Arial Narrow" w:hAnsi="Arial Narrow"/>
              </w:rPr>
            </w:pPr>
            <w:r w:rsidRPr="004E584B">
              <w:rPr>
                <w:rFonts w:ascii="Arial Narrow" w:hAnsi="Arial Narrow"/>
              </w:rPr>
              <w:t>4</w:t>
            </w:r>
          </w:p>
        </w:tc>
        <w:tc>
          <w:tcPr>
            <w:tcW w:w="1927" w:type="dxa"/>
          </w:tcPr>
          <w:p w14:paraId="656CC844" w14:textId="77777777" w:rsidR="007D47F0" w:rsidRPr="004E584B" w:rsidRDefault="007D47F0" w:rsidP="001C1642">
            <w:pPr>
              <w:jc w:val="center"/>
              <w:rPr>
                <w:rFonts w:ascii="Arial Narrow" w:hAnsi="Arial Narrow"/>
                <w:szCs w:val="20"/>
              </w:rPr>
            </w:pPr>
            <w:r w:rsidRPr="004E584B">
              <w:rPr>
                <w:rFonts w:ascii="Arial Narrow" w:hAnsi="Arial Narrow"/>
              </w:rPr>
              <w:t>Tout à fait d’accord</w:t>
            </w:r>
          </w:p>
          <w:p w14:paraId="194BC5BA" w14:textId="77777777" w:rsidR="007D47F0" w:rsidRPr="004E584B" w:rsidRDefault="007D47F0" w:rsidP="001C1642">
            <w:pPr>
              <w:jc w:val="center"/>
              <w:rPr>
                <w:rFonts w:ascii="Arial Narrow" w:hAnsi="Arial Narrow"/>
                <w:szCs w:val="20"/>
              </w:rPr>
            </w:pPr>
            <w:r w:rsidRPr="004E584B">
              <w:rPr>
                <w:rFonts w:ascii="Arial Narrow" w:hAnsi="Arial Narrow"/>
              </w:rPr>
              <w:t>5</w:t>
            </w:r>
          </w:p>
        </w:tc>
      </w:tr>
      <w:tr w:rsidR="007D47F0" w:rsidRPr="004E584B" w14:paraId="4FB4EDF5" w14:textId="77777777" w:rsidTr="001C1642">
        <w:trPr>
          <w:trHeight w:val="552"/>
        </w:trPr>
        <w:tc>
          <w:tcPr>
            <w:tcW w:w="1926" w:type="dxa"/>
            <w:vAlign w:val="center"/>
          </w:tcPr>
          <w:p w14:paraId="48333F05" w14:textId="77777777" w:rsidR="007D47F0" w:rsidRPr="004E584B" w:rsidRDefault="007D47F0" w:rsidP="001C1642">
            <w:pPr>
              <w:jc w:val="center"/>
            </w:pPr>
            <w:r w:rsidRPr="004E584B">
              <w:rPr>
                <w:rFonts w:ascii="Wingdings" w:eastAsia="Wingdings" w:hAnsi="Wingdings" w:cs="Wingdings"/>
              </w:rPr>
              <w:t></w:t>
            </w:r>
          </w:p>
        </w:tc>
        <w:tc>
          <w:tcPr>
            <w:tcW w:w="1927" w:type="dxa"/>
            <w:vAlign w:val="center"/>
          </w:tcPr>
          <w:p w14:paraId="71058438" w14:textId="77777777" w:rsidR="007D47F0" w:rsidRPr="004E584B" w:rsidRDefault="007D47F0" w:rsidP="001C1642">
            <w:pPr>
              <w:jc w:val="center"/>
            </w:pPr>
            <w:r w:rsidRPr="004E584B">
              <w:rPr>
                <w:rFonts w:ascii="Wingdings" w:eastAsia="Wingdings" w:hAnsi="Wingdings" w:cs="Wingdings"/>
              </w:rPr>
              <w:t></w:t>
            </w:r>
          </w:p>
        </w:tc>
        <w:tc>
          <w:tcPr>
            <w:tcW w:w="1927" w:type="dxa"/>
            <w:vAlign w:val="center"/>
          </w:tcPr>
          <w:p w14:paraId="7BAE5DA3" w14:textId="77777777" w:rsidR="007D47F0" w:rsidRPr="004E584B" w:rsidRDefault="007D47F0" w:rsidP="001C1642">
            <w:pPr>
              <w:jc w:val="center"/>
            </w:pPr>
            <w:r w:rsidRPr="004E584B">
              <w:rPr>
                <w:rFonts w:ascii="Wingdings" w:eastAsia="Wingdings" w:hAnsi="Wingdings" w:cs="Wingdings"/>
              </w:rPr>
              <w:t></w:t>
            </w:r>
          </w:p>
        </w:tc>
        <w:tc>
          <w:tcPr>
            <w:tcW w:w="1927" w:type="dxa"/>
            <w:vAlign w:val="center"/>
          </w:tcPr>
          <w:p w14:paraId="6B4B3BCF" w14:textId="77777777" w:rsidR="007D47F0" w:rsidRPr="004E584B" w:rsidRDefault="007D47F0" w:rsidP="001C1642">
            <w:pPr>
              <w:jc w:val="center"/>
            </w:pPr>
            <w:r w:rsidRPr="004E584B">
              <w:rPr>
                <w:rFonts w:ascii="Wingdings" w:eastAsia="Wingdings" w:hAnsi="Wingdings" w:cs="Wingdings"/>
              </w:rPr>
              <w:t></w:t>
            </w:r>
          </w:p>
        </w:tc>
        <w:tc>
          <w:tcPr>
            <w:tcW w:w="1927" w:type="dxa"/>
            <w:vAlign w:val="center"/>
          </w:tcPr>
          <w:p w14:paraId="40426F4F" w14:textId="77777777" w:rsidR="007D47F0" w:rsidRPr="004E584B" w:rsidRDefault="007D47F0" w:rsidP="001C1642">
            <w:pPr>
              <w:jc w:val="center"/>
            </w:pPr>
            <w:r w:rsidRPr="004E584B">
              <w:rPr>
                <w:rFonts w:ascii="Wingdings" w:eastAsia="Wingdings" w:hAnsi="Wingdings" w:cs="Wingdings"/>
              </w:rPr>
              <w:t></w:t>
            </w:r>
          </w:p>
        </w:tc>
      </w:tr>
    </w:tbl>
    <w:p w14:paraId="6B19BC0C" w14:textId="77777777" w:rsidR="007D47F0" w:rsidRPr="004E584B" w:rsidRDefault="007D47F0" w:rsidP="007D47F0"/>
    <w:tbl>
      <w:tblPr>
        <w:tblStyle w:val="TableGrid"/>
        <w:tblW w:w="0" w:type="auto"/>
        <w:tblLook w:val="04A0" w:firstRow="1" w:lastRow="0" w:firstColumn="1" w:lastColumn="0" w:noHBand="0" w:noVBand="1"/>
      </w:tblPr>
      <w:tblGrid>
        <w:gridCol w:w="1926"/>
        <w:gridCol w:w="1927"/>
        <w:gridCol w:w="1927"/>
        <w:gridCol w:w="1927"/>
        <w:gridCol w:w="1927"/>
      </w:tblGrid>
      <w:tr w:rsidR="007D47F0" w:rsidRPr="004E584B" w14:paraId="7C5DE2F8" w14:textId="77777777" w:rsidTr="001C1642">
        <w:trPr>
          <w:trHeight w:val="576"/>
        </w:trPr>
        <w:tc>
          <w:tcPr>
            <w:tcW w:w="9634" w:type="dxa"/>
            <w:gridSpan w:val="5"/>
            <w:shd w:val="clear" w:color="auto" w:fill="E7E6E6" w:themeFill="background2"/>
            <w:vAlign w:val="center"/>
          </w:tcPr>
          <w:p w14:paraId="555015B7" w14:textId="77777777" w:rsidR="007D47F0" w:rsidRPr="004E584B" w:rsidRDefault="007D47F0" w:rsidP="001C1642">
            <w:pPr>
              <w:rPr>
                <w:rFonts w:cstheme="minorHAnsi"/>
              </w:rPr>
            </w:pPr>
            <w:r w:rsidRPr="004E584B">
              <w:rPr>
                <w:rStyle w:val="Aucun"/>
                <w:rFonts w:cstheme="minorHAnsi"/>
                <w:lang w:val="fr"/>
              </w:rPr>
              <w:t>Je peux trouver facilement les informations dont j’ai besoin</w:t>
            </w:r>
          </w:p>
        </w:tc>
      </w:tr>
      <w:tr w:rsidR="007D47F0" w:rsidRPr="004E584B" w14:paraId="0B944BCE" w14:textId="77777777" w:rsidTr="001C1642">
        <w:trPr>
          <w:trHeight w:val="572"/>
        </w:trPr>
        <w:tc>
          <w:tcPr>
            <w:tcW w:w="1926" w:type="dxa"/>
          </w:tcPr>
          <w:p w14:paraId="38D94DF6" w14:textId="77777777" w:rsidR="007D47F0" w:rsidRPr="004E584B" w:rsidRDefault="007D47F0" w:rsidP="001C1642">
            <w:pPr>
              <w:jc w:val="center"/>
              <w:rPr>
                <w:rFonts w:ascii="Arial Narrow" w:hAnsi="Arial Narrow"/>
                <w:szCs w:val="20"/>
              </w:rPr>
            </w:pPr>
            <w:r w:rsidRPr="004E584B">
              <w:rPr>
                <w:rFonts w:ascii="Arial Narrow" w:hAnsi="Arial Narrow"/>
              </w:rPr>
              <w:t>Pas du tout d’accord</w:t>
            </w:r>
          </w:p>
          <w:p w14:paraId="0390B89A" w14:textId="77777777" w:rsidR="007D47F0" w:rsidRPr="004E584B" w:rsidRDefault="007D47F0" w:rsidP="001C1642">
            <w:pPr>
              <w:jc w:val="center"/>
              <w:rPr>
                <w:rFonts w:ascii="Arial Narrow" w:hAnsi="Arial Narrow"/>
                <w:szCs w:val="20"/>
              </w:rPr>
            </w:pPr>
            <w:r w:rsidRPr="004E584B">
              <w:rPr>
                <w:rFonts w:ascii="Arial Narrow" w:hAnsi="Arial Narrow"/>
              </w:rPr>
              <w:t>1</w:t>
            </w:r>
          </w:p>
        </w:tc>
        <w:tc>
          <w:tcPr>
            <w:tcW w:w="1927" w:type="dxa"/>
          </w:tcPr>
          <w:p w14:paraId="6206A471" w14:textId="77777777" w:rsidR="007D47F0" w:rsidRPr="004E584B" w:rsidRDefault="007D47F0" w:rsidP="001C1642">
            <w:pPr>
              <w:jc w:val="center"/>
              <w:rPr>
                <w:rFonts w:ascii="Arial Narrow" w:hAnsi="Arial Narrow"/>
              </w:rPr>
            </w:pPr>
          </w:p>
          <w:p w14:paraId="33DF5B3E" w14:textId="77777777" w:rsidR="007D47F0" w:rsidRPr="004E584B" w:rsidRDefault="007D47F0" w:rsidP="001C1642">
            <w:pPr>
              <w:jc w:val="center"/>
              <w:rPr>
                <w:rFonts w:ascii="Arial Narrow" w:hAnsi="Arial Narrow"/>
              </w:rPr>
            </w:pPr>
            <w:r w:rsidRPr="004E584B">
              <w:rPr>
                <w:rFonts w:ascii="Arial Narrow" w:hAnsi="Arial Narrow"/>
              </w:rPr>
              <w:t>2</w:t>
            </w:r>
          </w:p>
        </w:tc>
        <w:tc>
          <w:tcPr>
            <w:tcW w:w="1927" w:type="dxa"/>
          </w:tcPr>
          <w:p w14:paraId="1ABC2B59" w14:textId="77777777" w:rsidR="007D47F0" w:rsidRPr="004E584B" w:rsidRDefault="007D47F0" w:rsidP="001C1642">
            <w:pPr>
              <w:jc w:val="center"/>
              <w:rPr>
                <w:rFonts w:ascii="Arial Narrow" w:hAnsi="Arial Narrow"/>
              </w:rPr>
            </w:pPr>
          </w:p>
          <w:p w14:paraId="3FD7B64C" w14:textId="77777777" w:rsidR="007D47F0" w:rsidRPr="004E584B" w:rsidRDefault="007D47F0" w:rsidP="001C1642">
            <w:pPr>
              <w:jc w:val="center"/>
              <w:rPr>
                <w:rFonts w:ascii="Arial Narrow" w:hAnsi="Arial Narrow"/>
              </w:rPr>
            </w:pPr>
            <w:r w:rsidRPr="004E584B">
              <w:rPr>
                <w:rFonts w:ascii="Arial Narrow" w:hAnsi="Arial Narrow"/>
              </w:rPr>
              <w:t>3</w:t>
            </w:r>
          </w:p>
        </w:tc>
        <w:tc>
          <w:tcPr>
            <w:tcW w:w="1927" w:type="dxa"/>
          </w:tcPr>
          <w:p w14:paraId="51794797" w14:textId="77777777" w:rsidR="007D47F0" w:rsidRPr="004E584B" w:rsidRDefault="007D47F0" w:rsidP="001C1642">
            <w:pPr>
              <w:jc w:val="center"/>
              <w:rPr>
                <w:rFonts w:ascii="Arial Narrow" w:hAnsi="Arial Narrow"/>
              </w:rPr>
            </w:pPr>
          </w:p>
          <w:p w14:paraId="34BC5EB9" w14:textId="77777777" w:rsidR="007D47F0" w:rsidRPr="004E584B" w:rsidRDefault="007D47F0" w:rsidP="001C1642">
            <w:pPr>
              <w:jc w:val="center"/>
              <w:rPr>
                <w:rFonts w:ascii="Arial Narrow" w:hAnsi="Arial Narrow"/>
              </w:rPr>
            </w:pPr>
            <w:r w:rsidRPr="004E584B">
              <w:rPr>
                <w:rFonts w:ascii="Arial Narrow" w:hAnsi="Arial Narrow"/>
              </w:rPr>
              <w:t>4</w:t>
            </w:r>
          </w:p>
        </w:tc>
        <w:tc>
          <w:tcPr>
            <w:tcW w:w="1927" w:type="dxa"/>
          </w:tcPr>
          <w:p w14:paraId="398AA424" w14:textId="77777777" w:rsidR="007D47F0" w:rsidRPr="004E584B" w:rsidRDefault="007D47F0" w:rsidP="001C1642">
            <w:pPr>
              <w:jc w:val="center"/>
              <w:rPr>
                <w:rFonts w:ascii="Arial Narrow" w:hAnsi="Arial Narrow"/>
                <w:szCs w:val="20"/>
              </w:rPr>
            </w:pPr>
            <w:r w:rsidRPr="004E584B">
              <w:rPr>
                <w:rFonts w:ascii="Arial Narrow" w:hAnsi="Arial Narrow"/>
              </w:rPr>
              <w:t>Tout à fait d’accord</w:t>
            </w:r>
          </w:p>
          <w:p w14:paraId="16C7D71E" w14:textId="77777777" w:rsidR="007D47F0" w:rsidRPr="004E584B" w:rsidRDefault="007D47F0" w:rsidP="001C1642">
            <w:pPr>
              <w:jc w:val="center"/>
              <w:rPr>
                <w:rFonts w:ascii="Arial Narrow" w:hAnsi="Arial Narrow"/>
                <w:szCs w:val="20"/>
              </w:rPr>
            </w:pPr>
            <w:r w:rsidRPr="004E584B">
              <w:rPr>
                <w:rFonts w:ascii="Arial Narrow" w:hAnsi="Arial Narrow"/>
              </w:rPr>
              <w:t>5</w:t>
            </w:r>
          </w:p>
        </w:tc>
      </w:tr>
      <w:tr w:rsidR="007D47F0" w:rsidRPr="004E584B" w14:paraId="54A21D23" w14:textId="77777777" w:rsidTr="001C1642">
        <w:trPr>
          <w:trHeight w:val="552"/>
        </w:trPr>
        <w:tc>
          <w:tcPr>
            <w:tcW w:w="1926" w:type="dxa"/>
            <w:vAlign w:val="center"/>
          </w:tcPr>
          <w:p w14:paraId="532CD043" w14:textId="77777777" w:rsidR="007D47F0" w:rsidRPr="004E584B" w:rsidRDefault="007D47F0" w:rsidP="001C1642">
            <w:pPr>
              <w:jc w:val="center"/>
            </w:pPr>
            <w:r w:rsidRPr="004E584B">
              <w:rPr>
                <w:rFonts w:ascii="Wingdings" w:eastAsia="Wingdings" w:hAnsi="Wingdings" w:cs="Wingdings"/>
              </w:rPr>
              <w:t></w:t>
            </w:r>
          </w:p>
        </w:tc>
        <w:tc>
          <w:tcPr>
            <w:tcW w:w="1927" w:type="dxa"/>
            <w:vAlign w:val="center"/>
          </w:tcPr>
          <w:p w14:paraId="793E7D8B" w14:textId="77777777" w:rsidR="007D47F0" w:rsidRPr="004E584B" w:rsidRDefault="007D47F0" w:rsidP="001C1642">
            <w:pPr>
              <w:jc w:val="center"/>
            </w:pPr>
            <w:r w:rsidRPr="004E584B">
              <w:rPr>
                <w:rFonts w:ascii="Wingdings" w:eastAsia="Wingdings" w:hAnsi="Wingdings" w:cs="Wingdings"/>
              </w:rPr>
              <w:t></w:t>
            </w:r>
          </w:p>
        </w:tc>
        <w:tc>
          <w:tcPr>
            <w:tcW w:w="1927" w:type="dxa"/>
            <w:vAlign w:val="center"/>
          </w:tcPr>
          <w:p w14:paraId="6D632A37" w14:textId="77777777" w:rsidR="007D47F0" w:rsidRPr="004E584B" w:rsidRDefault="007D47F0" w:rsidP="001C1642">
            <w:pPr>
              <w:jc w:val="center"/>
            </w:pPr>
            <w:r w:rsidRPr="004E584B">
              <w:rPr>
                <w:rFonts w:ascii="Wingdings" w:eastAsia="Wingdings" w:hAnsi="Wingdings" w:cs="Wingdings"/>
              </w:rPr>
              <w:t></w:t>
            </w:r>
          </w:p>
        </w:tc>
        <w:tc>
          <w:tcPr>
            <w:tcW w:w="1927" w:type="dxa"/>
            <w:vAlign w:val="center"/>
          </w:tcPr>
          <w:p w14:paraId="10576F67" w14:textId="77777777" w:rsidR="007D47F0" w:rsidRPr="004E584B" w:rsidRDefault="007D47F0" w:rsidP="001C1642">
            <w:pPr>
              <w:jc w:val="center"/>
            </w:pPr>
            <w:r w:rsidRPr="004E584B">
              <w:rPr>
                <w:rFonts w:ascii="Wingdings" w:eastAsia="Wingdings" w:hAnsi="Wingdings" w:cs="Wingdings"/>
              </w:rPr>
              <w:t></w:t>
            </w:r>
          </w:p>
        </w:tc>
        <w:tc>
          <w:tcPr>
            <w:tcW w:w="1927" w:type="dxa"/>
            <w:vAlign w:val="center"/>
          </w:tcPr>
          <w:p w14:paraId="055979CB" w14:textId="77777777" w:rsidR="007D47F0" w:rsidRPr="004E584B" w:rsidRDefault="007D47F0" w:rsidP="001C1642">
            <w:pPr>
              <w:jc w:val="center"/>
            </w:pPr>
            <w:r w:rsidRPr="004E584B">
              <w:rPr>
                <w:rFonts w:ascii="Wingdings" w:eastAsia="Wingdings" w:hAnsi="Wingdings" w:cs="Wingdings"/>
              </w:rPr>
              <w:t></w:t>
            </w:r>
          </w:p>
        </w:tc>
      </w:tr>
    </w:tbl>
    <w:p w14:paraId="6A44B0FD" w14:textId="77777777" w:rsidR="007D47F0" w:rsidRPr="004E584B" w:rsidRDefault="007D47F0" w:rsidP="007D47F0"/>
    <w:tbl>
      <w:tblPr>
        <w:tblStyle w:val="TableGrid"/>
        <w:tblW w:w="0" w:type="auto"/>
        <w:tblLook w:val="04A0" w:firstRow="1" w:lastRow="0" w:firstColumn="1" w:lastColumn="0" w:noHBand="0" w:noVBand="1"/>
      </w:tblPr>
      <w:tblGrid>
        <w:gridCol w:w="1926"/>
        <w:gridCol w:w="1927"/>
        <w:gridCol w:w="1927"/>
        <w:gridCol w:w="1927"/>
        <w:gridCol w:w="1927"/>
      </w:tblGrid>
      <w:tr w:rsidR="007D47F0" w:rsidRPr="004E584B" w14:paraId="7C9870D7" w14:textId="77777777" w:rsidTr="001C1642">
        <w:trPr>
          <w:trHeight w:val="576"/>
        </w:trPr>
        <w:tc>
          <w:tcPr>
            <w:tcW w:w="9634" w:type="dxa"/>
            <w:gridSpan w:val="5"/>
            <w:shd w:val="clear" w:color="auto" w:fill="E7E6E6" w:themeFill="background2"/>
            <w:vAlign w:val="center"/>
          </w:tcPr>
          <w:p w14:paraId="6846BB9D" w14:textId="77777777" w:rsidR="007D47F0" w:rsidRPr="004E584B" w:rsidRDefault="007D47F0" w:rsidP="001C1642">
            <w:pPr>
              <w:rPr>
                <w:rStyle w:val="Aucun"/>
                <w:rFonts w:cstheme="minorHAnsi"/>
                <w:lang w:val="fr"/>
              </w:rPr>
            </w:pPr>
            <w:r w:rsidRPr="004E584B">
              <w:rPr>
                <w:rStyle w:val="Aucun"/>
                <w:rFonts w:cstheme="minorHAnsi"/>
                <w:lang w:val="fr"/>
              </w:rPr>
              <w:t>Je peux facilement déterminer et suivre les besoins nutritionnels</w:t>
            </w:r>
          </w:p>
        </w:tc>
      </w:tr>
      <w:tr w:rsidR="007D47F0" w:rsidRPr="004E584B" w14:paraId="6DA114DA" w14:textId="77777777" w:rsidTr="001C1642">
        <w:trPr>
          <w:trHeight w:val="572"/>
        </w:trPr>
        <w:tc>
          <w:tcPr>
            <w:tcW w:w="1926" w:type="dxa"/>
          </w:tcPr>
          <w:p w14:paraId="7F2DDD24" w14:textId="77777777" w:rsidR="007D47F0" w:rsidRPr="004E584B" w:rsidRDefault="007D47F0" w:rsidP="001C1642">
            <w:pPr>
              <w:jc w:val="center"/>
              <w:rPr>
                <w:rFonts w:ascii="Arial Narrow" w:hAnsi="Arial Narrow"/>
                <w:szCs w:val="20"/>
              </w:rPr>
            </w:pPr>
            <w:r w:rsidRPr="004E584B">
              <w:rPr>
                <w:rFonts w:ascii="Arial Narrow" w:hAnsi="Arial Narrow"/>
              </w:rPr>
              <w:t>Pas du tout d’accord</w:t>
            </w:r>
          </w:p>
          <w:p w14:paraId="1D89A3CB" w14:textId="77777777" w:rsidR="007D47F0" w:rsidRPr="004E584B" w:rsidRDefault="007D47F0" w:rsidP="001C1642">
            <w:pPr>
              <w:jc w:val="center"/>
              <w:rPr>
                <w:rFonts w:ascii="Arial Narrow" w:hAnsi="Arial Narrow"/>
                <w:szCs w:val="20"/>
              </w:rPr>
            </w:pPr>
            <w:r w:rsidRPr="004E584B">
              <w:rPr>
                <w:rFonts w:ascii="Arial Narrow" w:hAnsi="Arial Narrow"/>
              </w:rPr>
              <w:t>1</w:t>
            </w:r>
          </w:p>
        </w:tc>
        <w:tc>
          <w:tcPr>
            <w:tcW w:w="1927" w:type="dxa"/>
          </w:tcPr>
          <w:p w14:paraId="445D6402" w14:textId="77777777" w:rsidR="007D47F0" w:rsidRPr="004E584B" w:rsidRDefault="007D47F0" w:rsidP="001C1642">
            <w:pPr>
              <w:jc w:val="center"/>
              <w:rPr>
                <w:rFonts w:ascii="Arial Narrow" w:hAnsi="Arial Narrow"/>
              </w:rPr>
            </w:pPr>
          </w:p>
          <w:p w14:paraId="4DD28295" w14:textId="77777777" w:rsidR="007D47F0" w:rsidRPr="004E584B" w:rsidRDefault="007D47F0" w:rsidP="001C1642">
            <w:pPr>
              <w:jc w:val="center"/>
              <w:rPr>
                <w:rFonts w:ascii="Arial Narrow" w:hAnsi="Arial Narrow"/>
              </w:rPr>
            </w:pPr>
            <w:r w:rsidRPr="004E584B">
              <w:rPr>
                <w:rFonts w:ascii="Arial Narrow" w:hAnsi="Arial Narrow"/>
              </w:rPr>
              <w:t>2</w:t>
            </w:r>
          </w:p>
        </w:tc>
        <w:tc>
          <w:tcPr>
            <w:tcW w:w="1927" w:type="dxa"/>
          </w:tcPr>
          <w:p w14:paraId="1FE87083" w14:textId="77777777" w:rsidR="007D47F0" w:rsidRPr="004E584B" w:rsidRDefault="007D47F0" w:rsidP="001C1642">
            <w:pPr>
              <w:jc w:val="center"/>
              <w:rPr>
                <w:rFonts w:ascii="Arial Narrow" w:hAnsi="Arial Narrow"/>
              </w:rPr>
            </w:pPr>
          </w:p>
          <w:p w14:paraId="33311806" w14:textId="77777777" w:rsidR="007D47F0" w:rsidRPr="004E584B" w:rsidRDefault="007D47F0" w:rsidP="001C1642">
            <w:pPr>
              <w:jc w:val="center"/>
              <w:rPr>
                <w:rFonts w:ascii="Arial Narrow" w:hAnsi="Arial Narrow"/>
              </w:rPr>
            </w:pPr>
            <w:r w:rsidRPr="004E584B">
              <w:rPr>
                <w:rFonts w:ascii="Arial Narrow" w:hAnsi="Arial Narrow"/>
              </w:rPr>
              <w:t>3</w:t>
            </w:r>
          </w:p>
        </w:tc>
        <w:tc>
          <w:tcPr>
            <w:tcW w:w="1927" w:type="dxa"/>
          </w:tcPr>
          <w:p w14:paraId="7D736E20" w14:textId="77777777" w:rsidR="007D47F0" w:rsidRPr="004E584B" w:rsidRDefault="007D47F0" w:rsidP="001C1642">
            <w:pPr>
              <w:jc w:val="center"/>
              <w:rPr>
                <w:rFonts w:ascii="Arial Narrow" w:hAnsi="Arial Narrow"/>
              </w:rPr>
            </w:pPr>
          </w:p>
          <w:p w14:paraId="5054BA8F" w14:textId="77777777" w:rsidR="007D47F0" w:rsidRPr="004E584B" w:rsidRDefault="007D47F0" w:rsidP="001C1642">
            <w:pPr>
              <w:jc w:val="center"/>
              <w:rPr>
                <w:rFonts w:ascii="Arial Narrow" w:hAnsi="Arial Narrow"/>
              </w:rPr>
            </w:pPr>
            <w:r w:rsidRPr="004E584B">
              <w:rPr>
                <w:rFonts w:ascii="Arial Narrow" w:hAnsi="Arial Narrow"/>
              </w:rPr>
              <w:t>4</w:t>
            </w:r>
          </w:p>
        </w:tc>
        <w:tc>
          <w:tcPr>
            <w:tcW w:w="1927" w:type="dxa"/>
          </w:tcPr>
          <w:p w14:paraId="5D85E061" w14:textId="77777777" w:rsidR="007D47F0" w:rsidRPr="004E584B" w:rsidRDefault="007D47F0" w:rsidP="001C1642">
            <w:pPr>
              <w:jc w:val="center"/>
              <w:rPr>
                <w:rFonts w:ascii="Arial Narrow" w:hAnsi="Arial Narrow"/>
                <w:szCs w:val="20"/>
              </w:rPr>
            </w:pPr>
            <w:r w:rsidRPr="004E584B">
              <w:rPr>
                <w:rFonts w:ascii="Arial Narrow" w:hAnsi="Arial Narrow"/>
              </w:rPr>
              <w:t>Tout à fait d’accord</w:t>
            </w:r>
          </w:p>
          <w:p w14:paraId="73FDE0AC" w14:textId="77777777" w:rsidR="007D47F0" w:rsidRPr="004E584B" w:rsidRDefault="007D47F0" w:rsidP="001C1642">
            <w:pPr>
              <w:jc w:val="center"/>
              <w:rPr>
                <w:rFonts w:ascii="Arial Narrow" w:hAnsi="Arial Narrow"/>
                <w:szCs w:val="20"/>
              </w:rPr>
            </w:pPr>
            <w:r w:rsidRPr="004E584B">
              <w:rPr>
                <w:rFonts w:ascii="Arial Narrow" w:hAnsi="Arial Narrow"/>
              </w:rPr>
              <w:t>5</w:t>
            </w:r>
          </w:p>
        </w:tc>
      </w:tr>
      <w:tr w:rsidR="007D47F0" w:rsidRPr="004E584B" w14:paraId="0B2B451A" w14:textId="77777777" w:rsidTr="001C1642">
        <w:trPr>
          <w:trHeight w:val="552"/>
        </w:trPr>
        <w:tc>
          <w:tcPr>
            <w:tcW w:w="1926" w:type="dxa"/>
            <w:vAlign w:val="center"/>
          </w:tcPr>
          <w:p w14:paraId="57A9DE76" w14:textId="77777777" w:rsidR="007D47F0" w:rsidRPr="004E584B" w:rsidRDefault="007D47F0" w:rsidP="001C1642">
            <w:pPr>
              <w:jc w:val="center"/>
            </w:pPr>
            <w:r w:rsidRPr="004E584B">
              <w:rPr>
                <w:rFonts w:ascii="Wingdings" w:eastAsia="Wingdings" w:hAnsi="Wingdings" w:cs="Wingdings"/>
              </w:rPr>
              <w:t></w:t>
            </w:r>
          </w:p>
        </w:tc>
        <w:tc>
          <w:tcPr>
            <w:tcW w:w="1927" w:type="dxa"/>
            <w:vAlign w:val="center"/>
          </w:tcPr>
          <w:p w14:paraId="2AC84B08" w14:textId="77777777" w:rsidR="007D47F0" w:rsidRPr="004E584B" w:rsidRDefault="007D47F0" w:rsidP="001C1642">
            <w:pPr>
              <w:jc w:val="center"/>
            </w:pPr>
            <w:r w:rsidRPr="004E584B">
              <w:rPr>
                <w:rFonts w:ascii="Wingdings" w:eastAsia="Wingdings" w:hAnsi="Wingdings" w:cs="Wingdings"/>
              </w:rPr>
              <w:t></w:t>
            </w:r>
          </w:p>
        </w:tc>
        <w:tc>
          <w:tcPr>
            <w:tcW w:w="1927" w:type="dxa"/>
            <w:vAlign w:val="center"/>
          </w:tcPr>
          <w:p w14:paraId="60F3368A" w14:textId="77777777" w:rsidR="007D47F0" w:rsidRPr="004E584B" w:rsidRDefault="007D47F0" w:rsidP="001C1642">
            <w:pPr>
              <w:jc w:val="center"/>
            </w:pPr>
            <w:r w:rsidRPr="004E584B">
              <w:rPr>
                <w:rFonts w:ascii="Wingdings" w:eastAsia="Wingdings" w:hAnsi="Wingdings" w:cs="Wingdings"/>
              </w:rPr>
              <w:t></w:t>
            </w:r>
          </w:p>
        </w:tc>
        <w:tc>
          <w:tcPr>
            <w:tcW w:w="1927" w:type="dxa"/>
            <w:vAlign w:val="center"/>
          </w:tcPr>
          <w:p w14:paraId="6D8034A8" w14:textId="77777777" w:rsidR="007D47F0" w:rsidRPr="004E584B" w:rsidRDefault="007D47F0" w:rsidP="001C1642">
            <w:pPr>
              <w:jc w:val="center"/>
            </w:pPr>
            <w:r w:rsidRPr="004E584B">
              <w:rPr>
                <w:rFonts w:ascii="Wingdings" w:eastAsia="Wingdings" w:hAnsi="Wingdings" w:cs="Wingdings"/>
              </w:rPr>
              <w:t></w:t>
            </w:r>
          </w:p>
        </w:tc>
        <w:tc>
          <w:tcPr>
            <w:tcW w:w="1927" w:type="dxa"/>
            <w:vAlign w:val="center"/>
          </w:tcPr>
          <w:p w14:paraId="6A70F9C7" w14:textId="77777777" w:rsidR="007D47F0" w:rsidRPr="004E584B" w:rsidRDefault="007D47F0" w:rsidP="001C1642">
            <w:pPr>
              <w:jc w:val="center"/>
            </w:pPr>
            <w:r w:rsidRPr="004E584B">
              <w:rPr>
                <w:rFonts w:ascii="Wingdings" w:eastAsia="Wingdings" w:hAnsi="Wingdings" w:cs="Wingdings"/>
              </w:rPr>
              <w:t></w:t>
            </w:r>
          </w:p>
        </w:tc>
      </w:tr>
    </w:tbl>
    <w:p w14:paraId="1606A8F3" w14:textId="77777777" w:rsidR="007D47F0" w:rsidRPr="004E584B" w:rsidRDefault="007D47F0" w:rsidP="007D47F0"/>
    <w:tbl>
      <w:tblPr>
        <w:tblStyle w:val="TableGrid"/>
        <w:tblW w:w="0" w:type="auto"/>
        <w:tblLook w:val="04A0" w:firstRow="1" w:lastRow="0" w:firstColumn="1" w:lastColumn="0" w:noHBand="0" w:noVBand="1"/>
      </w:tblPr>
      <w:tblGrid>
        <w:gridCol w:w="9634"/>
      </w:tblGrid>
      <w:tr w:rsidR="007D47F0" w:rsidRPr="004A552A" w14:paraId="5603D297" w14:textId="77777777" w:rsidTr="001C1642">
        <w:trPr>
          <w:trHeight w:val="576"/>
        </w:trPr>
        <w:tc>
          <w:tcPr>
            <w:tcW w:w="9634" w:type="dxa"/>
            <w:shd w:val="clear" w:color="auto" w:fill="E7E6E6" w:themeFill="background2"/>
            <w:vAlign w:val="center"/>
          </w:tcPr>
          <w:p w14:paraId="188C3617" w14:textId="77777777" w:rsidR="007D47F0" w:rsidRPr="004E584B" w:rsidRDefault="007D47F0" w:rsidP="001C1642">
            <w:pPr>
              <w:rPr>
                <w:rStyle w:val="Aucun"/>
                <w:rFonts w:cstheme="minorHAnsi"/>
                <w:lang w:val="fr"/>
              </w:rPr>
            </w:pPr>
            <w:r w:rsidRPr="004E584B">
              <w:rPr>
                <w:rStyle w:val="Aucun"/>
                <w:rFonts w:cstheme="minorHAnsi"/>
                <w:lang w:val="fr"/>
              </w:rPr>
              <w:t>J’ai d’autres commentaires sur l’amélioration du suivi nutritionnel des patients (positifs et/ou négatifs)</w:t>
            </w:r>
          </w:p>
        </w:tc>
      </w:tr>
      <w:tr w:rsidR="007D47F0" w:rsidRPr="003D2E8D" w14:paraId="47780C93" w14:textId="77777777" w:rsidTr="001C1642">
        <w:trPr>
          <w:trHeight w:val="1517"/>
        </w:trPr>
        <w:tc>
          <w:tcPr>
            <w:tcW w:w="9634" w:type="dxa"/>
            <w:shd w:val="clear" w:color="auto" w:fill="FFFFFF" w:themeFill="background1"/>
            <w:vAlign w:val="center"/>
          </w:tcPr>
          <w:p w14:paraId="6BB2DA92" w14:textId="77777777" w:rsidR="007D47F0" w:rsidRPr="003D2E8D" w:rsidRDefault="007D47F0" w:rsidP="001C1642"/>
        </w:tc>
      </w:tr>
    </w:tbl>
    <w:p w14:paraId="63872EDA" w14:textId="77777777" w:rsidR="007D47F0" w:rsidRDefault="007D47F0" w:rsidP="007D47F0">
      <w:pPr>
        <w:spacing w:after="160" w:line="259" w:lineRule="auto"/>
      </w:pPr>
    </w:p>
    <w:p w14:paraId="541D5E06" w14:textId="77777777" w:rsidR="007D47F0" w:rsidRPr="00262239" w:rsidRDefault="007D47F0" w:rsidP="007D47F0">
      <w:pPr>
        <w:rPr>
          <w:b/>
          <w:bCs/>
        </w:rPr>
      </w:pPr>
      <w:r>
        <w:rPr>
          <w:b/>
          <w:bCs/>
        </w:rPr>
        <w:t xml:space="preserve">2.5 </w:t>
      </w:r>
      <w:r w:rsidRPr="00262239">
        <w:rPr>
          <w:b/>
          <w:bCs/>
        </w:rPr>
        <w:t>Satisfaction globale</w:t>
      </w:r>
      <w:bookmarkEnd w:id="118"/>
      <w:bookmarkEnd w:id="152"/>
      <w:bookmarkEnd w:id="153"/>
      <w:bookmarkEnd w:id="154"/>
      <w:bookmarkEnd w:id="155"/>
      <w:bookmarkEnd w:id="156"/>
    </w:p>
    <w:tbl>
      <w:tblPr>
        <w:tblStyle w:val="TableGrid"/>
        <w:tblW w:w="0" w:type="auto"/>
        <w:tblLook w:val="04A0" w:firstRow="1" w:lastRow="0" w:firstColumn="1" w:lastColumn="0" w:noHBand="0" w:noVBand="1"/>
      </w:tblPr>
      <w:tblGrid>
        <w:gridCol w:w="1926"/>
        <w:gridCol w:w="1927"/>
        <w:gridCol w:w="1927"/>
        <w:gridCol w:w="1927"/>
        <w:gridCol w:w="1927"/>
      </w:tblGrid>
      <w:tr w:rsidR="007D47F0" w:rsidRPr="003D2E8D" w14:paraId="5887B6E1" w14:textId="77777777" w:rsidTr="001C1642">
        <w:trPr>
          <w:trHeight w:val="576"/>
        </w:trPr>
        <w:tc>
          <w:tcPr>
            <w:tcW w:w="9634" w:type="dxa"/>
            <w:gridSpan w:val="5"/>
            <w:shd w:val="clear" w:color="auto" w:fill="E7E6E6" w:themeFill="background2"/>
            <w:vAlign w:val="center"/>
          </w:tcPr>
          <w:p w14:paraId="05ACFD8D" w14:textId="77777777" w:rsidR="007D47F0" w:rsidRPr="003D2E8D" w:rsidRDefault="007D47F0" w:rsidP="001C1642">
            <w:r w:rsidRPr="003D2E8D">
              <w:t xml:space="preserve">En général, je trouve </w:t>
            </w:r>
            <w:r>
              <w:t>l’interface d’utilisateur NUTROW</w:t>
            </w:r>
            <w:r w:rsidRPr="003D2E8D">
              <w:t xml:space="preserve"> claire et facile à utiliser </w:t>
            </w:r>
          </w:p>
        </w:tc>
      </w:tr>
      <w:tr w:rsidR="007D47F0" w:rsidRPr="004A552A" w14:paraId="5A539D8B" w14:textId="77777777" w:rsidTr="001C1642">
        <w:trPr>
          <w:trHeight w:val="572"/>
        </w:trPr>
        <w:tc>
          <w:tcPr>
            <w:tcW w:w="1926" w:type="dxa"/>
          </w:tcPr>
          <w:p w14:paraId="697FB977"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63FB015D"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2F7045A5" w14:textId="77777777" w:rsidR="007D47F0" w:rsidRDefault="007D47F0" w:rsidP="001C1642">
            <w:pPr>
              <w:jc w:val="center"/>
              <w:rPr>
                <w:rFonts w:ascii="Arial Narrow" w:hAnsi="Arial Narrow"/>
              </w:rPr>
            </w:pPr>
          </w:p>
          <w:p w14:paraId="012CA443"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28A63F3C" w14:textId="77777777" w:rsidR="007D47F0" w:rsidRDefault="007D47F0" w:rsidP="001C1642">
            <w:pPr>
              <w:jc w:val="center"/>
              <w:rPr>
                <w:rFonts w:ascii="Arial Narrow" w:hAnsi="Arial Narrow"/>
              </w:rPr>
            </w:pPr>
          </w:p>
          <w:p w14:paraId="0CD4B0AD"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568A8D96" w14:textId="77777777" w:rsidR="007D47F0" w:rsidRDefault="007D47F0" w:rsidP="001C1642">
            <w:pPr>
              <w:jc w:val="center"/>
              <w:rPr>
                <w:rFonts w:ascii="Arial Narrow" w:hAnsi="Arial Narrow"/>
              </w:rPr>
            </w:pPr>
          </w:p>
          <w:p w14:paraId="1C66A68C"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29100BFF"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67A905E2"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45BEA242" w14:textId="77777777" w:rsidTr="001C1642">
        <w:trPr>
          <w:trHeight w:val="552"/>
        </w:trPr>
        <w:tc>
          <w:tcPr>
            <w:tcW w:w="1926" w:type="dxa"/>
            <w:vAlign w:val="center"/>
          </w:tcPr>
          <w:p w14:paraId="54CFD3A8"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43F7BF07"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12685812"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48076CED"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5FEA9763" w14:textId="77777777" w:rsidR="007D47F0" w:rsidRPr="003D2E8D" w:rsidRDefault="007D47F0" w:rsidP="001C1642">
            <w:pPr>
              <w:jc w:val="center"/>
            </w:pPr>
            <w:r w:rsidRPr="003D2E8D">
              <w:rPr>
                <w:rFonts w:ascii="Wingdings" w:eastAsia="Wingdings" w:hAnsi="Wingdings" w:cs="Wingdings"/>
              </w:rPr>
              <w:t></w:t>
            </w:r>
          </w:p>
        </w:tc>
      </w:tr>
    </w:tbl>
    <w:p w14:paraId="3D638A07" w14:textId="77777777" w:rsidR="007D47F0" w:rsidRPr="003D2E8D" w:rsidRDefault="007D47F0" w:rsidP="007D47F0"/>
    <w:tbl>
      <w:tblPr>
        <w:tblStyle w:val="TableGrid"/>
        <w:tblW w:w="0" w:type="auto"/>
        <w:tblLook w:val="04A0" w:firstRow="1" w:lastRow="0" w:firstColumn="1" w:lastColumn="0" w:noHBand="0" w:noVBand="1"/>
      </w:tblPr>
      <w:tblGrid>
        <w:gridCol w:w="1926"/>
        <w:gridCol w:w="1927"/>
        <w:gridCol w:w="1927"/>
        <w:gridCol w:w="1927"/>
        <w:gridCol w:w="1927"/>
      </w:tblGrid>
      <w:tr w:rsidR="007D47F0" w:rsidRPr="003D2E8D" w14:paraId="276EF117" w14:textId="77777777" w:rsidTr="001C1642">
        <w:trPr>
          <w:trHeight w:val="576"/>
        </w:trPr>
        <w:tc>
          <w:tcPr>
            <w:tcW w:w="9634" w:type="dxa"/>
            <w:gridSpan w:val="5"/>
            <w:shd w:val="clear" w:color="auto" w:fill="E7E6E6" w:themeFill="background2"/>
            <w:vAlign w:val="center"/>
          </w:tcPr>
          <w:p w14:paraId="2EB31665" w14:textId="77777777" w:rsidR="007D47F0" w:rsidRPr="003D2E8D" w:rsidRDefault="007D47F0" w:rsidP="001C1642">
            <w:r>
              <w:t>NUTROW</w:t>
            </w:r>
            <w:r w:rsidRPr="003D2E8D">
              <w:t xml:space="preserve"> clarifie le processus de thérapie nutritionnelle</w:t>
            </w:r>
          </w:p>
        </w:tc>
      </w:tr>
      <w:tr w:rsidR="007D47F0" w:rsidRPr="004A552A" w14:paraId="1B4064CC" w14:textId="77777777" w:rsidTr="001C1642">
        <w:trPr>
          <w:trHeight w:val="572"/>
        </w:trPr>
        <w:tc>
          <w:tcPr>
            <w:tcW w:w="1926" w:type="dxa"/>
          </w:tcPr>
          <w:p w14:paraId="6623D55F"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07BD8B6F"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0D9AE6B6" w14:textId="77777777" w:rsidR="007D47F0" w:rsidRDefault="007D47F0" w:rsidP="001C1642">
            <w:pPr>
              <w:jc w:val="center"/>
              <w:rPr>
                <w:rFonts w:ascii="Arial Narrow" w:hAnsi="Arial Narrow"/>
              </w:rPr>
            </w:pPr>
          </w:p>
          <w:p w14:paraId="0A918F3D"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0D30D6B4" w14:textId="77777777" w:rsidR="007D47F0" w:rsidRDefault="007D47F0" w:rsidP="001C1642">
            <w:pPr>
              <w:jc w:val="center"/>
              <w:rPr>
                <w:rFonts w:ascii="Arial Narrow" w:hAnsi="Arial Narrow"/>
              </w:rPr>
            </w:pPr>
          </w:p>
          <w:p w14:paraId="25A96C11"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6FA39640" w14:textId="77777777" w:rsidR="007D47F0" w:rsidRDefault="007D47F0" w:rsidP="001C1642">
            <w:pPr>
              <w:jc w:val="center"/>
              <w:rPr>
                <w:rFonts w:ascii="Arial Narrow" w:hAnsi="Arial Narrow"/>
              </w:rPr>
            </w:pPr>
          </w:p>
          <w:p w14:paraId="71C7F96D"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1FB8C542"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0E7435CB"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4F22D0FF" w14:textId="77777777" w:rsidTr="001C1642">
        <w:trPr>
          <w:trHeight w:val="552"/>
        </w:trPr>
        <w:tc>
          <w:tcPr>
            <w:tcW w:w="1926" w:type="dxa"/>
            <w:vAlign w:val="center"/>
          </w:tcPr>
          <w:p w14:paraId="1067947E"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70B869F5"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6DC5C114"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568D1DD1"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7EBDB702" w14:textId="77777777" w:rsidR="007D47F0" w:rsidRPr="003D2E8D" w:rsidRDefault="007D47F0" w:rsidP="001C1642">
            <w:pPr>
              <w:jc w:val="center"/>
            </w:pPr>
            <w:r w:rsidRPr="003D2E8D">
              <w:rPr>
                <w:rFonts w:ascii="Wingdings" w:eastAsia="Wingdings" w:hAnsi="Wingdings" w:cs="Wingdings"/>
              </w:rPr>
              <w:t></w:t>
            </w:r>
          </w:p>
        </w:tc>
      </w:tr>
    </w:tbl>
    <w:p w14:paraId="05B8977D" w14:textId="77777777" w:rsidR="007D47F0" w:rsidRPr="003D2E8D" w:rsidRDefault="007D47F0" w:rsidP="007D47F0"/>
    <w:tbl>
      <w:tblPr>
        <w:tblStyle w:val="TableGrid"/>
        <w:tblW w:w="0" w:type="auto"/>
        <w:tblLook w:val="04A0" w:firstRow="1" w:lastRow="0" w:firstColumn="1" w:lastColumn="0" w:noHBand="0" w:noVBand="1"/>
      </w:tblPr>
      <w:tblGrid>
        <w:gridCol w:w="1926"/>
        <w:gridCol w:w="1927"/>
        <w:gridCol w:w="1927"/>
        <w:gridCol w:w="1927"/>
        <w:gridCol w:w="1927"/>
      </w:tblGrid>
      <w:tr w:rsidR="007D47F0" w:rsidRPr="003D2E8D" w14:paraId="0E48FBC9" w14:textId="77777777" w:rsidTr="001C1642">
        <w:trPr>
          <w:trHeight w:val="576"/>
        </w:trPr>
        <w:tc>
          <w:tcPr>
            <w:tcW w:w="9634" w:type="dxa"/>
            <w:gridSpan w:val="5"/>
            <w:shd w:val="clear" w:color="auto" w:fill="E7E6E6" w:themeFill="background2"/>
            <w:vAlign w:val="center"/>
          </w:tcPr>
          <w:p w14:paraId="15984984" w14:textId="77777777" w:rsidR="007D47F0" w:rsidRPr="003D2E8D" w:rsidRDefault="007D47F0" w:rsidP="001C1642">
            <w:r>
              <w:t>Globalement, NUTROW</w:t>
            </w:r>
            <w:r w:rsidRPr="003D2E8D">
              <w:t xml:space="preserve"> possède une interface d’utilisateur réactive qui répond rapidement à mes demandes</w:t>
            </w:r>
          </w:p>
        </w:tc>
      </w:tr>
      <w:tr w:rsidR="007D47F0" w:rsidRPr="004A552A" w14:paraId="14749BFD" w14:textId="77777777" w:rsidTr="001C1642">
        <w:trPr>
          <w:trHeight w:val="572"/>
        </w:trPr>
        <w:tc>
          <w:tcPr>
            <w:tcW w:w="1926" w:type="dxa"/>
          </w:tcPr>
          <w:p w14:paraId="20F015A7"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357B7405"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5C1EC12D" w14:textId="77777777" w:rsidR="007D47F0" w:rsidRDefault="007D47F0" w:rsidP="001C1642">
            <w:pPr>
              <w:jc w:val="center"/>
              <w:rPr>
                <w:rFonts w:ascii="Arial Narrow" w:hAnsi="Arial Narrow"/>
              </w:rPr>
            </w:pPr>
          </w:p>
          <w:p w14:paraId="22E5C1A0"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6341EEA4" w14:textId="77777777" w:rsidR="007D47F0" w:rsidRDefault="007D47F0" w:rsidP="001C1642">
            <w:pPr>
              <w:jc w:val="center"/>
              <w:rPr>
                <w:rFonts w:ascii="Arial Narrow" w:hAnsi="Arial Narrow"/>
              </w:rPr>
            </w:pPr>
          </w:p>
          <w:p w14:paraId="736CE969"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34434733" w14:textId="77777777" w:rsidR="007D47F0" w:rsidRDefault="007D47F0" w:rsidP="001C1642">
            <w:pPr>
              <w:jc w:val="center"/>
              <w:rPr>
                <w:rFonts w:ascii="Arial Narrow" w:hAnsi="Arial Narrow"/>
              </w:rPr>
            </w:pPr>
          </w:p>
          <w:p w14:paraId="140F324B"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260914A8"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456A275B"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043CF527" w14:textId="77777777" w:rsidTr="001C1642">
        <w:trPr>
          <w:trHeight w:val="552"/>
        </w:trPr>
        <w:tc>
          <w:tcPr>
            <w:tcW w:w="1926" w:type="dxa"/>
            <w:vAlign w:val="center"/>
          </w:tcPr>
          <w:p w14:paraId="5890E8CA"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4A3F69D8"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7DCC62D9"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24F927CE"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0578BED0" w14:textId="77777777" w:rsidR="007D47F0" w:rsidRPr="003D2E8D" w:rsidRDefault="007D47F0" w:rsidP="001C1642">
            <w:pPr>
              <w:jc w:val="center"/>
            </w:pPr>
            <w:r w:rsidRPr="003D2E8D">
              <w:rPr>
                <w:rFonts w:ascii="Wingdings" w:eastAsia="Wingdings" w:hAnsi="Wingdings" w:cs="Wingdings"/>
              </w:rPr>
              <w:t></w:t>
            </w:r>
          </w:p>
        </w:tc>
      </w:tr>
    </w:tbl>
    <w:p w14:paraId="31958680" w14:textId="77777777" w:rsidR="007D47F0" w:rsidRPr="003D2E8D" w:rsidRDefault="007D47F0" w:rsidP="007D47F0"/>
    <w:tbl>
      <w:tblPr>
        <w:tblStyle w:val="TableGrid"/>
        <w:tblW w:w="0" w:type="auto"/>
        <w:tblLook w:val="04A0" w:firstRow="1" w:lastRow="0" w:firstColumn="1" w:lastColumn="0" w:noHBand="0" w:noVBand="1"/>
      </w:tblPr>
      <w:tblGrid>
        <w:gridCol w:w="1926"/>
        <w:gridCol w:w="1927"/>
        <w:gridCol w:w="1927"/>
        <w:gridCol w:w="1927"/>
        <w:gridCol w:w="1927"/>
      </w:tblGrid>
      <w:tr w:rsidR="007D47F0" w:rsidRPr="003D2E8D" w14:paraId="02A2E065" w14:textId="77777777" w:rsidTr="001C1642">
        <w:trPr>
          <w:trHeight w:val="576"/>
        </w:trPr>
        <w:tc>
          <w:tcPr>
            <w:tcW w:w="9634" w:type="dxa"/>
            <w:gridSpan w:val="5"/>
            <w:shd w:val="clear" w:color="auto" w:fill="E7E6E6" w:themeFill="background2"/>
            <w:vAlign w:val="center"/>
          </w:tcPr>
          <w:p w14:paraId="5055B238" w14:textId="77777777" w:rsidR="007D47F0" w:rsidRPr="003D2E8D" w:rsidRDefault="007D47F0" w:rsidP="001C1642">
            <w:r>
              <w:t>Je trouve que NUTROW</w:t>
            </w:r>
            <w:r w:rsidRPr="003D2E8D">
              <w:t xml:space="preserve"> est utile et a un réel impact sur le travail quotidien</w:t>
            </w:r>
            <w:r>
              <w:t xml:space="preserve"> </w:t>
            </w:r>
          </w:p>
        </w:tc>
      </w:tr>
      <w:tr w:rsidR="007D47F0" w:rsidRPr="004A552A" w14:paraId="71D17A14" w14:textId="77777777" w:rsidTr="001C1642">
        <w:trPr>
          <w:trHeight w:val="572"/>
        </w:trPr>
        <w:tc>
          <w:tcPr>
            <w:tcW w:w="1926" w:type="dxa"/>
          </w:tcPr>
          <w:p w14:paraId="3D873232"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069D8827"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647CFE6E" w14:textId="77777777" w:rsidR="007D47F0" w:rsidRDefault="007D47F0" w:rsidP="001C1642">
            <w:pPr>
              <w:jc w:val="center"/>
              <w:rPr>
                <w:rFonts w:ascii="Arial Narrow" w:hAnsi="Arial Narrow"/>
              </w:rPr>
            </w:pPr>
          </w:p>
          <w:p w14:paraId="2A39BFFE"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04873AAF" w14:textId="77777777" w:rsidR="007D47F0" w:rsidRDefault="007D47F0" w:rsidP="001C1642">
            <w:pPr>
              <w:jc w:val="center"/>
              <w:rPr>
                <w:rFonts w:ascii="Arial Narrow" w:hAnsi="Arial Narrow"/>
              </w:rPr>
            </w:pPr>
          </w:p>
          <w:p w14:paraId="52E30305"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69F7C08A" w14:textId="77777777" w:rsidR="007D47F0" w:rsidRDefault="007D47F0" w:rsidP="001C1642">
            <w:pPr>
              <w:jc w:val="center"/>
              <w:rPr>
                <w:rFonts w:ascii="Arial Narrow" w:hAnsi="Arial Narrow"/>
              </w:rPr>
            </w:pPr>
          </w:p>
          <w:p w14:paraId="60A25349"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4E61F99A"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1FB159DF"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6F719BC8" w14:textId="77777777" w:rsidTr="001C1642">
        <w:trPr>
          <w:trHeight w:val="552"/>
        </w:trPr>
        <w:tc>
          <w:tcPr>
            <w:tcW w:w="1926" w:type="dxa"/>
            <w:vAlign w:val="center"/>
          </w:tcPr>
          <w:p w14:paraId="0C4548B4"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5902E98C"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5FC676A0"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5BC1BF00"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32C94BE7" w14:textId="77777777" w:rsidR="007D47F0" w:rsidRPr="003D2E8D" w:rsidRDefault="007D47F0" w:rsidP="001C1642">
            <w:pPr>
              <w:jc w:val="center"/>
            </w:pPr>
            <w:r w:rsidRPr="003D2E8D">
              <w:rPr>
                <w:rFonts w:ascii="Wingdings" w:eastAsia="Wingdings" w:hAnsi="Wingdings" w:cs="Wingdings"/>
              </w:rPr>
              <w:t></w:t>
            </w:r>
          </w:p>
        </w:tc>
      </w:tr>
    </w:tbl>
    <w:p w14:paraId="747230B4" w14:textId="77777777" w:rsidR="007D47F0" w:rsidRDefault="007D47F0" w:rsidP="007D47F0"/>
    <w:tbl>
      <w:tblPr>
        <w:tblStyle w:val="TableGrid"/>
        <w:tblW w:w="0" w:type="auto"/>
        <w:tblLook w:val="04A0" w:firstRow="1" w:lastRow="0" w:firstColumn="1" w:lastColumn="0" w:noHBand="0" w:noVBand="1"/>
      </w:tblPr>
      <w:tblGrid>
        <w:gridCol w:w="1926"/>
        <w:gridCol w:w="1927"/>
        <w:gridCol w:w="1927"/>
        <w:gridCol w:w="1927"/>
        <w:gridCol w:w="1927"/>
      </w:tblGrid>
      <w:tr w:rsidR="007D47F0" w:rsidRPr="003D2E8D" w14:paraId="70C85435" w14:textId="77777777" w:rsidTr="001C1642">
        <w:trPr>
          <w:trHeight w:val="576"/>
        </w:trPr>
        <w:tc>
          <w:tcPr>
            <w:tcW w:w="9634" w:type="dxa"/>
            <w:gridSpan w:val="5"/>
            <w:shd w:val="clear" w:color="auto" w:fill="E7E6E6" w:themeFill="background2"/>
            <w:vAlign w:val="center"/>
          </w:tcPr>
          <w:p w14:paraId="5BC35CB4" w14:textId="77777777" w:rsidR="007D47F0" w:rsidRPr="003D2E8D" w:rsidRDefault="007D47F0" w:rsidP="001C1642">
            <w:r w:rsidRPr="003D2E8D">
              <w:t>L</w:t>
            </w:r>
            <w:r>
              <w:t>es calculs automatisés de NUTROW</w:t>
            </w:r>
            <w:r w:rsidRPr="003D2E8D">
              <w:t xml:space="preserve"> me permettent de gagner du temps </w:t>
            </w:r>
          </w:p>
        </w:tc>
      </w:tr>
      <w:tr w:rsidR="007D47F0" w:rsidRPr="004A552A" w14:paraId="37A173F4" w14:textId="77777777" w:rsidTr="001C1642">
        <w:trPr>
          <w:trHeight w:val="572"/>
        </w:trPr>
        <w:tc>
          <w:tcPr>
            <w:tcW w:w="1926" w:type="dxa"/>
          </w:tcPr>
          <w:p w14:paraId="505367E5"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2AC592BC"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789B0844" w14:textId="77777777" w:rsidR="007D47F0" w:rsidRDefault="007D47F0" w:rsidP="001C1642">
            <w:pPr>
              <w:jc w:val="center"/>
              <w:rPr>
                <w:rFonts w:ascii="Arial Narrow" w:hAnsi="Arial Narrow"/>
              </w:rPr>
            </w:pPr>
          </w:p>
          <w:p w14:paraId="6E990DF7"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00B9A0EA" w14:textId="77777777" w:rsidR="007D47F0" w:rsidRDefault="007D47F0" w:rsidP="001C1642">
            <w:pPr>
              <w:jc w:val="center"/>
              <w:rPr>
                <w:rFonts w:ascii="Arial Narrow" w:hAnsi="Arial Narrow"/>
              </w:rPr>
            </w:pPr>
          </w:p>
          <w:p w14:paraId="6C5EDEF0"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0E9B844B" w14:textId="77777777" w:rsidR="007D47F0" w:rsidRDefault="007D47F0" w:rsidP="001C1642">
            <w:pPr>
              <w:jc w:val="center"/>
              <w:rPr>
                <w:rFonts w:ascii="Arial Narrow" w:hAnsi="Arial Narrow"/>
              </w:rPr>
            </w:pPr>
          </w:p>
          <w:p w14:paraId="7F2EEDDC"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46680F1A"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21182DCA"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348AB6E6" w14:textId="77777777" w:rsidTr="001C1642">
        <w:trPr>
          <w:trHeight w:val="552"/>
        </w:trPr>
        <w:tc>
          <w:tcPr>
            <w:tcW w:w="1926" w:type="dxa"/>
            <w:vAlign w:val="center"/>
          </w:tcPr>
          <w:p w14:paraId="47EA1BC0"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7B3772DB"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193E4129"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04567047"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031E17FB" w14:textId="77777777" w:rsidR="007D47F0" w:rsidRPr="003D2E8D" w:rsidRDefault="007D47F0" w:rsidP="001C1642">
            <w:pPr>
              <w:jc w:val="center"/>
            </w:pPr>
            <w:r w:rsidRPr="003D2E8D">
              <w:rPr>
                <w:rFonts w:ascii="Wingdings" w:eastAsia="Wingdings" w:hAnsi="Wingdings" w:cs="Wingdings"/>
              </w:rPr>
              <w:t></w:t>
            </w:r>
          </w:p>
        </w:tc>
      </w:tr>
    </w:tbl>
    <w:p w14:paraId="489770AB" w14:textId="77777777" w:rsidR="007D47F0" w:rsidRPr="003D2E8D" w:rsidRDefault="007D47F0" w:rsidP="007D47F0"/>
    <w:tbl>
      <w:tblPr>
        <w:tblStyle w:val="TableGrid"/>
        <w:tblW w:w="0" w:type="auto"/>
        <w:tblLook w:val="04A0" w:firstRow="1" w:lastRow="0" w:firstColumn="1" w:lastColumn="0" w:noHBand="0" w:noVBand="1"/>
      </w:tblPr>
      <w:tblGrid>
        <w:gridCol w:w="1926"/>
        <w:gridCol w:w="1927"/>
        <w:gridCol w:w="1927"/>
        <w:gridCol w:w="1927"/>
        <w:gridCol w:w="1927"/>
      </w:tblGrid>
      <w:tr w:rsidR="007D47F0" w:rsidRPr="003D2E8D" w14:paraId="0D73149E" w14:textId="77777777" w:rsidTr="001C1642">
        <w:trPr>
          <w:trHeight w:val="576"/>
        </w:trPr>
        <w:tc>
          <w:tcPr>
            <w:tcW w:w="9634" w:type="dxa"/>
            <w:gridSpan w:val="5"/>
            <w:shd w:val="clear" w:color="auto" w:fill="E7E6E6" w:themeFill="background2"/>
            <w:vAlign w:val="center"/>
          </w:tcPr>
          <w:p w14:paraId="74CA3C2A" w14:textId="06C0E524" w:rsidR="007D47F0" w:rsidRPr="003D2E8D" w:rsidRDefault="007D47F0" w:rsidP="001C1642">
            <w:pPr>
              <w:keepNext/>
              <w:keepLines/>
            </w:pPr>
            <w:r>
              <w:t>NUTROW</w:t>
            </w:r>
            <w:r w:rsidRPr="003D2E8D">
              <w:t xml:space="preserve"> m’aiderait/m’aide à réduire l’écart entre l</w:t>
            </w:r>
            <w:r w:rsidR="000D30C9">
              <w:rPr>
                <w:lang w:val="fr-BE"/>
              </w:rPr>
              <w:t xml:space="preserve">’objectif </w:t>
            </w:r>
            <w:r w:rsidRPr="003D2E8D">
              <w:t>et l</w:t>
            </w:r>
            <w:r w:rsidR="000D30C9">
              <w:rPr>
                <w:lang w:val="fr-BE"/>
              </w:rPr>
              <w:t xml:space="preserve">’administration </w:t>
            </w:r>
            <w:r w:rsidRPr="00253E47">
              <w:rPr>
                <w:rStyle w:val="Aucun"/>
                <w:rFonts w:ascii="Arial Narrow" w:hAnsi="Arial Narrow"/>
                <w:lang w:val="fr"/>
              </w:rPr>
              <w:t>réelle de calories</w:t>
            </w:r>
          </w:p>
        </w:tc>
      </w:tr>
      <w:tr w:rsidR="007D47F0" w:rsidRPr="004A552A" w14:paraId="594C3423" w14:textId="77777777" w:rsidTr="001C1642">
        <w:trPr>
          <w:trHeight w:val="572"/>
        </w:trPr>
        <w:tc>
          <w:tcPr>
            <w:tcW w:w="1926" w:type="dxa"/>
          </w:tcPr>
          <w:p w14:paraId="12EAA088"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4E1D3E8C"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52F56317" w14:textId="77777777" w:rsidR="007D47F0" w:rsidRDefault="007D47F0" w:rsidP="001C1642">
            <w:pPr>
              <w:jc w:val="center"/>
              <w:rPr>
                <w:rFonts w:ascii="Arial Narrow" w:hAnsi="Arial Narrow"/>
              </w:rPr>
            </w:pPr>
          </w:p>
          <w:p w14:paraId="2AE74837"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05CA3E2D" w14:textId="77777777" w:rsidR="007D47F0" w:rsidRDefault="007D47F0" w:rsidP="001C1642">
            <w:pPr>
              <w:jc w:val="center"/>
              <w:rPr>
                <w:rFonts w:ascii="Arial Narrow" w:hAnsi="Arial Narrow"/>
              </w:rPr>
            </w:pPr>
          </w:p>
          <w:p w14:paraId="3ABFEFCF"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705F9929" w14:textId="77777777" w:rsidR="007D47F0" w:rsidRDefault="007D47F0" w:rsidP="001C1642">
            <w:pPr>
              <w:jc w:val="center"/>
              <w:rPr>
                <w:rFonts w:ascii="Arial Narrow" w:hAnsi="Arial Narrow"/>
              </w:rPr>
            </w:pPr>
          </w:p>
          <w:p w14:paraId="1E83A63E"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3B8D652D"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3A6F4238"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7FF80C5D" w14:textId="77777777" w:rsidTr="001C1642">
        <w:trPr>
          <w:trHeight w:val="552"/>
        </w:trPr>
        <w:tc>
          <w:tcPr>
            <w:tcW w:w="1926" w:type="dxa"/>
            <w:vAlign w:val="center"/>
          </w:tcPr>
          <w:p w14:paraId="5B78FBBA"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4B5E06AE"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71332191"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519BA824"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5B8E5FA4" w14:textId="77777777" w:rsidR="007D47F0" w:rsidRPr="003D2E8D" w:rsidRDefault="007D47F0" w:rsidP="001C1642">
            <w:pPr>
              <w:jc w:val="center"/>
            </w:pPr>
            <w:r w:rsidRPr="003D2E8D">
              <w:rPr>
                <w:rFonts w:ascii="Wingdings" w:eastAsia="Wingdings" w:hAnsi="Wingdings" w:cs="Wingdings"/>
              </w:rPr>
              <w:t></w:t>
            </w:r>
          </w:p>
        </w:tc>
      </w:tr>
    </w:tbl>
    <w:tbl>
      <w:tblPr>
        <w:tblStyle w:val="TableGrid"/>
        <w:tblpPr w:leftFromText="180" w:rightFromText="180" w:vertAnchor="text" w:horzAnchor="margin" w:tblpY="178"/>
        <w:tblW w:w="0" w:type="auto"/>
        <w:tblLook w:val="04A0" w:firstRow="1" w:lastRow="0" w:firstColumn="1" w:lastColumn="0" w:noHBand="0" w:noVBand="1"/>
      </w:tblPr>
      <w:tblGrid>
        <w:gridCol w:w="9634"/>
      </w:tblGrid>
      <w:tr w:rsidR="007D47F0" w:rsidRPr="003D2E8D" w14:paraId="7F6C992D" w14:textId="77777777" w:rsidTr="001C1642">
        <w:trPr>
          <w:trHeight w:val="576"/>
        </w:trPr>
        <w:tc>
          <w:tcPr>
            <w:tcW w:w="9634" w:type="dxa"/>
            <w:shd w:val="clear" w:color="auto" w:fill="E7E6E6" w:themeFill="background2"/>
            <w:vAlign w:val="center"/>
          </w:tcPr>
          <w:p w14:paraId="69FF3A4D" w14:textId="77777777" w:rsidR="007D47F0" w:rsidRPr="003D2E8D" w:rsidRDefault="007D47F0" w:rsidP="001C1642">
            <w:r>
              <w:t>NUTROW</w:t>
            </w:r>
            <w:r w:rsidRPr="003D2E8D">
              <w:t xml:space="preserve"> me permettrait/me permet de prendre des décisions éclairées, telles que : </w:t>
            </w:r>
          </w:p>
        </w:tc>
      </w:tr>
      <w:tr w:rsidR="007D47F0" w:rsidRPr="003D2E8D" w14:paraId="3CFAD9BB" w14:textId="77777777" w:rsidTr="001C1642">
        <w:trPr>
          <w:trHeight w:val="1019"/>
        </w:trPr>
        <w:tc>
          <w:tcPr>
            <w:tcW w:w="9634" w:type="dxa"/>
            <w:shd w:val="clear" w:color="auto" w:fill="FFFFFF" w:themeFill="background1"/>
            <w:vAlign w:val="center"/>
          </w:tcPr>
          <w:p w14:paraId="043D4132" w14:textId="77777777" w:rsidR="007D47F0" w:rsidRPr="003D2E8D" w:rsidRDefault="007D47F0" w:rsidP="001C1642"/>
        </w:tc>
      </w:tr>
    </w:tbl>
    <w:p w14:paraId="7E7FA81B" w14:textId="77777777" w:rsidR="007D47F0" w:rsidRPr="003D2E8D" w:rsidRDefault="007D47F0" w:rsidP="007D47F0"/>
    <w:tbl>
      <w:tblPr>
        <w:tblStyle w:val="TableGrid"/>
        <w:tblW w:w="0" w:type="auto"/>
        <w:tblLook w:val="04A0" w:firstRow="1" w:lastRow="0" w:firstColumn="1" w:lastColumn="0" w:noHBand="0" w:noVBand="1"/>
      </w:tblPr>
      <w:tblGrid>
        <w:gridCol w:w="1926"/>
        <w:gridCol w:w="1927"/>
        <w:gridCol w:w="1927"/>
        <w:gridCol w:w="1927"/>
        <w:gridCol w:w="1927"/>
      </w:tblGrid>
      <w:tr w:rsidR="007D47F0" w:rsidRPr="003D2E8D" w14:paraId="61CDC2E3" w14:textId="77777777" w:rsidTr="001C1642">
        <w:trPr>
          <w:trHeight w:val="576"/>
        </w:trPr>
        <w:tc>
          <w:tcPr>
            <w:tcW w:w="9634" w:type="dxa"/>
            <w:gridSpan w:val="5"/>
            <w:shd w:val="clear" w:color="auto" w:fill="E7E6E6" w:themeFill="background2"/>
            <w:vAlign w:val="center"/>
          </w:tcPr>
          <w:p w14:paraId="02611776" w14:textId="77777777" w:rsidR="007D47F0" w:rsidRPr="003D2E8D" w:rsidRDefault="007D47F0" w:rsidP="001C1642">
            <w:r>
              <w:t>Je recommanderais NUTROW</w:t>
            </w:r>
            <w:r w:rsidRPr="003D2E8D">
              <w:t xml:space="preserve"> à d’autres professionnels de santé </w:t>
            </w:r>
          </w:p>
        </w:tc>
      </w:tr>
      <w:tr w:rsidR="007D47F0" w:rsidRPr="004A552A" w14:paraId="13E2F780" w14:textId="77777777" w:rsidTr="001C1642">
        <w:trPr>
          <w:trHeight w:val="572"/>
        </w:trPr>
        <w:tc>
          <w:tcPr>
            <w:tcW w:w="1926" w:type="dxa"/>
          </w:tcPr>
          <w:p w14:paraId="2DBA6113"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622AE1E1"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2228559F" w14:textId="77777777" w:rsidR="007D47F0" w:rsidRDefault="007D47F0" w:rsidP="001C1642">
            <w:pPr>
              <w:jc w:val="center"/>
              <w:rPr>
                <w:rFonts w:ascii="Arial Narrow" w:hAnsi="Arial Narrow"/>
              </w:rPr>
            </w:pPr>
          </w:p>
          <w:p w14:paraId="00698949"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6BC464CC" w14:textId="77777777" w:rsidR="007D47F0" w:rsidRDefault="007D47F0" w:rsidP="001C1642">
            <w:pPr>
              <w:jc w:val="center"/>
              <w:rPr>
                <w:rFonts w:ascii="Arial Narrow" w:hAnsi="Arial Narrow"/>
              </w:rPr>
            </w:pPr>
          </w:p>
          <w:p w14:paraId="685BD78D"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2669249A" w14:textId="77777777" w:rsidR="007D47F0" w:rsidRDefault="007D47F0" w:rsidP="001C1642">
            <w:pPr>
              <w:jc w:val="center"/>
              <w:rPr>
                <w:rFonts w:ascii="Arial Narrow" w:hAnsi="Arial Narrow"/>
              </w:rPr>
            </w:pPr>
          </w:p>
          <w:p w14:paraId="2AADDC66"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6AECEE39"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1E7BF140"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12445AC6" w14:textId="77777777" w:rsidTr="001C1642">
        <w:trPr>
          <w:trHeight w:val="552"/>
        </w:trPr>
        <w:tc>
          <w:tcPr>
            <w:tcW w:w="1926" w:type="dxa"/>
            <w:vAlign w:val="center"/>
          </w:tcPr>
          <w:p w14:paraId="053D9569"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2699A18E"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6ED79834"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5FF6F800"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2095149C" w14:textId="77777777" w:rsidR="007D47F0" w:rsidRPr="003D2E8D" w:rsidRDefault="007D47F0" w:rsidP="001C1642">
            <w:pPr>
              <w:jc w:val="center"/>
            </w:pPr>
            <w:r w:rsidRPr="003D2E8D">
              <w:rPr>
                <w:rFonts w:ascii="Wingdings" w:eastAsia="Wingdings" w:hAnsi="Wingdings" w:cs="Wingdings"/>
              </w:rPr>
              <w:t></w:t>
            </w:r>
          </w:p>
        </w:tc>
      </w:tr>
    </w:tbl>
    <w:p w14:paraId="635B16F3" w14:textId="77777777" w:rsidR="007D47F0" w:rsidRPr="003D2E8D" w:rsidRDefault="007D47F0" w:rsidP="007D47F0"/>
    <w:tbl>
      <w:tblPr>
        <w:tblStyle w:val="TableGrid"/>
        <w:tblW w:w="0" w:type="auto"/>
        <w:tblLook w:val="04A0" w:firstRow="1" w:lastRow="0" w:firstColumn="1" w:lastColumn="0" w:noHBand="0" w:noVBand="1"/>
      </w:tblPr>
      <w:tblGrid>
        <w:gridCol w:w="9634"/>
      </w:tblGrid>
      <w:tr w:rsidR="007D47F0" w:rsidRPr="003D2E8D" w14:paraId="79219B70" w14:textId="77777777" w:rsidTr="001C1642">
        <w:trPr>
          <w:trHeight w:val="576"/>
        </w:trPr>
        <w:tc>
          <w:tcPr>
            <w:tcW w:w="9634" w:type="dxa"/>
            <w:shd w:val="clear" w:color="auto" w:fill="E7E6E6" w:themeFill="background2"/>
            <w:vAlign w:val="center"/>
          </w:tcPr>
          <w:p w14:paraId="388C4AE2" w14:textId="77777777" w:rsidR="007D47F0" w:rsidRPr="003D2E8D" w:rsidRDefault="007D47F0" w:rsidP="001C1642">
            <w:r w:rsidRPr="003D2E8D">
              <w:t>C</w:t>
            </w:r>
            <w:r>
              <w:t>e que j’aime le plus chez NUTROW</w:t>
            </w:r>
            <w:r w:rsidRPr="003D2E8D">
              <w:t xml:space="preserve"> est… </w:t>
            </w:r>
          </w:p>
        </w:tc>
      </w:tr>
      <w:tr w:rsidR="007D47F0" w:rsidRPr="003D2E8D" w14:paraId="6D2C9E0F" w14:textId="77777777" w:rsidTr="001C1642">
        <w:trPr>
          <w:trHeight w:val="2389"/>
        </w:trPr>
        <w:tc>
          <w:tcPr>
            <w:tcW w:w="9634" w:type="dxa"/>
            <w:shd w:val="clear" w:color="auto" w:fill="FFFFFF" w:themeFill="background1"/>
            <w:vAlign w:val="center"/>
          </w:tcPr>
          <w:p w14:paraId="195501A4" w14:textId="77777777" w:rsidR="007D47F0" w:rsidRPr="003D2E8D" w:rsidRDefault="007D47F0" w:rsidP="001C1642"/>
        </w:tc>
      </w:tr>
    </w:tbl>
    <w:p w14:paraId="63B8891A" w14:textId="77777777" w:rsidR="007D47F0" w:rsidRPr="003D2E8D" w:rsidRDefault="007D47F0" w:rsidP="007D47F0"/>
    <w:tbl>
      <w:tblPr>
        <w:tblStyle w:val="TableGrid"/>
        <w:tblW w:w="0" w:type="auto"/>
        <w:tblLook w:val="04A0" w:firstRow="1" w:lastRow="0" w:firstColumn="1" w:lastColumn="0" w:noHBand="0" w:noVBand="1"/>
      </w:tblPr>
      <w:tblGrid>
        <w:gridCol w:w="9634"/>
      </w:tblGrid>
      <w:tr w:rsidR="007D47F0" w:rsidRPr="003D2E8D" w14:paraId="2FEE0F65" w14:textId="77777777" w:rsidTr="001C1642">
        <w:trPr>
          <w:trHeight w:val="576"/>
        </w:trPr>
        <w:tc>
          <w:tcPr>
            <w:tcW w:w="9634" w:type="dxa"/>
            <w:shd w:val="clear" w:color="auto" w:fill="E7E6E6" w:themeFill="background2"/>
            <w:vAlign w:val="center"/>
          </w:tcPr>
          <w:p w14:paraId="39709AC3" w14:textId="77777777" w:rsidR="007D47F0" w:rsidRPr="003D2E8D" w:rsidRDefault="007D47F0" w:rsidP="001C1642">
            <w:r w:rsidRPr="003D2E8D">
              <w:t>Ce</w:t>
            </w:r>
            <w:r>
              <w:t xml:space="preserve"> que j’aime le moins chez NUTROW</w:t>
            </w:r>
            <w:r w:rsidRPr="003D2E8D">
              <w:t xml:space="preserve"> est… </w:t>
            </w:r>
          </w:p>
        </w:tc>
      </w:tr>
      <w:tr w:rsidR="007D47F0" w:rsidRPr="003D2E8D" w14:paraId="2E51D5DB" w14:textId="77777777" w:rsidTr="001C1642">
        <w:trPr>
          <w:trHeight w:val="2531"/>
        </w:trPr>
        <w:tc>
          <w:tcPr>
            <w:tcW w:w="9634" w:type="dxa"/>
            <w:shd w:val="clear" w:color="auto" w:fill="FFFFFF" w:themeFill="background1"/>
            <w:vAlign w:val="center"/>
          </w:tcPr>
          <w:p w14:paraId="5AD16663" w14:textId="77777777" w:rsidR="007D47F0" w:rsidRPr="003D2E8D" w:rsidRDefault="007D47F0" w:rsidP="001C1642"/>
        </w:tc>
      </w:tr>
    </w:tbl>
    <w:p w14:paraId="14860FFF" w14:textId="77777777" w:rsidR="007D47F0" w:rsidRPr="003D2E8D" w:rsidRDefault="007D47F0" w:rsidP="007D47F0">
      <w:pPr>
        <w:jc w:val="center"/>
        <w:rPr>
          <w:b/>
          <w:u w:val="single"/>
        </w:rPr>
      </w:pPr>
    </w:p>
    <w:p w14:paraId="76207084" w14:textId="77777777" w:rsidR="007D47F0" w:rsidRPr="001813C4" w:rsidRDefault="007D47F0" w:rsidP="007D47F0">
      <w:pPr>
        <w:rPr>
          <w:sz w:val="20"/>
          <w:lang w:val="fr-BE" w:eastAsia="fr-FR"/>
        </w:rPr>
        <w:sectPr w:rsidR="007D47F0" w:rsidRPr="001813C4" w:rsidSect="00F31F42">
          <w:headerReference w:type="default" r:id="rId15"/>
          <w:footerReference w:type="default" r:id="rId16"/>
          <w:pgSz w:w="11906" w:h="16838"/>
          <w:pgMar w:top="1440" w:right="1080" w:bottom="993" w:left="1080" w:header="708" w:footer="325" w:gutter="0"/>
          <w:cols w:space="708"/>
          <w:docGrid w:linePitch="360"/>
        </w:sectPr>
      </w:pPr>
    </w:p>
    <w:p w14:paraId="558971B6" w14:textId="77777777" w:rsidR="007D47F0" w:rsidRPr="00684D6A" w:rsidRDefault="007D47F0" w:rsidP="007D47F0">
      <w:pPr>
        <w:pStyle w:val="Caption"/>
        <w:jc w:val="both"/>
        <w:outlineLvl w:val="1"/>
        <w:rPr>
          <w:rFonts w:ascii="Arial" w:hAnsi="Arial" w:cs="Arial"/>
          <w:color w:val="auto"/>
          <w:sz w:val="24"/>
        </w:rPr>
      </w:pPr>
      <w:bookmarkStart w:id="157" w:name="_Toc79585814"/>
      <w:bookmarkStart w:id="158" w:name="_Toc79586786"/>
      <w:bookmarkStart w:id="159" w:name="_Toc32837188"/>
      <w:bookmarkStart w:id="160" w:name="_Toc89180577"/>
      <w:bookmarkStart w:id="161" w:name="_Toc90652490"/>
      <w:r w:rsidRPr="007460AE">
        <w:rPr>
          <w:rFonts w:ascii="Arial" w:hAnsi="Arial" w:cs="Arial"/>
          <w:color w:val="auto"/>
          <w:sz w:val="24"/>
        </w:rPr>
        <w:lastRenderedPageBreak/>
        <w:t xml:space="preserve">Annexe </w:t>
      </w:r>
      <w:r>
        <w:rPr>
          <w:rFonts w:ascii="Arial" w:hAnsi="Arial" w:cs="Arial"/>
          <w:color w:val="auto"/>
          <w:sz w:val="24"/>
        </w:rPr>
        <w:t>2</w:t>
      </w:r>
      <w:r w:rsidRPr="007460AE">
        <w:rPr>
          <w:rFonts w:ascii="Arial" w:hAnsi="Arial" w:cs="Arial"/>
          <w:color w:val="auto"/>
          <w:sz w:val="24"/>
        </w:rPr>
        <w:t xml:space="preserve"> :</w:t>
      </w:r>
      <w:bookmarkEnd w:id="157"/>
      <w:bookmarkEnd w:id="158"/>
      <w:r w:rsidRPr="007460AE">
        <w:rPr>
          <w:rFonts w:ascii="Arial" w:hAnsi="Arial" w:cs="Arial"/>
          <w:color w:val="auto"/>
          <w:sz w:val="24"/>
        </w:rPr>
        <w:t xml:space="preserve"> </w:t>
      </w:r>
      <w:bookmarkEnd w:id="159"/>
      <w:r w:rsidRPr="00684D6A">
        <w:rPr>
          <w:rFonts w:ascii="Arial" w:hAnsi="Arial" w:cs="Arial"/>
          <w:color w:val="auto"/>
          <w:sz w:val="24"/>
        </w:rPr>
        <w:t>Questionnaire FEEDIM</w:t>
      </w:r>
      <w:bookmarkEnd w:id="160"/>
      <w:bookmarkEnd w:id="161"/>
      <w:r w:rsidRPr="00684D6A">
        <w:rPr>
          <w:rFonts w:ascii="Arial" w:hAnsi="Arial" w:cs="Arial"/>
          <w:color w:val="auto"/>
          <w:sz w:val="24"/>
        </w:rPr>
        <w:t xml:space="preserve"> </w:t>
      </w:r>
    </w:p>
    <w:p w14:paraId="14DC3367" w14:textId="40F196C4" w:rsidR="007D47F0" w:rsidRPr="00AB4854" w:rsidRDefault="007D47F0" w:rsidP="007D47F0">
      <w:pPr>
        <w:rPr>
          <w:lang w:eastAsia="fr-FR"/>
        </w:rPr>
      </w:pPr>
      <w:r w:rsidRPr="000B7619">
        <w:rPr>
          <w:lang w:eastAsia="fr-FR"/>
        </w:rPr>
        <w:t>Note : A remplir par chaque infirmier/ère ou aide-soignant/e ayant utilisé FEEDIM</w:t>
      </w:r>
    </w:p>
    <w:p w14:paraId="5EACB98D" w14:textId="77777777" w:rsidR="007D47F0" w:rsidRPr="005255F9" w:rsidRDefault="007D47F0" w:rsidP="007D47F0">
      <w:pPr>
        <w:rPr>
          <w:b/>
          <w:bCs/>
          <w:u w:val="single"/>
        </w:rPr>
      </w:pPr>
      <w:bookmarkStart w:id="162" w:name="_Toc40179509"/>
      <w:bookmarkStart w:id="163" w:name="_Toc79585815"/>
      <w:bookmarkStart w:id="164" w:name="_Toc79586787"/>
      <w:r>
        <w:rPr>
          <w:b/>
          <w:bCs/>
          <w:u w:val="single"/>
        </w:rPr>
        <w:t xml:space="preserve">1. </w:t>
      </w:r>
      <w:r w:rsidRPr="005255F9">
        <w:rPr>
          <w:b/>
          <w:bCs/>
          <w:u w:val="single"/>
        </w:rPr>
        <w:t>Informations</w:t>
      </w:r>
      <w:bookmarkEnd w:id="162"/>
      <w:bookmarkEnd w:id="163"/>
      <w:bookmarkEnd w:id="164"/>
    </w:p>
    <w:p w14:paraId="23574CD6" w14:textId="77777777" w:rsidR="007D47F0" w:rsidRPr="005255F9" w:rsidRDefault="007D47F0" w:rsidP="007D47F0">
      <w:pPr>
        <w:rPr>
          <w:b/>
          <w:bCs/>
        </w:rPr>
      </w:pPr>
      <w:bookmarkStart w:id="165" w:name="_Toc18073500"/>
      <w:bookmarkStart w:id="166" w:name="_Toc18074213"/>
      <w:bookmarkStart w:id="167" w:name="_Toc40179510"/>
      <w:bookmarkStart w:id="168" w:name="_Toc79585816"/>
      <w:bookmarkStart w:id="169" w:name="_Toc79586788"/>
      <w:r>
        <w:rPr>
          <w:b/>
          <w:bCs/>
        </w:rPr>
        <w:t xml:space="preserve">1.1 </w:t>
      </w:r>
      <w:r w:rsidRPr="005255F9">
        <w:rPr>
          <w:b/>
          <w:bCs/>
        </w:rPr>
        <w:t>Informations personnelles</w:t>
      </w:r>
      <w:bookmarkEnd w:id="165"/>
      <w:bookmarkEnd w:id="166"/>
      <w:bookmarkEnd w:id="167"/>
      <w:bookmarkEnd w:id="168"/>
      <w:bookmarkEnd w:id="169"/>
    </w:p>
    <w:tbl>
      <w:tblPr>
        <w:tblW w:w="0" w:type="auto"/>
        <w:tblBorders>
          <w:top w:val="single" w:sz="4" w:space="0" w:color="auto"/>
          <w:bottom w:val="single" w:sz="4" w:space="0" w:color="auto"/>
        </w:tblBorders>
        <w:tblLook w:val="04A0" w:firstRow="1" w:lastRow="0" w:firstColumn="1" w:lastColumn="0" w:noHBand="0" w:noVBand="1"/>
      </w:tblPr>
      <w:tblGrid>
        <w:gridCol w:w="2122"/>
        <w:gridCol w:w="6934"/>
      </w:tblGrid>
      <w:tr w:rsidR="007D47F0" w:rsidRPr="003D2E8D" w14:paraId="7415F9C6" w14:textId="77777777" w:rsidTr="001C1642">
        <w:tc>
          <w:tcPr>
            <w:tcW w:w="2122" w:type="dxa"/>
            <w:tcBorders>
              <w:top w:val="nil"/>
              <w:bottom w:val="single" w:sz="4" w:space="0" w:color="auto"/>
              <w:right w:val="single" w:sz="4" w:space="0" w:color="auto"/>
            </w:tcBorders>
          </w:tcPr>
          <w:p w14:paraId="672B75D2" w14:textId="77777777" w:rsidR="007D47F0" w:rsidRPr="0009101D" w:rsidRDefault="007D47F0" w:rsidP="001C1642">
            <w:pPr>
              <w:rPr>
                <w:b/>
                <w:bCs/>
              </w:rPr>
            </w:pPr>
            <w:r w:rsidRPr="003D2E8D">
              <w:rPr>
                <w:b/>
                <w:bCs/>
              </w:rPr>
              <w:t>N</w:t>
            </w:r>
            <w:r>
              <w:rPr>
                <w:b/>
                <w:bCs/>
              </w:rPr>
              <w:t>om</w:t>
            </w:r>
            <w:r w:rsidRPr="0009101D">
              <w:rPr>
                <w:b/>
                <w:bCs/>
              </w:rPr>
              <w:t> </w:t>
            </w:r>
            <w:r>
              <w:rPr>
                <w:b/>
                <w:bCs/>
              </w:rPr>
              <w:t>Prénom</w:t>
            </w:r>
          </w:p>
        </w:tc>
        <w:tc>
          <w:tcPr>
            <w:tcW w:w="6934" w:type="dxa"/>
            <w:tcBorders>
              <w:top w:val="nil"/>
              <w:left w:val="single" w:sz="4" w:space="0" w:color="auto"/>
              <w:bottom w:val="single" w:sz="4" w:space="0" w:color="auto"/>
            </w:tcBorders>
          </w:tcPr>
          <w:p w14:paraId="0953EF74" w14:textId="77777777" w:rsidR="007D47F0" w:rsidRPr="003D2E8D" w:rsidRDefault="007D47F0" w:rsidP="001C1642"/>
        </w:tc>
      </w:tr>
      <w:tr w:rsidR="007D47F0" w:rsidRPr="003D2E8D" w14:paraId="4DD6D4FD" w14:textId="77777777" w:rsidTr="001C1642">
        <w:tc>
          <w:tcPr>
            <w:tcW w:w="2122" w:type="dxa"/>
            <w:tcBorders>
              <w:top w:val="single" w:sz="4" w:space="0" w:color="auto"/>
              <w:bottom w:val="single" w:sz="4" w:space="0" w:color="auto"/>
              <w:right w:val="single" w:sz="4" w:space="0" w:color="auto"/>
            </w:tcBorders>
          </w:tcPr>
          <w:p w14:paraId="0A1C0975" w14:textId="77777777" w:rsidR="007D47F0" w:rsidRPr="0009101D" w:rsidRDefault="007D47F0" w:rsidP="001C1642">
            <w:pPr>
              <w:rPr>
                <w:b/>
                <w:bCs/>
              </w:rPr>
            </w:pPr>
            <w:r w:rsidRPr="003D2E8D">
              <w:rPr>
                <w:b/>
                <w:bCs/>
              </w:rPr>
              <w:t>Titre </w:t>
            </w:r>
          </w:p>
        </w:tc>
        <w:tc>
          <w:tcPr>
            <w:tcW w:w="6934" w:type="dxa"/>
            <w:tcBorders>
              <w:top w:val="single" w:sz="4" w:space="0" w:color="auto"/>
              <w:left w:val="single" w:sz="4" w:space="0" w:color="auto"/>
              <w:bottom w:val="single" w:sz="4" w:space="0" w:color="auto"/>
            </w:tcBorders>
          </w:tcPr>
          <w:p w14:paraId="70A38FF6" w14:textId="77777777" w:rsidR="007D47F0" w:rsidRPr="003D2E8D" w:rsidRDefault="007D47F0" w:rsidP="001C1642"/>
        </w:tc>
      </w:tr>
      <w:tr w:rsidR="007D47F0" w:rsidRPr="003D2E8D" w14:paraId="0DCAAE33" w14:textId="77777777" w:rsidTr="001C1642">
        <w:tc>
          <w:tcPr>
            <w:tcW w:w="2122" w:type="dxa"/>
            <w:tcBorders>
              <w:top w:val="single" w:sz="4" w:space="0" w:color="auto"/>
              <w:bottom w:val="nil"/>
              <w:right w:val="single" w:sz="4" w:space="0" w:color="auto"/>
            </w:tcBorders>
          </w:tcPr>
          <w:p w14:paraId="45B5DB3B" w14:textId="77777777" w:rsidR="007D47F0" w:rsidRPr="0009101D" w:rsidRDefault="007D47F0" w:rsidP="001C1642">
            <w:pPr>
              <w:rPr>
                <w:b/>
                <w:bCs/>
              </w:rPr>
            </w:pPr>
            <w:r w:rsidRPr="003D2E8D">
              <w:rPr>
                <w:b/>
                <w:bCs/>
              </w:rPr>
              <w:t>Département</w:t>
            </w:r>
            <w:r>
              <w:rPr>
                <w:b/>
                <w:bCs/>
              </w:rPr>
              <w:t> :</w:t>
            </w:r>
          </w:p>
        </w:tc>
        <w:tc>
          <w:tcPr>
            <w:tcW w:w="6934" w:type="dxa"/>
            <w:tcBorders>
              <w:top w:val="single" w:sz="4" w:space="0" w:color="auto"/>
              <w:left w:val="single" w:sz="4" w:space="0" w:color="auto"/>
              <w:bottom w:val="nil"/>
            </w:tcBorders>
          </w:tcPr>
          <w:p w14:paraId="6CA840CB" w14:textId="77777777" w:rsidR="007D47F0" w:rsidRPr="003D2E8D" w:rsidRDefault="007D47F0" w:rsidP="001C1642"/>
        </w:tc>
      </w:tr>
    </w:tbl>
    <w:p w14:paraId="33899725" w14:textId="77777777" w:rsidR="007D47F0" w:rsidRPr="003D2E8D" w:rsidRDefault="007D47F0" w:rsidP="007D47F0"/>
    <w:p w14:paraId="40783E42" w14:textId="77777777" w:rsidR="007D47F0" w:rsidRPr="005255F9" w:rsidRDefault="007D47F0" w:rsidP="007D47F0">
      <w:pPr>
        <w:rPr>
          <w:b/>
          <w:bCs/>
        </w:rPr>
      </w:pPr>
      <w:bookmarkStart w:id="170" w:name="_Toc18073501"/>
      <w:bookmarkStart w:id="171" w:name="_Toc18074214"/>
      <w:bookmarkStart w:id="172" w:name="_Toc40179511"/>
      <w:bookmarkStart w:id="173" w:name="_Toc79585817"/>
      <w:bookmarkStart w:id="174" w:name="_Toc79586789"/>
      <w:r>
        <w:rPr>
          <w:b/>
          <w:bCs/>
        </w:rPr>
        <w:t xml:space="preserve">1.2 </w:t>
      </w:r>
      <w:r w:rsidRPr="005255F9">
        <w:rPr>
          <w:b/>
          <w:bCs/>
        </w:rPr>
        <w:t>Informations sur l’utilisation</w:t>
      </w:r>
      <w:bookmarkEnd w:id="170"/>
      <w:bookmarkEnd w:id="171"/>
      <w:bookmarkEnd w:id="172"/>
      <w:bookmarkEnd w:id="173"/>
      <w:bookmarkEnd w:id="174"/>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4"/>
        <w:gridCol w:w="3532"/>
      </w:tblGrid>
      <w:tr w:rsidR="007D47F0" w:rsidRPr="000B7619" w14:paraId="0D0A4789" w14:textId="77777777" w:rsidTr="001C1642">
        <w:tc>
          <w:tcPr>
            <w:tcW w:w="5524" w:type="dxa"/>
            <w:tcBorders>
              <w:top w:val="nil"/>
              <w:bottom w:val="single" w:sz="4" w:space="0" w:color="auto"/>
              <w:right w:val="single" w:sz="4" w:space="0" w:color="auto"/>
            </w:tcBorders>
          </w:tcPr>
          <w:p w14:paraId="5FF93F51" w14:textId="77777777" w:rsidR="007D47F0" w:rsidRPr="000B7619" w:rsidRDefault="007D47F0" w:rsidP="001C1642">
            <w:pPr>
              <w:rPr>
                <w:b/>
                <w:bCs/>
              </w:rPr>
            </w:pPr>
            <w:r w:rsidRPr="000B7619">
              <w:rPr>
                <w:b/>
                <w:bCs/>
              </w:rPr>
              <w:t>Date de début d’utilisation</w:t>
            </w:r>
          </w:p>
        </w:tc>
        <w:tc>
          <w:tcPr>
            <w:tcW w:w="3532" w:type="dxa"/>
            <w:tcBorders>
              <w:top w:val="nil"/>
              <w:left w:val="single" w:sz="4" w:space="0" w:color="auto"/>
              <w:bottom w:val="single" w:sz="4" w:space="0" w:color="auto"/>
            </w:tcBorders>
          </w:tcPr>
          <w:p w14:paraId="77FF025B" w14:textId="77777777" w:rsidR="007D47F0" w:rsidRPr="000B7619" w:rsidRDefault="007D47F0" w:rsidP="001C1642"/>
        </w:tc>
      </w:tr>
      <w:tr w:rsidR="007D47F0" w:rsidRPr="000B7619" w14:paraId="6449F4FF" w14:textId="77777777" w:rsidTr="001C1642">
        <w:tc>
          <w:tcPr>
            <w:tcW w:w="5524" w:type="dxa"/>
            <w:tcBorders>
              <w:top w:val="nil"/>
              <w:bottom w:val="single" w:sz="4" w:space="0" w:color="auto"/>
              <w:right w:val="single" w:sz="4" w:space="0" w:color="auto"/>
            </w:tcBorders>
          </w:tcPr>
          <w:p w14:paraId="5E670A97" w14:textId="77777777" w:rsidR="007D47F0" w:rsidRPr="000B7619" w:rsidRDefault="007D47F0" w:rsidP="001C1642">
            <w:pPr>
              <w:rPr>
                <w:b/>
                <w:bCs/>
              </w:rPr>
            </w:pPr>
            <w:r w:rsidRPr="000B7619">
              <w:rPr>
                <w:b/>
                <w:bCs/>
              </w:rPr>
              <w:t>Date de fin d’utilisation</w:t>
            </w:r>
          </w:p>
        </w:tc>
        <w:tc>
          <w:tcPr>
            <w:tcW w:w="3532" w:type="dxa"/>
            <w:tcBorders>
              <w:top w:val="nil"/>
              <w:left w:val="single" w:sz="4" w:space="0" w:color="auto"/>
              <w:bottom w:val="single" w:sz="4" w:space="0" w:color="auto"/>
            </w:tcBorders>
          </w:tcPr>
          <w:p w14:paraId="320E290F" w14:textId="77777777" w:rsidR="007D47F0" w:rsidRPr="000B7619" w:rsidRDefault="007D47F0" w:rsidP="001C1642"/>
        </w:tc>
      </w:tr>
    </w:tbl>
    <w:tbl>
      <w:tblPr>
        <w:tblW w:w="0" w:type="auto"/>
        <w:tblBorders>
          <w:top w:val="single" w:sz="4" w:space="0" w:color="auto"/>
          <w:bottom w:val="single" w:sz="4" w:space="0" w:color="auto"/>
        </w:tblBorders>
        <w:tblLook w:val="04A0" w:firstRow="1" w:lastRow="0" w:firstColumn="1" w:lastColumn="0" w:noHBand="0" w:noVBand="1"/>
      </w:tblPr>
      <w:tblGrid>
        <w:gridCol w:w="5524"/>
        <w:gridCol w:w="3532"/>
      </w:tblGrid>
      <w:tr w:rsidR="007D47F0" w:rsidRPr="000B7619" w14:paraId="105029E8" w14:textId="77777777" w:rsidTr="001C1642">
        <w:tc>
          <w:tcPr>
            <w:tcW w:w="5524" w:type="dxa"/>
            <w:tcBorders>
              <w:top w:val="nil"/>
              <w:bottom w:val="single" w:sz="4" w:space="0" w:color="auto"/>
              <w:right w:val="single" w:sz="4" w:space="0" w:color="auto"/>
            </w:tcBorders>
          </w:tcPr>
          <w:p w14:paraId="0448BE98" w14:textId="77777777" w:rsidR="007D47F0" w:rsidRPr="000B7619" w:rsidRDefault="007D47F0" w:rsidP="001C1642">
            <w:pPr>
              <w:rPr>
                <w:b/>
                <w:bCs/>
              </w:rPr>
            </w:pPr>
            <w:r w:rsidRPr="000B7619">
              <w:rPr>
                <w:b/>
                <w:bCs/>
              </w:rPr>
              <w:t>Durée moyenne (en minutes) estimée pour installer un FEEDIM au chevet du patient ?</w:t>
            </w:r>
          </w:p>
        </w:tc>
        <w:tc>
          <w:tcPr>
            <w:tcW w:w="3532" w:type="dxa"/>
            <w:tcBorders>
              <w:top w:val="nil"/>
              <w:left w:val="single" w:sz="4" w:space="0" w:color="auto"/>
              <w:bottom w:val="single" w:sz="4" w:space="0" w:color="auto"/>
            </w:tcBorders>
          </w:tcPr>
          <w:p w14:paraId="75C48C88" w14:textId="77777777" w:rsidR="007D47F0" w:rsidRPr="000B7619" w:rsidRDefault="007D47F0" w:rsidP="001C1642"/>
        </w:tc>
      </w:tr>
      <w:tr w:rsidR="007D47F0" w:rsidRPr="000B7619" w14:paraId="0C0DEA79" w14:textId="77777777" w:rsidTr="001C1642">
        <w:tc>
          <w:tcPr>
            <w:tcW w:w="5524" w:type="dxa"/>
            <w:tcBorders>
              <w:top w:val="single" w:sz="4" w:space="0" w:color="auto"/>
              <w:bottom w:val="single" w:sz="4" w:space="0" w:color="auto"/>
              <w:right w:val="single" w:sz="4" w:space="0" w:color="auto"/>
            </w:tcBorders>
          </w:tcPr>
          <w:p w14:paraId="6E645D5B" w14:textId="77777777" w:rsidR="007D47F0" w:rsidRPr="000B7619" w:rsidRDefault="007D47F0" w:rsidP="001C1642">
            <w:pPr>
              <w:rPr>
                <w:b/>
                <w:bCs/>
              </w:rPr>
            </w:pPr>
            <w:r w:rsidRPr="000B7619">
              <w:rPr>
                <w:b/>
                <w:bCs/>
              </w:rPr>
              <w:t>Durée moyenne (en minutes) estimée pour faire un appariement</w:t>
            </w:r>
            <w:r w:rsidRPr="000B7619">
              <w:rPr>
                <w:b/>
                <w:bCs/>
                <w:vertAlign w:val="superscript"/>
              </w:rPr>
              <w:t>*</w:t>
            </w:r>
            <w:r w:rsidRPr="000B7619">
              <w:rPr>
                <w:b/>
                <w:bCs/>
              </w:rPr>
              <w:t>?</w:t>
            </w:r>
          </w:p>
        </w:tc>
        <w:tc>
          <w:tcPr>
            <w:tcW w:w="3532" w:type="dxa"/>
            <w:tcBorders>
              <w:top w:val="single" w:sz="4" w:space="0" w:color="auto"/>
              <w:left w:val="single" w:sz="4" w:space="0" w:color="auto"/>
              <w:bottom w:val="single" w:sz="4" w:space="0" w:color="auto"/>
            </w:tcBorders>
          </w:tcPr>
          <w:p w14:paraId="1B5E4F1E" w14:textId="77777777" w:rsidR="007D47F0" w:rsidRPr="000B7619" w:rsidRDefault="007D47F0" w:rsidP="001C1642"/>
        </w:tc>
      </w:tr>
    </w:tbl>
    <w:p w14:paraId="0CE8DCC2" w14:textId="77777777" w:rsidR="007D47F0" w:rsidRPr="003D2E8D" w:rsidRDefault="007D47F0" w:rsidP="007D47F0"/>
    <w:p w14:paraId="5C69A5D0" w14:textId="77777777" w:rsidR="007D47F0" w:rsidRPr="003D2E8D" w:rsidRDefault="007D47F0" w:rsidP="007D47F0">
      <w:r w:rsidRPr="003D2E8D">
        <w:br w:type="page"/>
      </w:r>
    </w:p>
    <w:p w14:paraId="5C0B0443" w14:textId="77777777" w:rsidR="007D47F0" w:rsidRPr="005255F9" w:rsidRDefault="007D47F0" w:rsidP="007D47F0">
      <w:pPr>
        <w:rPr>
          <w:b/>
          <w:bCs/>
          <w:u w:val="single"/>
        </w:rPr>
      </w:pPr>
      <w:bookmarkStart w:id="175" w:name="_Toc18073502"/>
      <w:bookmarkStart w:id="176" w:name="_Toc18074215"/>
      <w:bookmarkStart w:id="177" w:name="_Toc40179512"/>
      <w:bookmarkStart w:id="178" w:name="_Toc79585818"/>
      <w:bookmarkStart w:id="179" w:name="_Toc79586790"/>
      <w:r>
        <w:rPr>
          <w:b/>
          <w:bCs/>
          <w:u w:val="single"/>
        </w:rPr>
        <w:lastRenderedPageBreak/>
        <w:t xml:space="preserve">2. </w:t>
      </w:r>
      <w:r w:rsidRPr="005255F9">
        <w:rPr>
          <w:b/>
          <w:bCs/>
          <w:u w:val="single"/>
        </w:rPr>
        <w:t>Enquête de satisfaction</w:t>
      </w:r>
      <w:bookmarkEnd w:id="175"/>
      <w:bookmarkEnd w:id="176"/>
      <w:bookmarkEnd w:id="177"/>
      <w:bookmarkEnd w:id="178"/>
      <w:bookmarkEnd w:id="179"/>
    </w:p>
    <w:p w14:paraId="2DAF672A" w14:textId="77777777" w:rsidR="007D47F0" w:rsidRPr="00493857" w:rsidRDefault="007D47F0" w:rsidP="007D47F0">
      <w:pPr>
        <w:pStyle w:val="ListParagraph"/>
        <w:keepNext/>
        <w:numPr>
          <w:ilvl w:val="0"/>
          <w:numId w:val="5"/>
        </w:numPr>
        <w:contextualSpacing w:val="0"/>
        <w:jc w:val="both"/>
        <w:outlineLvl w:val="1"/>
        <w:rPr>
          <w:rFonts w:ascii="Arial Gras" w:hAnsi="Arial Gras" w:cs="Arial"/>
          <w:b/>
          <w:bCs/>
          <w:vanish/>
        </w:rPr>
      </w:pPr>
      <w:bookmarkStart w:id="180" w:name="_Toc87943766"/>
      <w:bookmarkStart w:id="181" w:name="_Toc88477352"/>
      <w:bookmarkStart w:id="182" w:name="_Toc88829633"/>
      <w:bookmarkStart w:id="183" w:name="_Toc88830599"/>
      <w:bookmarkStart w:id="184" w:name="_Toc88830846"/>
      <w:bookmarkStart w:id="185" w:name="_Toc88836253"/>
      <w:bookmarkStart w:id="186" w:name="_Toc89176451"/>
      <w:bookmarkStart w:id="187" w:name="_Toc89180578"/>
      <w:bookmarkStart w:id="188" w:name="_Toc90037200"/>
      <w:bookmarkStart w:id="189" w:name="_Toc90388072"/>
      <w:bookmarkStart w:id="190" w:name="_Toc90652491"/>
      <w:bookmarkStart w:id="191" w:name="_Toc18073503"/>
      <w:bookmarkStart w:id="192" w:name="_Toc18074216"/>
      <w:bookmarkStart w:id="193" w:name="_Toc40179513"/>
      <w:bookmarkStart w:id="194" w:name="_Toc79585819"/>
      <w:bookmarkStart w:id="195" w:name="_Toc79586791"/>
      <w:bookmarkEnd w:id="180"/>
      <w:bookmarkEnd w:id="181"/>
      <w:bookmarkEnd w:id="182"/>
      <w:bookmarkEnd w:id="183"/>
      <w:bookmarkEnd w:id="184"/>
      <w:bookmarkEnd w:id="185"/>
      <w:bookmarkEnd w:id="186"/>
      <w:bookmarkEnd w:id="187"/>
      <w:bookmarkEnd w:id="188"/>
      <w:bookmarkEnd w:id="189"/>
      <w:bookmarkEnd w:id="190"/>
    </w:p>
    <w:p w14:paraId="3D159485" w14:textId="77777777" w:rsidR="007D47F0" w:rsidRPr="005255F9" w:rsidRDefault="007D47F0" w:rsidP="007D47F0">
      <w:pPr>
        <w:rPr>
          <w:b/>
          <w:bCs/>
        </w:rPr>
      </w:pPr>
      <w:r>
        <w:rPr>
          <w:b/>
          <w:bCs/>
        </w:rPr>
        <w:t xml:space="preserve">2.1 </w:t>
      </w:r>
      <w:r w:rsidRPr="005255F9">
        <w:rPr>
          <w:b/>
          <w:bCs/>
        </w:rPr>
        <w:t>Installation du dispositif FEEDIM au chevet du patient</w:t>
      </w:r>
      <w:bookmarkEnd w:id="191"/>
      <w:bookmarkEnd w:id="192"/>
      <w:bookmarkEnd w:id="193"/>
      <w:bookmarkEnd w:id="194"/>
      <w:bookmarkEnd w:id="195"/>
    </w:p>
    <w:tbl>
      <w:tblPr>
        <w:tblW w:w="9634" w:type="dxa"/>
        <w:tblLook w:val="04A0" w:firstRow="1" w:lastRow="0" w:firstColumn="1" w:lastColumn="0" w:noHBand="0" w:noVBand="1"/>
      </w:tblPr>
      <w:tblGrid>
        <w:gridCol w:w="9634"/>
      </w:tblGrid>
      <w:tr w:rsidR="007D47F0" w:rsidRPr="003D2E8D" w14:paraId="21068D0E" w14:textId="77777777" w:rsidTr="001C1642">
        <w:trPr>
          <w:trHeight w:val="576"/>
        </w:trPr>
        <w:tc>
          <w:tcPr>
            <w:tcW w:w="963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FEF791F" w14:textId="77777777" w:rsidR="007D47F0" w:rsidRPr="003D2E8D" w:rsidRDefault="007D47F0" w:rsidP="001C1642">
            <w:r w:rsidRPr="003D2E8D">
              <w:t xml:space="preserve">Je trouve </w:t>
            </w:r>
            <w:r>
              <w:t>le dispositif FEEDIM</w:t>
            </w:r>
            <w:r w:rsidRPr="003D2E8D">
              <w:t xml:space="preserve"> simple à installer au chevet du patient</w:t>
            </w:r>
          </w:p>
        </w:tc>
      </w:tr>
    </w:tbl>
    <w:tbl>
      <w:tblPr>
        <w:tblStyle w:val="TableGrid"/>
        <w:tblW w:w="9634" w:type="dxa"/>
        <w:tblLook w:val="04A0" w:firstRow="1" w:lastRow="0" w:firstColumn="1" w:lastColumn="0" w:noHBand="0" w:noVBand="1"/>
      </w:tblPr>
      <w:tblGrid>
        <w:gridCol w:w="1926"/>
        <w:gridCol w:w="1927"/>
        <w:gridCol w:w="1927"/>
        <w:gridCol w:w="1927"/>
        <w:gridCol w:w="1927"/>
      </w:tblGrid>
      <w:tr w:rsidR="007D47F0" w:rsidRPr="004A552A" w14:paraId="3B0FEFC2" w14:textId="77777777" w:rsidTr="001C1642">
        <w:trPr>
          <w:trHeight w:val="572"/>
        </w:trPr>
        <w:tc>
          <w:tcPr>
            <w:tcW w:w="1926" w:type="dxa"/>
          </w:tcPr>
          <w:p w14:paraId="135E100E"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1A9AA4E2"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39B423A1" w14:textId="77777777" w:rsidR="007D47F0" w:rsidRDefault="007D47F0" w:rsidP="001C1642">
            <w:pPr>
              <w:jc w:val="center"/>
              <w:rPr>
                <w:rFonts w:ascii="Arial Narrow" w:hAnsi="Arial Narrow"/>
              </w:rPr>
            </w:pPr>
          </w:p>
          <w:p w14:paraId="4EC7B3CD"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5E4990EB" w14:textId="77777777" w:rsidR="007D47F0" w:rsidRDefault="007D47F0" w:rsidP="001C1642">
            <w:pPr>
              <w:jc w:val="center"/>
              <w:rPr>
                <w:rFonts w:ascii="Arial Narrow" w:hAnsi="Arial Narrow"/>
              </w:rPr>
            </w:pPr>
          </w:p>
          <w:p w14:paraId="47497238"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67AFA8EE" w14:textId="77777777" w:rsidR="007D47F0" w:rsidRDefault="007D47F0" w:rsidP="001C1642">
            <w:pPr>
              <w:jc w:val="center"/>
              <w:rPr>
                <w:rFonts w:ascii="Arial Narrow" w:hAnsi="Arial Narrow"/>
              </w:rPr>
            </w:pPr>
          </w:p>
          <w:p w14:paraId="58F0A374"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22BB6FAF"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0BB85E8D"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2089AD75" w14:textId="77777777" w:rsidTr="001C1642">
        <w:trPr>
          <w:trHeight w:val="552"/>
        </w:trPr>
        <w:tc>
          <w:tcPr>
            <w:tcW w:w="1926" w:type="dxa"/>
            <w:vAlign w:val="center"/>
          </w:tcPr>
          <w:p w14:paraId="6D6DC994"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27DB2662"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1D5C3B92"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76660BD4"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43E0C245" w14:textId="77777777" w:rsidR="007D47F0" w:rsidRPr="003D2E8D" w:rsidRDefault="007D47F0" w:rsidP="001C1642">
            <w:pPr>
              <w:jc w:val="center"/>
            </w:pPr>
            <w:r w:rsidRPr="003D2E8D">
              <w:rPr>
                <w:rFonts w:ascii="Wingdings" w:eastAsia="Wingdings" w:hAnsi="Wingdings" w:cs="Wingdings"/>
              </w:rPr>
              <w:t></w:t>
            </w:r>
          </w:p>
        </w:tc>
      </w:tr>
    </w:tbl>
    <w:p w14:paraId="5CD0138E" w14:textId="77777777" w:rsidR="007D47F0" w:rsidRPr="005255F9" w:rsidRDefault="007D47F0" w:rsidP="007D47F0">
      <w:pPr>
        <w:rPr>
          <w:rFonts w:eastAsiaTheme="majorEastAsia"/>
          <w:sz w:val="26"/>
          <w:szCs w:val="26"/>
        </w:rPr>
      </w:pPr>
      <w:bookmarkStart w:id="196" w:name="_Toc18073504"/>
      <w:bookmarkStart w:id="197" w:name="_Toc18074217"/>
      <w:bookmarkStart w:id="198" w:name="_Toc40179514"/>
      <w:bookmarkStart w:id="199" w:name="_Toc79585820"/>
      <w:bookmarkStart w:id="200" w:name="_Toc79586792"/>
    </w:p>
    <w:p w14:paraId="358B1550" w14:textId="77777777" w:rsidR="007D47F0" w:rsidRPr="005255F9" w:rsidRDefault="007D47F0" w:rsidP="007D47F0">
      <w:pPr>
        <w:rPr>
          <w:b/>
          <w:bCs/>
        </w:rPr>
      </w:pPr>
      <w:r>
        <w:rPr>
          <w:b/>
          <w:bCs/>
        </w:rPr>
        <w:t xml:space="preserve">2.2 </w:t>
      </w:r>
      <w:r w:rsidRPr="005255F9">
        <w:rPr>
          <w:b/>
          <w:bCs/>
        </w:rPr>
        <w:t>Appariement</w:t>
      </w:r>
      <w:bookmarkEnd w:id="196"/>
      <w:bookmarkEnd w:id="197"/>
      <w:r w:rsidRPr="005255F9">
        <w:rPr>
          <w:b/>
          <w:bCs/>
        </w:rPr>
        <w:t>*</w:t>
      </w:r>
      <w:bookmarkEnd w:id="198"/>
      <w:bookmarkEnd w:id="199"/>
      <w:bookmarkEnd w:id="200"/>
    </w:p>
    <w:tbl>
      <w:tblPr>
        <w:tblW w:w="9634" w:type="dxa"/>
        <w:tblLook w:val="04A0" w:firstRow="1" w:lastRow="0" w:firstColumn="1" w:lastColumn="0" w:noHBand="0" w:noVBand="1"/>
      </w:tblPr>
      <w:tblGrid>
        <w:gridCol w:w="9634"/>
      </w:tblGrid>
      <w:tr w:rsidR="007D47F0" w:rsidRPr="003D2E8D" w14:paraId="06D8C8A7" w14:textId="77777777" w:rsidTr="001C1642">
        <w:trPr>
          <w:trHeight w:val="576"/>
        </w:trPr>
        <w:tc>
          <w:tcPr>
            <w:tcW w:w="963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3BD7907" w14:textId="77777777" w:rsidR="007D47F0" w:rsidRPr="003D2E8D" w:rsidRDefault="007D47F0" w:rsidP="001C1642">
            <w:r w:rsidRPr="003D2E8D">
              <w:t>Le processus d’appariement Patient–Produit-Pompe-Feedim</w:t>
            </w:r>
            <w:r w:rsidRPr="003D2E8D">
              <w:rPr>
                <w:b/>
                <w:bCs/>
                <w:vertAlign w:val="superscript"/>
              </w:rPr>
              <w:t>*</w:t>
            </w:r>
            <w:r w:rsidRPr="003D2E8D">
              <w:t xml:space="preserve"> est facile à exécuter, je comprends tout-de-suite comment l’exécuter</w:t>
            </w:r>
          </w:p>
        </w:tc>
      </w:tr>
    </w:tbl>
    <w:tbl>
      <w:tblPr>
        <w:tblStyle w:val="TableGrid"/>
        <w:tblW w:w="9634" w:type="dxa"/>
        <w:tblLook w:val="04A0" w:firstRow="1" w:lastRow="0" w:firstColumn="1" w:lastColumn="0" w:noHBand="0" w:noVBand="1"/>
      </w:tblPr>
      <w:tblGrid>
        <w:gridCol w:w="1926"/>
        <w:gridCol w:w="1927"/>
        <w:gridCol w:w="1927"/>
        <w:gridCol w:w="1927"/>
        <w:gridCol w:w="1927"/>
      </w:tblGrid>
      <w:tr w:rsidR="007D47F0" w:rsidRPr="004A552A" w14:paraId="5B6F2F16" w14:textId="77777777" w:rsidTr="001C1642">
        <w:trPr>
          <w:trHeight w:val="572"/>
        </w:trPr>
        <w:tc>
          <w:tcPr>
            <w:tcW w:w="1926" w:type="dxa"/>
          </w:tcPr>
          <w:p w14:paraId="4596709B"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376ABE27"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150DC1D3" w14:textId="77777777" w:rsidR="007D47F0" w:rsidRDefault="007D47F0" w:rsidP="001C1642">
            <w:pPr>
              <w:jc w:val="center"/>
              <w:rPr>
                <w:rFonts w:ascii="Arial Narrow" w:hAnsi="Arial Narrow"/>
              </w:rPr>
            </w:pPr>
          </w:p>
          <w:p w14:paraId="4BD18575"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3FF9B01F" w14:textId="77777777" w:rsidR="007D47F0" w:rsidRDefault="007D47F0" w:rsidP="001C1642">
            <w:pPr>
              <w:jc w:val="center"/>
              <w:rPr>
                <w:rFonts w:ascii="Arial Narrow" w:hAnsi="Arial Narrow"/>
              </w:rPr>
            </w:pPr>
          </w:p>
          <w:p w14:paraId="68E66E33"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6B1E8BAB" w14:textId="77777777" w:rsidR="007D47F0" w:rsidRDefault="007D47F0" w:rsidP="001C1642">
            <w:pPr>
              <w:jc w:val="center"/>
              <w:rPr>
                <w:rFonts w:ascii="Arial Narrow" w:hAnsi="Arial Narrow"/>
              </w:rPr>
            </w:pPr>
          </w:p>
          <w:p w14:paraId="0DE1039A"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0C53F4C1"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0BE1405F"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3624461A" w14:textId="77777777" w:rsidTr="001C1642">
        <w:trPr>
          <w:trHeight w:val="552"/>
        </w:trPr>
        <w:tc>
          <w:tcPr>
            <w:tcW w:w="1926" w:type="dxa"/>
            <w:vAlign w:val="center"/>
          </w:tcPr>
          <w:p w14:paraId="536E5022"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4A050CD5"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3ECA111C"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68FF2ED2"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20B40B5A" w14:textId="77777777" w:rsidR="007D47F0" w:rsidRPr="003D2E8D" w:rsidRDefault="007D47F0" w:rsidP="001C1642">
            <w:pPr>
              <w:jc w:val="center"/>
            </w:pPr>
            <w:r w:rsidRPr="003D2E8D">
              <w:rPr>
                <w:rFonts w:ascii="Wingdings" w:eastAsia="Wingdings" w:hAnsi="Wingdings" w:cs="Wingdings"/>
              </w:rPr>
              <w:t></w:t>
            </w:r>
          </w:p>
        </w:tc>
      </w:tr>
    </w:tbl>
    <w:p w14:paraId="28A21516" w14:textId="77777777" w:rsidR="007D47F0" w:rsidRPr="003D2E8D" w:rsidRDefault="007D47F0" w:rsidP="007D47F0"/>
    <w:tbl>
      <w:tblPr>
        <w:tblW w:w="9634" w:type="dxa"/>
        <w:tblLook w:val="04A0" w:firstRow="1" w:lastRow="0" w:firstColumn="1" w:lastColumn="0" w:noHBand="0" w:noVBand="1"/>
      </w:tblPr>
      <w:tblGrid>
        <w:gridCol w:w="9634"/>
      </w:tblGrid>
      <w:tr w:rsidR="007D47F0" w:rsidRPr="003D2E8D" w14:paraId="0C386582" w14:textId="77777777" w:rsidTr="001C1642">
        <w:trPr>
          <w:trHeight w:val="576"/>
        </w:trPr>
        <w:tc>
          <w:tcPr>
            <w:tcW w:w="963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D0FA4F6" w14:textId="77777777" w:rsidR="007D47F0" w:rsidRPr="003D2E8D" w:rsidRDefault="007D47F0" w:rsidP="001C1642">
            <w:r w:rsidRPr="003D2E8D">
              <w:t>Je trouve les informations affichées sur les écrans d’appariement</w:t>
            </w:r>
            <w:r w:rsidRPr="003D2E8D">
              <w:rPr>
                <w:b/>
                <w:bCs/>
                <w:vertAlign w:val="superscript"/>
              </w:rPr>
              <w:t>*</w:t>
            </w:r>
            <w:r w:rsidRPr="003D2E8D">
              <w:t xml:space="preserve"> F</w:t>
            </w:r>
            <w:r>
              <w:t>EEDIM</w:t>
            </w:r>
            <w:r w:rsidRPr="003D2E8D">
              <w:t xml:space="preserve"> pertinentes et utiles </w:t>
            </w:r>
          </w:p>
        </w:tc>
      </w:tr>
    </w:tbl>
    <w:tbl>
      <w:tblPr>
        <w:tblStyle w:val="TableGrid"/>
        <w:tblW w:w="9634" w:type="dxa"/>
        <w:tblLook w:val="04A0" w:firstRow="1" w:lastRow="0" w:firstColumn="1" w:lastColumn="0" w:noHBand="0" w:noVBand="1"/>
      </w:tblPr>
      <w:tblGrid>
        <w:gridCol w:w="1926"/>
        <w:gridCol w:w="1927"/>
        <w:gridCol w:w="1927"/>
        <w:gridCol w:w="1927"/>
        <w:gridCol w:w="1927"/>
      </w:tblGrid>
      <w:tr w:rsidR="007D47F0" w:rsidRPr="004A552A" w14:paraId="778A4162" w14:textId="77777777" w:rsidTr="001C1642">
        <w:trPr>
          <w:trHeight w:val="572"/>
        </w:trPr>
        <w:tc>
          <w:tcPr>
            <w:tcW w:w="1926" w:type="dxa"/>
          </w:tcPr>
          <w:p w14:paraId="6A9AF4AE"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55A9A9DA"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68E5E696" w14:textId="77777777" w:rsidR="007D47F0" w:rsidRDefault="007D47F0" w:rsidP="001C1642">
            <w:pPr>
              <w:jc w:val="center"/>
              <w:rPr>
                <w:rFonts w:ascii="Arial Narrow" w:hAnsi="Arial Narrow"/>
              </w:rPr>
            </w:pPr>
          </w:p>
          <w:p w14:paraId="56CBF2E4"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6931EBF8" w14:textId="77777777" w:rsidR="007D47F0" w:rsidRDefault="007D47F0" w:rsidP="001C1642">
            <w:pPr>
              <w:jc w:val="center"/>
              <w:rPr>
                <w:rFonts w:ascii="Arial Narrow" w:hAnsi="Arial Narrow"/>
              </w:rPr>
            </w:pPr>
          </w:p>
          <w:p w14:paraId="3B366C73"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31EB4C13" w14:textId="77777777" w:rsidR="007D47F0" w:rsidRDefault="007D47F0" w:rsidP="001C1642">
            <w:pPr>
              <w:jc w:val="center"/>
              <w:rPr>
                <w:rFonts w:ascii="Arial Narrow" w:hAnsi="Arial Narrow"/>
              </w:rPr>
            </w:pPr>
          </w:p>
          <w:p w14:paraId="2AD235A4"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5D60AC05"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60B414AE"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2428B7D7" w14:textId="77777777" w:rsidTr="001C1642">
        <w:trPr>
          <w:trHeight w:val="552"/>
        </w:trPr>
        <w:tc>
          <w:tcPr>
            <w:tcW w:w="1926" w:type="dxa"/>
            <w:vAlign w:val="center"/>
          </w:tcPr>
          <w:p w14:paraId="0DFB3534"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7934D53E"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7AE5A50E"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56F9FBE7"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4F41A376" w14:textId="77777777" w:rsidR="007D47F0" w:rsidRPr="003D2E8D" w:rsidRDefault="007D47F0" w:rsidP="001C1642">
            <w:pPr>
              <w:jc w:val="center"/>
            </w:pPr>
            <w:r w:rsidRPr="003D2E8D">
              <w:rPr>
                <w:rFonts w:ascii="Wingdings" w:eastAsia="Wingdings" w:hAnsi="Wingdings" w:cs="Wingdings"/>
              </w:rPr>
              <w:t></w:t>
            </w:r>
          </w:p>
        </w:tc>
      </w:tr>
    </w:tbl>
    <w:p w14:paraId="49218201" w14:textId="77777777" w:rsidR="007D47F0" w:rsidRPr="003D2E8D" w:rsidRDefault="007D47F0" w:rsidP="007D47F0"/>
    <w:tbl>
      <w:tblPr>
        <w:tblW w:w="9634" w:type="dxa"/>
        <w:tblLook w:val="04A0" w:firstRow="1" w:lastRow="0" w:firstColumn="1" w:lastColumn="0" w:noHBand="0" w:noVBand="1"/>
      </w:tblPr>
      <w:tblGrid>
        <w:gridCol w:w="9634"/>
        <w:tblGridChange w:id="201">
          <w:tblGrid>
            <w:gridCol w:w="9634"/>
          </w:tblGrid>
        </w:tblGridChange>
      </w:tblGrid>
      <w:tr w:rsidR="007D47F0" w:rsidRPr="003D2E8D" w14:paraId="04A07CD9" w14:textId="77777777" w:rsidTr="001C1642">
        <w:trPr>
          <w:trHeight w:val="576"/>
        </w:trPr>
        <w:tc>
          <w:tcPr>
            <w:tcW w:w="963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5854478" w14:textId="77777777" w:rsidR="007D47F0" w:rsidRPr="003D2E8D" w:rsidRDefault="007D47F0" w:rsidP="001C1642">
            <w:r w:rsidRPr="003D2E8D">
              <w:t>J’ai d’autres commentaires pour améliorer l’interface d’utilisateur et le processus d’appariement</w:t>
            </w:r>
            <w:r w:rsidRPr="003D2E8D">
              <w:rPr>
                <w:b/>
                <w:bCs/>
                <w:vertAlign w:val="superscript"/>
              </w:rPr>
              <w:t>*</w:t>
            </w:r>
            <w:r w:rsidRPr="003D2E8D">
              <w:t xml:space="preserve"> </w:t>
            </w:r>
            <w:r>
              <w:t>FEEDIM</w:t>
            </w:r>
            <w:r w:rsidRPr="003D2E8D">
              <w:t xml:space="preserve"> (positifs et/ou négatifs), tels que :</w:t>
            </w:r>
          </w:p>
        </w:tc>
      </w:tr>
      <w:tr w:rsidR="007D47F0" w:rsidRPr="003D2E8D" w14:paraId="53F2EA65" w14:textId="77777777" w:rsidTr="00752F1C">
        <w:tblPrEx>
          <w:tblW w:w="9634" w:type="dxa"/>
          <w:tblPrExChange w:id="202" w:author="Jean Claude havaux" w:date="2023-11-21T09:52:00Z">
            <w:tblPrEx>
              <w:tblW w:w="9634" w:type="dxa"/>
            </w:tblPrEx>
          </w:tblPrExChange>
        </w:tblPrEx>
        <w:trPr>
          <w:trHeight w:val="950"/>
          <w:trPrChange w:id="203" w:author="Jean Claude havaux" w:date="2023-11-21T09:52:00Z">
            <w:trPr>
              <w:trHeight w:val="1439"/>
            </w:trPr>
          </w:trPrChange>
        </w:trPr>
        <w:tc>
          <w:tcPr>
            <w:tcW w:w="9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Change w:id="204" w:author="Jean Claude havaux" w:date="2023-11-21T09:52:00Z">
              <w:tcPr>
                <w:tcW w:w="9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tcPrChange>
          </w:tcPr>
          <w:p w14:paraId="1BE24EBA" w14:textId="77777777" w:rsidR="007D47F0" w:rsidRPr="003D2E8D" w:rsidRDefault="007D47F0" w:rsidP="001C1642"/>
        </w:tc>
      </w:tr>
    </w:tbl>
    <w:p w14:paraId="291700B4" w14:textId="77777777" w:rsidR="007D47F0" w:rsidRPr="003D2E8D" w:rsidRDefault="007D47F0" w:rsidP="007D47F0">
      <w:pPr>
        <w:rPr>
          <w:rFonts w:eastAsiaTheme="majorEastAsia"/>
          <w:sz w:val="26"/>
          <w:szCs w:val="26"/>
        </w:rPr>
      </w:pPr>
    </w:p>
    <w:p w14:paraId="7282D553" w14:textId="77777777" w:rsidR="007D47F0" w:rsidRPr="005255F9" w:rsidRDefault="007D47F0" w:rsidP="007D47F0">
      <w:pPr>
        <w:rPr>
          <w:b/>
          <w:bCs/>
        </w:rPr>
      </w:pPr>
      <w:bookmarkStart w:id="205" w:name="_Toc18073505"/>
      <w:bookmarkStart w:id="206" w:name="_Toc18074218"/>
      <w:bookmarkStart w:id="207" w:name="_Toc40179515"/>
      <w:bookmarkStart w:id="208" w:name="_Toc79585821"/>
      <w:bookmarkStart w:id="209" w:name="_Toc79586793"/>
      <w:r>
        <w:rPr>
          <w:b/>
          <w:bCs/>
        </w:rPr>
        <w:t xml:space="preserve">2.3 </w:t>
      </w:r>
      <w:r w:rsidRPr="005255F9">
        <w:rPr>
          <w:b/>
          <w:bCs/>
        </w:rPr>
        <w:t>Satisfaction globale</w:t>
      </w:r>
      <w:bookmarkEnd w:id="205"/>
      <w:bookmarkEnd w:id="206"/>
      <w:bookmarkEnd w:id="207"/>
      <w:bookmarkEnd w:id="208"/>
      <w:bookmarkEnd w:id="209"/>
    </w:p>
    <w:tbl>
      <w:tblPr>
        <w:tblW w:w="9634" w:type="dxa"/>
        <w:tblLook w:val="04A0" w:firstRow="1" w:lastRow="0" w:firstColumn="1" w:lastColumn="0" w:noHBand="0" w:noVBand="1"/>
      </w:tblPr>
      <w:tblGrid>
        <w:gridCol w:w="9634"/>
      </w:tblGrid>
      <w:tr w:rsidR="007D47F0" w:rsidRPr="003D2E8D" w14:paraId="24378A4A" w14:textId="77777777" w:rsidTr="001C1642">
        <w:trPr>
          <w:trHeight w:val="576"/>
        </w:trPr>
        <w:tc>
          <w:tcPr>
            <w:tcW w:w="963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203ECC7D" w14:textId="77777777" w:rsidR="007D47F0" w:rsidRPr="003D2E8D" w:rsidRDefault="007D47F0" w:rsidP="001C1642">
            <w:r w:rsidRPr="003D2E8D">
              <w:t xml:space="preserve">En général, je trouve l’interface d’utilisateur </w:t>
            </w:r>
            <w:r>
              <w:t>FEEDIM</w:t>
            </w:r>
            <w:r w:rsidRPr="003D2E8D">
              <w:t xml:space="preserve"> claire et facile à utiliser </w:t>
            </w:r>
          </w:p>
        </w:tc>
      </w:tr>
    </w:tbl>
    <w:tbl>
      <w:tblPr>
        <w:tblStyle w:val="TableGrid"/>
        <w:tblW w:w="9634" w:type="dxa"/>
        <w:tblLook w:val="04A0" w:firstRow="1" w:lastRow="0" w:firstColumn="1" w:lastColumn="0" w:noHBand="0" w:noVBand="1"/>
      </w:tblPr>
      <w:tblGrid>
        <w:gridCol w:w="1926"/>
        <w:gridCol w:w="1927"/>
        <w:gridCol w:w="1927"/>
        <w:gridCol w:w="1927"/>
        <w:gridCol w:w="1927"/>
      </w:tblGrid>
      <w:tr w:rsidR="007D47F0" w:rsidRPr="004A552A" w14:paraId="480BDE78" w14:textId="77777777" w:rsidTr="001C1642">
        <w:trPr>
          <w:trHeight w:val="572"/>
        </w:trPr>
        <w:tc>
          <w:tcPr>
            <w:tcW w:w="1926" w:type="dxa"/>
          </w:tcPr>
          <w:p w14:paraId="01C0F92D"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6323E0FA"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727AC869" w14:textId="77777777" w:rsidR="007D47F0" w:rsidRDefault="007D47F0" w:rsidP="001C1642">
            <w:pPr>
              <w:jc w:val="center"/>
              <w:rPr>
                <w:rFonts w:ascii="Arial Narrow" w:hAnsi="Arial Narrow"/>
              </w:rPr>
            </w:pPr>
          </w:p>
          <w:p w14:paraId="6B676312"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78509E59" w14:textId="77777777" w:rsidR="007D47F0" w:rsidRDefault="007D47F0" w:rsidP="001C1642">
            <w:pPr>
              <w:jc w:val="center"/>
              <w:rPr>
                <w:rFonts w:ascii="Arial Narrow" w:hAnsi="Arial Narrow"/>
              </w:rPr>
            </w:pPr>
          </w:p>
          <w:p w14:paraId="47D7C36D"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3B71199E" w14:textId="77777777" w:rsidR="007D47F0" w:rsidRDefault="007D47F0" w:rsidP="001C1642">
            <w:pPr>
              <w:jc w:val="center"/>
              <w:rPr>
                <w:rFonts w:ascii="Arial Narrow" w:hAnsi="Arial Narrow"/>
              </w:rPr>
            </w:pPr>
          </w:p>
          <w:p w14:paraId="7CF0A740"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374D2ED2"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270A0FC6"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564A5729" w14:textId="77777777" w:rsidTr="001C1642">
        <w:trPr>
          <w:trHeight w:val="552"/>
        </w:trPr>
        <w:tc>
          <w:tcPr>
            <w:tcW w:w="1926" w:type="dxa"/>
            <w:vAlign w:val="center"/>
          </w:tcPr>
          <w:p w14:paraId="0A627CA3"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7F5420EC"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59800847"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1FCA6017"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31D51318" w14:textId="77777777" w:rsidR="007D47F0" w:rsidRPr="003D2E8D" w:rsidRDefault="007D47F0" w:rsidP="001C1642">
            <w:pPr>
              <w:jc w:val="center"/>
            </w:pPr>
            <w:r w:rsidRPr="003D2E8D">
              <w:rPr>
                <w:rFonts w:ascii="Wingdings" w:eastAsia="Wingdings" w:hAnsi="Wingdings" w:cs="Wingdings"/>
              </w:rPr>
              <w:t></w:t>
            </w:r>
          </w:p>
        </w:tc>
      </w:tr>
    </w:tbl>
    <w:p w14:paraId="7CFE98C2" w14:textId="77777777" w:rsidR="007D47F0" w:rsidDel="00752F1C" w:rsidRDefault="007D47F0" w:rsidP="007D47F0">
      <w:pPr>
        <w:rPr>
          <w:del w:id="210" w:author="Jean Claude havaux" w:date="2023-11-21T09:52:00Z"/>
        </w:rPr>
      </w:pPr>
    </w:p>
    <w:p w14:paraId="4E3734A6" w14:textId="3D796C92" w:rsidR="007D47F0" w:rsidRDefault="007D47F0" w:rsidP="007D47F0"/>
    <w:p w14:paraId="36EBACFB" w14:textId="77777777" w:rsidR="007D47F0" w:rsidRPr="003D2E8D" w:rsidRDefault="007D47F0" w:rsidP="007D47F0"/>
    <w:tbl>
      <w:tblPr>
        <w:tblW w:w="9634" w:type="dxa"/>
        <w:tblLook w:val="04A0" w:firstRow="1" w:lastRow="0" w:firstColumn="1" w:lastColumn="0" w:noHBand="0" w:noVBand="1"/>
      </w:tblPr>
      <w:tblGrid>
        <w:gridCol w:w="9634"/>
      </w:tblGrid>
      <w:tr w:rsidR="007D47F0" w:rsidRPr="00DC0E29" w14:paraId="69A5EF46" w14:textId="77777777" w:rsidTr="001C1642">
        <w:trPr>
          <w:trHeight w:val="576"/>
        </w:trPr>
        <w:tc>
          <w:tcPr>
            <w:tcW w:w="963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A57E983" w14:textId="77777777" w:rsidR="007D47F0" w:rsidRPr="00DC0E29" w:rsidRDefault="007D47F0" w:rsidP="001C1642">
            <w:r w:rsidRPr="00DC0E29">
              <w:lastRenderedPageBreak/>
              <w:t>Je trouve FEEDIM utile et il a un réel impact sur le travail quotidien</w:t>
            </w:r>
          </w:p>
        </w:tc>
      </w:tr>
    </w:tbl>
    <w:tbl>
      <w:tblPr>
        <w:tblStyle w:val="TableGrid"/>
        <w:tblW w:w="9634" w:type="dxa"/>
        <w:tblLook w:val="04A0" w:firstRow="1" w:lastRow="0" w:firstColumn="1" w:lastColumn="0" w:noHBand="0" w:noVBand="1"/>
      </w:tblPr>
      <w:tblGrid>
        <w:gridCol w:w="1926"/>
        <w:gridCol w:w="1927"/>
        <w:gridCol w:w="1927"/>
        <w:gridCol w:w="1927"/>
        <w:gridCol w:w="1927"/>
      </w:tblGrid>
      <w:tr w:rsidR="007D47F0" w:rsidRPr="00DC0E29" w14:paraId="1F966D20" w14:textId="77777777" w:rsidTr="001C1642">
        <w:trPr>
          <w:trHeight w:val="572"/>
        </w:trPr>
        <w:tc>
          <w:tcPr>
            <w:tcW w:w="1926" w:type="dxa"/>
          </w:tcPr>
          <w:p w14:paraId="1DD94279" w14:textId="77777777" w:rsidR="007D47F0" w:rsidRPr="00DC0E29" w:rsidRDefault="007D47F0" w:rsidP="001C1642">
            <w:pPr>
              <w:jc w:val="center"/>
              <w:rPr>
                <w:rFonts w:ascii="Arial Narrow" w:hAnsi="Arial Narrow"/>
                <w:szCs w:val="20"/>
              </w:rPr>
            </w:pPr>
            <w:r w:rsidRPr="00DC0E29">
              <w:rPr>
                <w:rFonts w:ascii="Arial Narrow" w:hAnsi="Arial Narrow"/>
              </w:rPr>
              <w:t>Pas du tout d’accord</w:t>
            </w:r>
          </w:p>
          <w:p w14:paraId="32D7E0F8" w14:textId="77777777" w:rsidR="007D47F0" w:rsidRPr="00DC0E29" w:rsidRDefault="007D47F0" w:rsidP="001C1642">
            <w:pPr>
              <w:jc w:val="center"/>
              <w:rPr>
                <w:rFonts w:ascii="Arial Narrow" w:hAnsi="Arial Narrow"/>
                <w:szCs w:val="20"/>
              </w:rPr>
            </w:pPr>
            <w:r w:rsidRPr="00DC0E29">
              <w:rPr>
                <w:rFonts w:ascii="Arial Narrow" w:hAnsi="Arial Narrow"/>
              </w:rPr>
              <w:t>1</w:t>
            </w:r>
          </w:p>
        </w:tc>
        <w:tc>
          <w:tcPr>
            <w:tcW w:w="1927" w:type="dxa"/>
          </w:tcPr>
          <w:p w14:paraId="1EDE48BC" w14:textId="77777777" w:rsidR="007D47F0" w:rsidRPr="00DC0E29" w:rsidRDefault="007D47F0" w:rsidP="001C1642">
            <w:pPr>
              <w:jc w:val="center"/>
              <w:rPr>
                <w:rFonts w:ascii="Arial Narrow" w:hAnsi="Arial Narrow"/>
              </w:rPr>
            </w:pPr>
          </w:p>
          <w:p w14:paraId="50992871" w14:textId="77777777" w:rsidR="007D47F0" w:rsidRPr="00DC0E29" w:rsidRDefault="007D47F0" w:rsidP="001C1642">
            <w:pPr>
              <w:jc w:val="center"/>
              <w:rPr>
                <w:rFonts w:ascii="Arial Narrow" w:hAnsi="Arial Narrow"/>
              </w:rPr>
            </w:pPr>
            <w:r w:rsidRPr="00DC0E29">
              <w:rPr>
                <w:rFonts w:ascii="Arial Narrow" w:hAnsi="Arial Narrow"/>
              </w:rPr>
              <w:t>2</w:t>
            </w:r>
          </w:p>
        </w:tc>
        <w:tc>
          <w:tcPr>
            <w:tcW w:w="1927" w:type="dxa"/>
          </w:tcPr>
          <w:p w14:paraId="1EB15038" w14:textId="77777777" w:rsidR="007D47F0" w:rsidRPr="00DC0E29" w:rsidRDefault="007D47F0" w:rsidP="001C1642">
            <w:pPr>
              <w:jc w:val="center"/>
              <w:rPr>
                <w:rFonts w:ascii="Arial Narrow" w:hAnsi="Arial Narrow"/>
              </w:rPr>
            </w:pPr>
          </w:p>
          <w:p w14:paraId="135F2DAB" w14:textId="77777777" w:rsidR="007D47F0" w:rsidRPr="00DC0E29" w:rsidRDefault="007D47F0" w:rsidP="001C1642">
            <w:pPr>
              <w:jc w:val="center"/>
              <w:rPr>
                <w:rFonts w:ascii="Arial Narrow" w:hAnsi="Arial Narrow"/>
              </w:rPr>
            </w:pPr>
            <w:r w:rsidRPr="00DC0E29">
              <w:rPr>
                <w:rFonts w:ascii="Arial Narrow" w:hAnsi="Arial Narrow"/>
              </w:rPr>
              <w:t>3</w:t>
            </w:r>
          </w:p>
        </w:tc>
        <w:tc>
          <w:tcPr>
            <w:tcW w:w="1927" w:type="dxa"/>
          </w:tcPr>
          <w:p w14:paraId="4567AAE0" w14:textId="77777777" w:rsidR="007D47F0" w:rsidRPr="00DC0E29" w:rsidRDefault="007D47F0" w:rsidP="001C1642">
            <w:pPr>
              <w:jc w:val="center"/>
              <w:rPr>
                <w:rFonts w:ascii="Arial Narrow" w:hAnsi="Arial Narrow"/>
              </w:rPr>
            </w:pPr>
          </w:p>
          <w:p w14:paraId="35131E3B" w14:textId="77777777" w:rsidR="007D47F0" w:rsidRPr="00DC0E29" w:rsidRDefault="007D47F0" w:rsidP="001C1642">
            <w:pPr>
              <w:jc w:val="center"/>
              <w:rPr>
                <w:rFonts w:ascii="Arial Narrow" w:hAnsi="Arial Narrow"/>
              </w:rPr>
            </w:pPr>
            <w:r w:rsidRPr="00DC0E29">
              <w:rPr>
                <w:rFonts w:ascii="Arial Narrow" w:hAnsi="Arial Narrow"/>
              </w:rPr>
              <w:t>4</w:t>
            </w:r>
          </w:p>
        </w:tc>
        <w:tc>
          <w:tcPr>
            <w:tcW w:w="1927" w:type="dxa"/>
          </w:tcPr>
          <w:p w14:paraId="397B8285" w14:textId="77777777" w:rsidR="007D47F0" w:rsidRPr="00DC0E29" w:rsidRDefault="007D47F0" w:rsidP="001C1642">
            <w:pPr>
              <w:jc w:val="center"/>
              <w:rPr>
                <w:rFonts w:ascii="Arial Narrow" w:hAnsi="Arial Narrow"/>
                <w:szCs w:val="20"/>
              </w:rPr>
            </w:pPr>
            <w:r w:rsidRPr="00DC0E29">
              <w:rPr>
                <w:rFonts w:ascii="Arial Narrow" w:hAnsi="Arial Narrow"/>
              </w:rPr>
              <w:t>Tout à fait d’accord</w:t>
            </w:r>
          </w:p>
          <w:p w14:paraId="524AEDED" w14:textId="77777777" w:rsidR="007D47F0" w:rsidRPr="00DC0E29" w:rsidRDefault="007D47F0" w:rsidP="001C1642">
            <w:pPr>
              <w:jc w:val="center"/>
              <w:rPr>
                <w:rFonts w:ascii="Arial Narrow" w:hAnsi="Arial Narrow"/>
                <w:szCs w:val="20"/>
              </w:rPr>
            </w:pPr>
            <w:r w:rsidRPr="00DC0E29">
              <w:rPr>
                <w:rFonts w:ascii="Arial Narrow" w:hAnsi="Arial Narrow"/>
              </w:rPr>
              <w:t>5</w:t>
            </w:r>
          </w:p>
        </w:tc>
      </w:tr>
      <w:tr w:rsidR="007D47F0" w:rsidRPr="00DC0E29" w14:paraId="11395174" w14:textId="77777777" w:rsidTr="001C1642">
        <w:trPr>
          <w:trHeight w:val="552"/>
        </w:trPr>
        <w:tc>
          <w:tcPr>
            <w:tcW w:w="1926" w:type="dxa"/>
            <w:vAlign w:val="center"/>
          </w:tcPr>
          <w:p w14:paraId="68E517CD" w14:textId="77777777" w:rsidR="007D47F0" w:rsidRPr="00DC0E29" w:rsidRDefault="007D47F0" w:rsidP="001C1642">
            <w:pPr>
              <w:jc w:val="center"/>
            </w:pPr>
            <w:r w:rsidRPr="00DC0E29">
              <w:rPr>
                <w:rFonts w:ascii="Wingdings" w:eastAsia="Wingdings" w:hAnsi="Wingdings" w:cs="Wingdings"/>
              </w:rPr>
              <w:t></w:t>
            </w:r>
          </w:p>
        </w:tc>
        <w:tc>
          <w:tcPr>
            <w:tcW w:w="1927" w:type="dxa"/>
            <w:vAlign w:val="center"/>
          </w:tcPr>
          <w:p w14:paraId="37CEEFA3" w14:textId="77777777" w:rsidR="007D47F0" w:rsidRPr="00DC0E29" w:rsidRDefault="007D47F0" w:rsidP="001C1642">
            <w:pPr>
              <w:jc w:val="center"/>
            </w:pPr>
            <w:r w:rsidRPr="00DC0E29">
              <w:rPr>
                <w:rFonts w:ascii="Wingdings" w:eastAsia="Wingdings" w:hAnsi="Wingdings" w:cs="Wingdings"/>
              </w:rPr>
              <w:t></w:t>
            </w:r>
          </w:p>
        </w:tc>
        <w:tc>
          <w:tcPr>
            <w:tcW w:w="1927" w:type="dxa"/>
            <w:vAlign w:val="center"/>
          </w:tcPr>
          <w:p w14:paraId="18CC03BA" w14:textId="77777777" w:rsidR="007D47F0" w:rsidRPr="00DC0E29" w:rsidRDefault="007D47F0" w:rsidP="001C1642">
            <w:pPr>
              <w:jc w:val="center"/>
            </w:pPr>
            <w:r w:rsidRPr="00DC0E29">
              <w:rPr>
                <w:rFonts w:ascii="Wingdings" w:eastAsia="Wingdings" w:hAnsi="Wingdings" w:cs="Wingdings"/>
              </w:rPr>
              <w:t></w:t>
            </w:r>
          </w:p>
        </w:tc>
        <w:tc>
          <w:tcPr>
            <w:tcW w:w="1927" w:type="dxa"/>
            <w:vAlign w:val="center"/>
          </w:tcPr>
          <w:p w14:paraId="65B7C34B" w14:textId="77777777" w:rsidR="007D47F0" w:rsidRPr="00DC0E29" w:rsidRDefault="007D47F0" w:rsidP="001C1642">
            <w:pPr>
              <w:jc w:val="center"/>
            </w:pPr>
            <w:r w:rsidRPr="00DC0E29">
              <w:rPr>
                <w:rFonts w:ascii="Wingdings" w:eastAsia="Wingdings" w:hAnsi="Wingdings" w:cs="Wingdings"/>
              </w:rPr>
              <w:t></w:t>
            </w:r>
          </w:p>
        </w:tc>
        <w:tc>
          <w:tcPr>
            <w:tcW w:w="1927" w:type="dxa"/>
            <w:vAlign w:val="center"/>
          </w:tcPr>
          <w:p w14:paraId="55CC1473" w14:textId="77777777" w:rsidR="007D47F0" w:rsidRPr="00DC0E29" w:rsidRDefault="007D47F0" w:rsidP="001C1642">
            <w:pPr>
              <w:jc w:val="center"/>
            </w:pPr>
            <w:r w:rsidRPr="00DC0E29">
              <w:rPr>
                <w:rFonts w:ascii="Wingdings" w:eastAsia="Wingdings" w:hAnsi="Wingdings" w:cs="Wingdings"/>
              </w:rPr>
              <w:t></w:t>
            </w:r>
          </w:p>
        </w:tc>
      </w:tr>
    </w:tbl>
    <w:p w14:paraId="5EF6822A" w14:textId="77777777" w:rsidR="007D47F0" w:rsidRPr="003D2E8D" w:rsidRDefault="007D47F0" w:rsidP="007D47F0"/>
    <w:p w14:paraId="31EC79D9" w14:textId="77777777" w:rsidR="007D47F0" w:rsidRPr="003D2E8D" w:rsidRDefault="007D47F0" w:rsidP="007D47F0"/>
    <w:tbl>
      <w:tblPr>
        <w:tblW w:w="9634" w:type="dxa"/>
        <w:tblLook w:val="04A0" w:firstRow="1" w:lastRow="0" w:firstColumn="1" w:lastColumn="0" w:noHBand="0" w:noVBand="1"/>
      </w:tblPr>
      <w:tblGrid>
        <w:gridCol w:w="9634"/>
      </w:tblGrid>
      <w:tr w:rsidR="007D47F0" w:rsidRPr="003D2E8D" w14:paraId="43795778" w14:textId="77777777" w:rsidTr="001C1642">
        <w:trPr>
          <w:trHeight w:val="576"/>
        </w:trPr>
        <w:tc>
          <w:tcPr>
            <w:tcW w:w="963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80B4595" w14:textId="77777777" w:rsidR="007D47F0" w:rsidRPr="003D2E8D" w:rsidRDefault="007D47F0" w:rsidP="001C1642">
            <w:r w:rsidRPr="003D2E8D">
              <w:t xml:space="preserve">Je trouve les informations recueillies par </w:t>
            </w:r>
            <w:r>
              <w:t>FEEDIM</w:t>
            </w:r>
            <w:r w:rsidRPr="003D2E8D">
              <w:t xml:space="preserve"> fiables et dignes de confiance </w:t>
            </w:r>
          </w:p>
        </w:tc>
      </w:tr>
    </w:tbl>
    <w:tbl>
      <w:tblPr>
        <w:tblStyle w:val="TableGrid"/>
        <w:tblW w:w="9634" w:type="dxa"/>
        <w:tblLook w:val="04A0" w:firstRow="1" w:lastRow="0" w:firstColumn="1" w:lastColumn="0" w:noHBand="0" w:noVBand="1"/>
      </w:tblPr>
      <w:tblGrid>
        <w:gridCol w:w="1926"/>
        <w:gridCol w:w="1927"/>
        <w:gridCol w:w="1927"/>
        <w:gridCol w:w="1927"/>
        <w:gridCol w:w="1927"/>
      </w:tblGrid>
      <w:tr w:rsidR="007D47F0" w:rsidRPr="004A552A" w14:paraId="7D14E35B" w14:textId="77777777" w:rsidTr="001C1642">
        <w:trPr>
          <w:trHeight w:val="572"/>
        </w:trPr>
        <w:tc>
          <w:tcPr>
            <w:tcW w:w="1926" w:type="dxa"/>
          </w:tcPr>
          <w:p w14:paraId="211D777A"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027D57D8"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1D9FA8C0" w14:textId="77777777" w:rsidR="007D47F0" w:rsidRDefault="007D47F0" w:rsidP="001C1642">
            <w:pPr>
              <w:jc w:val="center"/>
              <w:rPr>
                <w:rFonts w:ascii="Arial Narrow" w:hAnsi="Arial Narrow"/>
              </w:rPr>
            </w:pPr>
          </w:p>
          <w:p w14:paraId="111998D5"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1E08EE03" w14:textId="77777777" w:rsidR="007D47F0" w:rsidRDefault="007D47F0" w:rsidP="001C1642">
            <w:pPr>
              <w:jc w:val="center"/>
              <w:rPr>
                <w:rFonts w:ascii="Arial Narrow" w:hAnsi="Arial Narrow"/>
              </w:rPr>
            </w:pPr>
          </w:p>
          <w:p w14:paraId="579F9945"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20C7BE0A" w14:textId="77777777" w:rsidR="007D47F0" w:rsidRDefault="007D47F0" w:rsidP="001C1642">
            <w:pPr>
              <w:jc w:val="center"/>
              <w:rPr>
                <w:rFonts w:ascii="Arial Narrow" w:hAnsi="Arial Narrow"/>
              </w:rPr>
            </w:pPr>
          </w:p>
          <w:p w14:paraId="29D25489"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0501C984"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309C73D8"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3BC01BCC" w14:textId="77777777" w:rsidTr="001C1642">
        <w:trPr>
          <w:trHeight w:val="552"/>
        </w:trPr>
        <w:tc>
          <w:tcPr>
            <w:tcW w:w="1926" w:type="dxa"/>
            <w:vAlign w:val="center"/>
          </w:tcPr>
          <w:p w14:paraId="25631B9D"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66270BC2"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02FAF463"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707E2472"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3249293F" w14:textId="77777777" w:rsidR="007D47F0" w:rsidRPr="003D2E8D" w:rsidRDefault="007D47F0" w:rsidP="001C1642">
            <w:pPr>
              <w:jc w:val="center"/>
            </w:pPr>
            <w:r w:rsidRPr="003D2E8D">
              <w:rPr>
                <w:rFonts w:ascii="Wingdings" w:eastAsia="Wingdings" w:hAnsi="Wingdings" w:cs="Wingdings"/>
              </w:rPr>
              <w:t></w:t>
            </w:r>
          </w:p>
        </w:tc>
      </w:tr>
    </w:tbl>
    <w:p w14:paraId="53F726A4" w14:textId="77777777" w:rsidR="007D47F0" w:rsidRPr="003D2E8D" w:rsidRDefault="007D47F0" w:rsidP="007D47F0"/>
    <w:tbl>
      <w:tblPr>
        <w:tblW w:w="9634" w:type="dxa"/>
        <w:tblLook w:val="04A0" w:firstRow="1" w:lastRow="0" w:firstColumn="1" w:lastColumn="0" w:noHBand="0" w:noVBand="1"/>
      </w:tblPr>
      <w:tblGrid>
        <w:gridCol w:w="9634"/>
      </w:tblGrid>
      <w:tr w:rsidR="007D47F0" w:rsidRPr="003D2E8D" w14:paraId="473A244C" w14:textId="77777777" w:rsidTr="001C1642">
        <w:trPr>
          <w:trHeight w:val="576"/>
        </w:trPr>
        <w:tc>
          <w:tcPr>
            <w:tcW w:w="963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4B9250FF" w14:textId="77777777" w:rsidR="007D47F0" w:rsidRPr="003D2E8D" w:rsidRDefault="007D47F0" w:rsidP="001C1642">
            <w:r w:rsidRPr="003D2E8D">
              <w:t xml:space="preserve">Je recommanderais </w:t>
            </w:r>
            <w:r>
              <w:t>FEEDIM</w:t>
            </w:r>
            <w:r w:rsidRPr="003D2E8D">
              <w:t xml:space="preserve"> à d’autres personnes </w:t>
            </w:r>
          </w:p>
        </w:tc>
      </w:tr>
    </w:tbl>
    <w:tbl>
      <w:tblPr>
        <w:tblStyle w:val="TableGrid"/>
        <w:tblW w:w="9634" w:type="dxa"/>
        <w:tblLook w:val="04A0" w:firstRow="1" w:lastRow="0" w:firstColumn="1" w:lastColumn="0" w:noHBand="0" w:noVBand="1"/>
      </w:tblPr>
      <w:tblGrid>
        <w:gridCol w:w="1926"/>
        <w:gridCol w:w="1927"/>
        <w:gridCol w:w="1927"/>
        <w:gridCol w:w="1927"/>
        <w:gridCol w:w="1927"/>
      </w:tblGrid>
      <w:tr w:rsidR="007D47F0" w:rsidRPr="004A552A" w14:paraId="2D87365E" w14:textId="77777777" w:rsidTr="001C1642">
        <w:trPr>
          <w:trHeight w:val="572"/>
        </w:trPr>
        <w:tc>
          <w:tcPr>
            <w:tcW w:w="1926" w:type="dxa"/>
          </w:tcPr>
          <w:p w14:paraId="1C8F5366" w14:textId="77777777" w:rsidR="007D47F0" w:rsidRPr="004A552A" w:rsidRDefault="007D47F0" w:rsidP="001C1642">
            <w:pPr>
              <w:jc w:val="center"/>
              <w:rPr>
                <w:rFonts w:ascii="Arial Narrow" w:hAnsi="Arial Narrow"/>
                <w:szCs w:val="20"/>
              </w:rPr>
            </w:pPr>
            <w:r w:rsidRPr="004A552A">
              <w:rPr>
                <w:rFonts w:ascii="Arial Narrow" w:hAnsi="Arial Narrow"/>
              </w:rPr>
              <w:t>Pas du tout d’accord</w:t>
            </w:r>
          </w:p>
          <w:p w14:paraId="417F3716" w14:textId="77777777" w:rsidR="007D47F0" w:rsidRPr="004A552A" w:rsidRDefault="007D47F0" w:rsidP="001C1642">
            <w:pPr>
              <w:jc w:val="center"/>
              <w:rPr>
                <w:rFonts w:ascii="Arial Narrow" w:hAnsi="Arial Narrow"/>
                <w:szCs w:val="20"/>
              </w:rPr>
            </w:pPr>
            <w:r w:rsidRPr="004A552A">
              <w:rPr>
                <w:rFonts w:ascii="Arial Narrow" w:hAnsi="Arial Narrow"/>
              </w:rPr>
              <w:t>1</w:t>
            </w:r>
          </w:p>
        </w:tc>
        <w:tc>
          <w:tcPr>
            <w:tcW w:w="1927" w:type="dxa"/>
          </w:tcPr>
          <w:p w14:paraId="48712853" w14:textId="77777777" w:rsidR="007D47F0" w:rsidRDefault="007D47F0" w:rsidP="001C1642">
            <w:pPr>
              <w:jc w:val="center"/>
              <w:rPr>
                <w:rFonts w:ascii="Arial Narrow" w:hAnsi="Arial Narrow"/>
              </w:rPr>
            </w:pPr>
          </w:p>
          <w:p w14:paraId="3824D01E" w14:textId="77777777" w:rsidR="007D47F0" w:rsidRPr="004A552A" w:rsidRDefault="007D47F0" w:rsidP="001C1642">
            <w:pPr>
              <w:jc w:val="center"/>
              <w:rPr>
                <w:rFonts w:ascii="Arial Narrow" w:hAnsi="Arial Narrow"/>
              </w:rPr>
            </w:pPr>
            <w:r w:rsidRPr="004A552A">
              <w:rPr>
                <w:rFonts w:ascii="Arial Narrow" w:hAnsi="Arial Narrow"/>
              </w:rPr>
              <w:t>2</w:t>
            </w:r>
          </w:p>
        </w:tc>
        <w:tc>
          <w:tcPr>
            <w:tcW w:w="1927" w:type="dxa"/>
          </w:tcPr>
          <w:p w14:paraId="7750F22D" w14:textId="77777777" w:rsidR="007D47F0" w:rsidRDefault="007D47F0" w:rsidP="001C1642">
            <w:pPr>
              <w:jc w:val="center"/>
              <w:rPr>
                <w:rFonts w:ascii="Arial Narrow" w:hAnsi="Arial Narrow"/>
              </w:rPr>
            </w:pPr>
          </w:p>
          <w:p w14:paraId="77679C09" w14:textId="77777777" w:rsidR="007D47F0" w:rsidRPr="004A552A" w:rsidRDefault="007D47F0" w:rsidP="001C1642">
            <w:pPr>
              <w:jc w:val="center"/>
              <w:rPr>
                <w:rFonts w:ascii="Arial Narrow" w:hAnsi="Arial Narrow"/>
              </w:rPr>
            </w:pPr>
            <w:r w:rsidRPr="004A552A">
              <w:rPr>
                <w:rFonts w:ascii="Arial Narrow" w:hAnsi="Arial Narrow"/>
              </w:rPr>
              <w:t>3</w:t>
            </w:r>
          </w:p>
        </w:tc>
        <w:tc>
          <w:tcPr>
            <w:tcW w:w="1927" w:type="dxa"/>
          </w:tcPr>
          <w:p w14:paraId="5CD9F07E" w14:textId="77777777" w:rsidR="007D47F0" w:rsidRDefault="007D47F0" w:rsidP="001C1642">
            <w:pPr>
              <w:jc w:val="center"/>
              <w:rPr>
                <w:rFonts w:ascii="Arial Narrow" w:hAnsi="Arial Narrow"/>
              </w:rPr>
            </w:pPr>
          </w:p>
          <w:p w14:paraId="2FEBE8EB" w14:textId="77777777" w:rsidR="007D47F0" w:rsidRPr="004A552A" w:rsidRDefault="007D47F0" w:rsidP="001C1642">
            <w:pPr>
              <w:jc w:val="center"/>
              <w:rPr>
                <w:rFonts w:ascii="Arial Narrow" w:hAnsi="Arial Narrow"/>
              </w:rPr>
            </w:pPr>
            <w:r w:rsidRPr="004A552A">
              <w:rPr>
                <w:rFonts w:ascii="Arial Narrow" w:hAnsi="Arial Narrow"/>
              </w:rPr>
              <w:t>4</w:t>
            </w:r>
          </w:p>
        </w:tc>
        <w:tc>
          <w:tcPr>
            <w:tcW w:w="1927" w:type="dxa"/>
          </w:tcPr>
          <w:p w14:paraId="08533C5E" w14:textId="77777777" w:rsidR="007D47F0" w:rsidRPr="004A552A" w:rsidRDefault="007D47F0" w:rsidP="001C1642">
            <w:pPr>
              <w:jc w:val="center"/>
              <w:rPr>
                <w:rFonts w:ascii="Arial Narrow" w:hAnsi="Arial Narrow"/>
                <w:szCs w:val="20"/>
              </w:rPr>
            </w:pPr>
            <w:r w:rsidRPr="004A552A">
              <w:rPr>
                <w:rFonts w:ascii="Arial Narrow" w:hAnsi="Arial Narrow"/>
              </w:rPr>
              <w:t>Tout à fait d’accord</w:t>
            </w:r>
          </w:p>
          <w:p w14:paraId="7C3F9013" w14:textId="77777777" w:rsidR="007D47F0" w:rsidRPr="004A552A" w:rsidRDefault="007D47F0" w:rsidP="001C1642">
            <w:pPr>
              <w:jc w:val="center"/>
              <w:rPr>
                <w:rFonts w:ascii="Arial Narrow" w:hAnsi="Arial Narrow"/>
                <w:szCs w:val="20"/>
              </w:rPr>
            </w:pPr>
            <w:r w:rsidRPr="004A552A">
              <w:rPr>
                <w:rFonts w:ascii="Arial Narrow" w:hAnsi="Arial Narrow"/>
              </w:rPr>
              <w:t>5</w:t>
            </w:r>
          </w:p>
        </w:tc>
      </w:tr>
      <w:tr w:rsidR="007D47F0" w:rsidRPr="003D2E8D" w14:paraId="67CBD74B" w14:textId="77777777" w:rsidTr="001C1642">
        <w:trPr>
          <w:trHeight w:val="552"/>
        </w:trPr>
        <w:tc>
          <w:tcPr>
            <w:tcW w:w="1926" w:type="dxa"/>
            <w:vAlign w:val="center"/>
          </w:tcPr>
          <w:p w14:paraId="373D8B97"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4F20F8B8"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3EF29504"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7B4BA30D" w14:textId="77777777" w:rsidR="007D47F0" w:rsidRPr="003D2E8D" w:rsidRDefault="007D47F0" w:rsidP="001C1642">
            <w:pPr>
              <w:jc w:val="center"/>
            </w:pPr>
            <w:r w:rsidRPr="003D2E8D">
              <w:rPr>
                <w:rFonts w:ascii="Wingdings" w:eastAsia="Wingdings" w:hAnsi="Wingdings" w:cs="Wingdings"/>
              </w:rPr>
              <w:t></w:t>
            </w:r>
          </w:p>
        </w:tc>
        <w:tc>
          <w:tcPr>
            <w:tcW w:w="1927" w:type="dxa"/>
            <w:vAlign w:val="center"/>
          </w:tcPr>
          <w:p w14:paraId="1FBB1971" w14:textId="77777777" w:rsidR="007D47F0" w:rsidRPr="003D2E8D" w:rsidRDefault="007D47F0" w:rsidP="001C1642">
            <w:pPr>
              <w:jc w:val="center"/>
            </w:pPr>
            <w:r w:rsidRPr="003D2E8D">
              <w:rPr>
                <w:rFonts w:ascii="Wingdings" w:eastAsia="Wingdings" w:hAnsi="Wingdings" w:cs="Wingdings"/>
              </w:rPr>
              <w:t></w:t>
            </w:r>
          </w:p>
        </w:tc>
      </w:tr>
    </w:tbl>
    <w:p w14:paraId="120F50E2" w14:textId="77777777" w:rsidR="007D47F0" w:rsidRPr="003D2E8D" w:rsidRDefault="007D47F0" w:rsidP="007D47F0"/>
    <w:tbl>
      <w:tblPr>
        <w:tblW w:w="9634" w:type="dxa"/>
        <w:tblLook w:val="04A0" w:firstRow="1" w:lastRow="0" w:firstColumn="1" w:lastColumn="0" w:noHBand="0" w:noVBand="1"/>
      </w:tblPr>
      <w:tblGrid>
        <w:gridCol w:w="9634"/>
      </w:tblGrid>
      <w:tr w:rsidR="007D47F0" w:rsidRPr="003D2E8D" w14:paraId="13331F36" w14:textId="77777777" w:rsidTr="001C1642">
        <w:trPr>
          <w:trHeight w:val="297"/>
        </w:trPr>
        <w:tc>
          <w:tcPr>
            <w:tcW w:w="963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09EB282" w14:textId="77777777" w:rsidR="007D47F0" w:rsidRPr="003D2E8D" w:rsidRDefault="007D47F0" w:rsidP="001C1642">
            <w:r w:rsidRPr="003D2E8D">
              <w:t xml:space="preserve">Ce que j’aime le plus chez </w:t>
            </w:r>
            <w:r>
              <w:t>FEEDIM</w:t>
            </w:r>
            <w:r w:rsidRPr="003D2E8D">
              <w:t xml:space="preserve"> est… </w:t>
            </w:r>
          </w:p>
        </w:tc>
      </w:tr>
      <w:tr w:rsidR="007D47F0" w:rsidRPr="003D2E8D" w14:paraId="7DDCD150" w14:textId="77777777" w:rsidTr="001C1642">
        <w:trPr>
          <w:trHeight w:val="1550"/>
        </w:trPr>
        <w:tc>
          <w:tcPr>
            <w:tcW w:w="9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41295E" w14:textId="77777777" w:rsidR="007D47F0" w:rsidRPr="003D2E8D" w:rsidRDefault="007D47F0" w:rsidP="001C1642"/>
        </w:tc>
      </w:tr>
    </w:tbl>
    <w:p w14:paraId="1B56E5EC" w14:textId="77777777" w:rsidR="007D47F0" w:rsidRPr="003D2E8D" w:rsidRDefault="007D47F0" w:rsidP="007D47F0"/>
    <w:tbl>
      <w:tblPr>
        <w:tblW w:w="9634" w:type="dxa"/>
        <w:tblLook w:val="04A0" w:firstRow="1" w:lastRow="0" w:firstColumn="1" w:lastColumn="0" w:noHBand="0" w:noVBand="1"/>
      </w:tblPr>
      <w:tblGrid>
        <w:gridCol w:w="9634"/>
      </w:tblGrid>
      <w:tr w:rsidR="007D47F0" w:rsidRPr="003D2E8D" w14:paraId="18D1927B" w14:textId="77777777" w:rsidTr="001C1642">
        <w:trPr>
          <w:trHeight w:val="360"/>
        </w:trPr>
        <w:tc>
          <w:tcPr>
            <w:tcW w:w="9634" w:type="dxa"/>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6FBF4BF3" w14:textId="77777777" w:rsidR="007D47F0" w:rsidRPr="003D2E8D" w:rsidRDefault="007D47F0" w:rsidP="001C1642">
            <w:r w:rsidRPr="003D2E8D">
              <w:t xml:space="preserve">Ce que j’aime le moins chez </w:t>
            </w:r>
            <w:r>
              <w:t>FEEDIM</w:t>
            </w:r>
            <w:r w:rsidRPr="003D2E8D">
              <w:t xml:space="preserve"> est… </w:t>
            </w:r>
          </w:p>
        </w:tc>
      </w:tr>
      <w:tr w:rsidR="007D47F0" w:rsidRPr="003D2E8D" w14:paraId="37E67104" w14:textId="77777777" w:rsidTr="001C1642">
        <w:trPr>
          <w:trHeight w:val="1741"/>
        </w:trPr>
        <w:tc>
          <w:tcPr>
            <w:tcW w:w="9634"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AED2D0F" w14:textId="77777777" w:rsidR="007D47F0" w:rsidRPr="003D2E8D" w:rsidRDefault="007D47F0" w:rsidP="001C1642"/>
        </w:tc>
      </w:tr>
    </w:tbl>
    <w:p w14:paraId="1E8A74C1" w14:textId="77777777" w:rsidR="007D47F0" w:rsidDel="00752F1C" w:rsidRDefault="007D47F0" w:rsidP="007D47F0">
      <w:pPr>
        <w:rPr>
          <w:del w:id="211" w:author="Jean Claude havaux" w:date="2023-11-21T09:52:00Z"/>
          <w:lang w:eastAsia="fr-FR"/>
        </w:rPr>
      </w:pPr>
    </w:p>
    <w:p w14:paraId="0455359E" w14:textId="77777777" w:rsidR="007D47F0" w:rsidRPr="00752F1C" w:rsidRDefault="007D47F0" w:rsidP="00752F1C">
      <w:pPr>
        <w:rPr>
          <w:lang w:val="fr-BE"/>
        </w:rPr>
        <w:pPrChange w:id="212" w:author="Jean Claude havaux" w:date="2023-11-21T09:52:00Z">
          <w:pPr>
            <w:pStyle w:val="ListParagraph"/>
          </w:pPr>
        </w:pPrChange>
      </w:pPr>
    </w:p>
    <w:p w14:paraId="319A156E" w14:textId="77777777" w:rsidR="006F13F0" w:rsidRPr="00575FBE" w:rsidRDefault="006F13F0" w:rsidP="00713C45">
      <w:pPr>
        <w:pStyle w:val="ListParagraph"/>
        <w:rPr>
          <w:lang w:val="fr-FR"/>
        </w:rPr>
      </w:pPr>
    </w:p>
    <w:p w14:paraId="2EC75E51" w14:textId="6122CFEE" w:rsidR="006F13F0" w:rsidRPr="00713C45" w:rsidRDefault="006F13F0" w:rsidP="00713C45">
      <w:pPr>
        <w:pStyle w:val="ListParagraph"/>
        <w:rPr>
          <w:lang w:val="en-US"/>
        </w:rPr>
      </w:pPr>
      <w:r>
        <w:rPr>
          <w:lang w:val="en-US"/>
        </w:rPr>
        <w:t xml:space="preserve">For </w:t>
      </w:r>
      <w:proofErr w:type="spellStart"/>
      <w:r>
        <w:rPr>
          <w:lang w:val="en-US"/>
        </w:rPr>
        <w:t>Scorso</w:t>
      </w:r>
      <w:proofErr w:type="spellEnd"/>
      <w:r>
        <w:rPr>
          <w:lang w:val="en-US"/>
        </w:rPr>
        <w:t>, the survey will be done at the end of the study (15</w:t>
      </w:r>
      <w:r w:rsidRPr="006F13F0">
        <w:rPr>
          <w:vertAlign w:val="superscript"/>
          <w:lang w:val="en-US"/>
        </w:rPr>
        <w:t>th</w:t>
      </w:r>
      <w:r>
        <w:rPr>
          <w:lang w:val="en-US"/>
        </w:rPr>
        <w:t xml:space="preserve"> month).</w:t>
      </w:r>
    </w:p>
    <w:sectPr w:rsidR="006F13F0" w:rsidRPr="00713C4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Christèle Freychet" w:date="2023-11-09T16:00:00Z" w:initials="CFR">
    <w:p w14:paraId="6F79F572" w14:textId="77777777" w:rsidR="001A1CAB" w:rsidRDefault="001A1CAB" w:rsidP="001D5C0D">
      <w:pPr>
        <w:pStyle w:val="CommentText"/>
      </w:pPr>
      <w:r>
        <w:rPr>
          <w:rStyle w:val="CommentReference"/>
        </w:rPr>
        <w:annotationRef/>
      </w:r>
      <w:r>
        <w:rPr>
          <w:lang w:val="fr-BE"/>
        </w:rPr>
        <w:t>To be confirmed</w:t>
      </w:r>
    </w:p>
  </w:comment>
  <w:comment w:id="18" w:author="Christèle Freychet" w:date="2023-11-09T16:06:00Z" w:initials="CFR">
    <w:p w14:paraId="3CB0AA75" w14:textId="77777777" w:rsidR="005F0EEF" w:rsidRDefault="005F0EEF" w:rsidP="000F6510">
      <w:pPr>
        <w:pStyle w:val="CommentText"/>
      </w:pPr>
      <w:r>
        <w:rPr>
          <w:rStyle w:val="CommentReference"/>
        </w:rPr>
        <w:annotationRef/>
      </w:r>
      <w:r>
        <w:rPr>
          <w:lang w:val="fr-BE"/>
        </w:rPr>
        <w:t>A expliquer</w:t>
      </w:r>
    </w:p>
  </w:comment>
  <w:comment w:id="19" w:author="Christèle Freychet" w:date="2023-11-09T16:07:00Z" w:initials="CFR">
    <w:p w14:paraId="06DE62A2" w14:textId="77777777" w:rsidR="005F0EEF" w:rsidRDefault="005F0EEF" w:rsidP="00B4044C">
      <w:pPr>
        <w:pStyle w:val="CommentText"/>
      </w:pPr>
      <w:r>
        <w:rPr>
          <w:rStyle w:val="CommentReference"/>
        </w:rPr>
        <w:annotationRef/>
      </w:r>
      <w:r>
        <w:rPr>
          <w:lang w:val="fr-BE"/>
        </w:rPr>
        <w:t>A expliquer</w:t>
      </w:r>
    </w:p>
  </w:comment>
  <w:comment w:id="26" w:author="Christèle Freychet" w:date="2023-11-09T16:05:00Z" w:initials="CFR">
    <w:p w14:paraId="67A535CB" w14:textId="0DDBF347" w:rsidR="005C4768" w:rsidRDefault="005C4768" w:rsidP="005C38FF">
      <w:pPr>
        <w:pStyle w:val="CommentText"/>
      </w:pPr>
      <w:r>
        <w:rPr>
          <w:rStyle w:val="CommentReference"/>
        </w:rPr>
        <w:annotationRef/>
      </w:r>
      <w:r>
        <w:rPr>
          <w:lang w:val="fr-BE"/>
        </w:rPr>
        <w:t>À expliquer</w:t>
      </w:r>
    </w:p>
  </w:comment>
  <w:comment w:id="32" w:author="Christèle Freychet" w:date="2023-11-09T16:09:00Z" w:initials="CFR">
    <w:p w14:paraId="49604F32" w14:textId="77777777" w:rsidR="00E47F65" w:rsidRDefault="00E47F65" w:rsidP="008A206D">
      <w:pPr>
        <w:pStyle w:val="CommentText"/>
      </w:pPr>
      <w:r>
        <w:rPr>
          <w:rStyle w:val="CommentReference"/>
        </w:rPr>
        <w:annotationRef/>
      </w:r>
      <w:r>
        <w:rPr>
          <w:lang w:val="fr-BE"/>
        </w:rPr>
        <w:t>Not sure I understand</w:t>
      </w:r>
    </w:p>
  </w:comment>
  <w:comment w:id="35" w:author="Christèle Freychet" w:date="2023-11-09T16:17:00Z" w:initials="CFR">
    <w:p w14:paraId="6EA887B4" w14:textId="77777777" w:rsidR="00DB0F3A" w:rsidRDefault="00DB0F3A" w:rsidP="005D3CBF">
      <w:pPr>
        <w:pStyle w:val="CommentText"/>
      </w:pPr>
      <w:r>
        <w:rPr>
          <w:rStyle w:val="CommentReference"/>
        </w:rPr>
        <w:annotationRef/>
      </w:r>
      <w:r>
        <w:rPr>
          <w:lang w:val="fr-BE"/>
        </w:rPr>
        <w:t xml:space="preserve">On parle de l'utilisation des pompes par les infirmières ou de la gestion technique des pompes </w:t>
      </w:r>
    </w:p>
  </w:comment>
  <w:comment w:id="37" w:author="Christèle Freychet" w:date="2023-11-09T16:16:00Z" w:initials="CFR">
    <w:p w14:paraId="627223ED" w14:textId="11A18056" w:rsidR="008C183F" w:rsidRDefault="008C183F" w:rsidP="002B218B">
      <w:pPr>
        <w:pStyle w:val="CommentText"/>
      </w:pPr>
      <w:r>
        <w:rPr>
          <w:rStyle w:val="CommentReference"/>
        </w:rPr>
        <w:annotationRef/>
      </w:r>
      <w:r>
        <w:rPr>
          <w:lang w:val="fr-BE"/>
        </w:rPr>
        <w:t xml:space="preserve">Pourquoi veut-on entrer dans cette discussion clinique ? </w:t>
      </w:r>
    </w:p>
  </w:comment>
  <w:comment w:id="48" w:author="Christèle Freychet" w:date="2023-11-09T16:21:00Z" w:initials="CFR">
    <w:p w14:paraId="22CD9B89" w14:textId="77777777" w:rsidR="000E5AC9" w:rsidRDefault="000E5AC9" w:rsidP="00060EE5">
      <w:pPr>
        <w:pStyle w:val="CommentText"/>
      </w:pPr>
      <w:r>
        <w:rPr>
          <w:rStyle w:val="CommentReference"/>
        </w:rPr>
        <w:annotationRef/>
      </w:r>
      <w:r>
        <w:rPr>
          <w:lang w:val="fr-BE"/>
        </w:rPr>
        <w:t>Not sure I understand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F79F572" w15:done="0"/>
  <w15:commentEx w15:paraId="3CB0AA75" w15:done="0"/>
  <w15:commentEx w15:paraId="06DE62A2" w15:done="0"/>
  <w15:commentEx w15:paraId="67A535CB" w15:done="0"/>
  <w15:commentEx w15:paraId="49604F32" w15:done="0"/>
  <w15:commentEx w15:paraId="6EA887B4" w15:done="0"/>
  <w15:commentEx w15:paraId="627223ED" w15:done="0"/>
  <w15:commentEx w15:paraId="22CD9B8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A86DDA0" w16cex:dateUtc="2023-11-09T15:00:00Z"/>
  <w16cex:commentExtensible w16cex:durableId="6AF79465" w16cex:dateUtc="2023-11-09T15:06:00Z"/>
  <w16cex:commentExtensible w16cex:durableId="4CD1D7E7" w16cex:dateUtc="2023-11-09T15:07:00Z"/>
  <w16cex:commentExtensible w16cex:durableId="4C1A8B52" w16cex:dateUtc="2023-11-09T15:05:00Z"/>
  <w16cex:commentExtensible w16cex:durableId="345A3E5C" w16cex:dateUtc="2023-11-09T15:09:00Z"/>
  <w16cex:commentExtensible w16cex:durableId="3A8DA678" w16cex:dateUtc="2023-11-09T15:17:00Z"/>
  <w16cex:commentExtensible w16cex:durableId="1534734B" w16cex:dateUtc="2023-11-09T15:16:00Z"/>
  <w16cex:commentExtensible w16cex:durableId="710AE430" w16cex:dateUtc="2023-11-09T15: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F79F572" w16cid:durableId="7A86DDA0"/>
  <w16cid:commentId w16cid:paraId="3CB0AA75" w16cid:durableId="6AF79465"/>
  <w16cid:commentId w16cid:paraId="06DE62A2" w16cid:durableId="4CD1D7E7"/>
  <w16cid:commentId w16cid:paraId="67A535CB" w16cid:durableId="4C1A8B52"/>
  <w16cid:commentId w16cid:paraId="49604F32" w16cid:durableId="345A3E5C"/>
  <w16cid:commentId w16cid:paraId="6EA887B4" w16cid:durableId="3A8DA678"/>
  <w16cid:commentId w16cid:paraId="627223ED" w16cid:durableId="1534734B"/>
  <w16cid:commentId w16cid:paraId="22CD9B89" w16cid:durableId="710AE4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A4EF0" w14:textId="77777777" w:rsidR="0068003F" w:rsidRDefault="0068003F" w:rsidP="00C54D08">
      <w:r>
        <w:separator/>
      </w:r>
    </w:p>
  </w:endnote>
  <w:endnote w:type="continuationSeparator" w:id="0">
    <w:p w14:paraId="5F962B5B" w14:textId="77777777" w:rsidR="0068003F" w:rsidRDefault="0068003F" w:rsidP="00C54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Gras">
    <w:altName w:val="Arial"/>
    <w:panose1 w:val="020B0604020202020204"/>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515D6" w14:textId="1C3DCF14" w:rsidR="000C5C5E" w:rsidRDefault="00000000" w:rsidP="00F46424">
    <w:pPr>
      <w:pStyle w:val="Footer"/>
      <w:spacing w:after="0"/>
    </w:pPr>
    <w:r w:rsidRPr="001813C4">
      <w:rPr>
        <w:lang w:val="fr-BE"/>
      </w:rPr>
      <w:tab/>
    </w:r>
    <w:r w:rsidRPr="001813C4">
      <w:rPr>
        <w:lang w:val="fr-BE"/>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13A26A" w14:textId="77777777" w:rsidR="0068003F" w:rsidRDefault="0068003F" w:rsidP="00C54D08">
      <w:r>
        <w:separator/>
      </w:r>
    </w:p>
  </w:footnote>
  <w:footnote w:type="continuationSeparator" w:id="0">
    <w:p w14:paraId="0A9C3E39" w14:textId="77777777" w:rsidR="0068003F" w:rsidRDefault="0068003F" w:rsidP="00C54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DE2D6" w14:textId="47178D3C" w:rsidR="000C5C5E" w:rsidRPr="001C389A" w:rsidRDefault="00000000" w:rsidP="00FD5637">
    <w:pPr>
      <w:pStyle w:val="Header"/>
      <w:jc w:val="right"/>
      <w:rPr>
        <w:b/>
        <w:i/>
        <w:color w:val="595959"/>
      </w:rP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885D36"/>
    <w:multiLevelType w:val="multilevel"/>
    <w:tmpl w:val="8B6E5F5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62FD4234"/>
    <w:multiLevelType w:val="hybridMultilevel"/>
    <w:tmpl w:val="F9085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4D4DBD"/>
    <w:multiLevelType w:val="hybridMultilevel"/>
    <w:tmpl w:val="46DE11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3F3ED0"/>
    <w:multiLevelType w:val="multilevel"/>
    <w:tmpl w:val="072C8116"/>
    <w:lvl w:ilvl="0">
      <w:start w:val="2"/>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cs="Times New Roman" w:hint="default"/>
        <w:i w:val="0"/>
        <w:iC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 w15:restartNumberingAfterBreak="0">
    <w:nsid w:val="7CB323DA"/>
    <w:multiLevelType w:val="hybridMultilevel"/>
    <w:tmpl w:val="78C23F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3588288">
    <w:abstractNumId w:val="2"/>
  </w:num>
  <w:num w:numId="2" w16cid:durableId="141583688">
    <w:abstractNumId w:val="4"/>
  </w:num>
  <w:num w:numId="3" w16cid:durableId="46607131">
    <w:abstractNumId w:val="1"/>
  </w:num>
  <w:num w:numId="4" w16cid:durableId="1618901946">
    <w:abstractNumId w:val="3"/>
  </w:num>
  <w:num w:numId="5" w16cid:durableId="691344324">
    <w:abstractNumId w:val="0"/>
  </w:num>
  <w:num w:numId="6" w16cid:durableId="12921318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ristèle Freychet">
    <w15:presenceInfo w15:providerId="None" w15:userId="Christèle Freychet"/>
  </w15:person>
  <w15:person w15:author="Jean Claude havaux">
    <w15:presenceInfo w15:providerId="Windows Live" w15:userId="3b7b8275b8facb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proofState w:spelling="clean" w:grammar="clean"/>
  <w:trackRevisions/>
  <w:defaultTabStop w:val="720"/>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B8B"/>
    <w:rsid w:val="00011842"/>
    <w:rsid w:val="00054BAE"/>
    <w:rsid w:val="000C5C5E"/>
    <w:rsid w:val="000D30C9"/>
    <w:rsid w:val="000E5AC9"/>
    <w:rsid w:val="00105030"/>
    <w:rsid w:val="001A1CAB"/>
    <w:rsid w:val="001E1688"/>
    <w:rsid w:val="0020565E"/>
    <w:rsid w:val="00296EB1"/>
    <w:rsid w:val="002D4650"/>
    <w:rsid w:val="002F6566"/>
    <w:rsid w:val="00410760"/>
    <w:rsid w:val="00470CAE"/>
    <w:rsid w:val="004772B9"/>
    <w:rsid w:val="00570B44"/>
    <w:rsid w:val="00575FBE"/>
    <w:rsid w:val="005919FD"/>
    <w:rsid w:val="005C4768"/>
    <w:rsid w:val="005F0EEF"/>
    <w:rsid w:val="0066691C"/>
    <w:rsid w:val="0068003F"/>
    <w:rsid w:val="006A5E00"/>
    <w:rsid w:val="006B060B"/>
    <w:rsid w:val="006B06D0"/>
    <w:rsid w:val="006F13F0"/>
    <w:rsid w:val="00713C45"/>
    <w:rsid w:val="00727AC1"/>
    <w:rsid w:val="00752F1C"/>
    <w:rsid w:val="007C5AF6"/>
    <w:rsid w:val="007D47F0"/>
    <w:rsid w:val="008A511D"/>
    <w:rsid w:val="008C183F"/>
    <w:rsid w:val="00905DD6"/>
    <w:rsid w:val="00905F1E"/>
    <w:rsid w:val="0091547F"/>
    <w:rsid w:val="00977EF4"/>
    <w:rsid w:val="00AA086F"/>
    <w:rsid w:val="00AC50D9"/>
    <w:rsid w:val="00AE0DAF"/>
    <w:rsid w:val="00AE5FD0"/>
    <w:rsid w:val="00B72DE0"/>
    <w:rsid w:val="00C54D08"/>
    <w:rsid w:val="00CE6E68"/>
    <w:rsid w:val="00DB0F3A"/>
    <w:rsid w:val="00E305C9"/>
    <w:rsid w:val="00E47F65"/>
    <w:rsid w:val="00E91B8B"/>
    <w:rsid w:val="00F52152"/>
    <w:rsid w:val="00F83223"/>
    <w:rsid w:val="00FC3831"/>
  </w:rsids>
  <m:mathPr>
    <m:mathFont m:val="Cambria Math"/>
    <m:brkBin m:val="before"/>
    <m:brkBinSub m:val="--"/>
    <m:smallFrac m:val="0"/>
    <m:dispDef/>
    <m:lMargin m:val="0"/>
    <m:rMargin m:val="0"/>
    <m:defJc m:val="centerGroup"/>
    <m:wrapIndent m:val="1440"/>
    <m:intLim m:val="subSup"/>
    <m:naryLim m:val="undOvr"/>
  </m:mathPr>
  <w:themeFontLang w:val="en-B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39B52"/>
  <w15:chartTrackingRefBased/>
  <w15:docId w15:val="{9397B13A-F4E7-1142-BAFE-FC37F3218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BE"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91B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1,List Paragraph1,Liste Niveau 1"/>
    <w:basedOn w:val="Normal"/>
    <w:link w:val="ListParagraphChar"/>
    <w:uiPriority w:val="34"/>
    <w:qFormat/>
    <w:rsid w:val="00B72DE0"/>
    <w:pPr>
      <w:ind w:left="720"/>
      <w:contextualSpacing/>
    </w:pPr>
  </w:style>
  <w:style w:type="paragraph" w:styleId="Revision">
    <w:name w:val="Revision"/>
    <w:hidden/>
    <w:uiPriority w:val="99"/>
    <w:semiHidden/>
    <w:rsid w:val="00F83223"/>
  </w:style>
  <w:style w:type="character" w:styleId="CommentReference">
    <w:name w:val="annotation reference"/>
    <w:basedOn w:val="DefaultParagraphFont"/>
    <w:uiPriority w:val="99"/>
    <w:semiHidden/>
    <w:unhideWhenUsed/>
    <w:rsid w:val="001A1CAB"/>
    <w:rPr>
      <w:sz w:val="16"/>
      <w:szCs w:val="16"/>
    </w:rPr>
  </w:style>
  <w:style w:type="paragraph" w:styleId="CommentText">
    <w:name w:val="annotation text"/>
    <w:basedOn w:val="Normal"/>
    <w:link w:val="CommentTextChar"/>
    <w:uiPriority w:val="99"/>
    <w:unhideWhenUsed/>
    <w:rsid w:val="001A1CAB"/>
    <w:rPr>
      <w:sz w:val="20"/>
      <w:szCs w:val="20"/>
    </w:rPr>
  </w:style>
  <w:style w:type="character" w:customStyle="1" w:styleId="CommentTextChar">
    <w:name w:val="Comment Text Char"/>
    <w:basedOn w:val="DefaultParagraphFont"/>
    <w:link w:val="CommentText"/>
    <w:uiPriority w:val="99"/>
    <w:rsid w:val="001A1CAB"/>
    <w:rPr>
      <w:sz w:val="20"/>
      <w:szCs w:val="20"/>
    </w:rPr>
  </w:style>
  <w:style w:type="paragraph" w:styleId="CommentSubject">
    <w:name w:val="annotation subject"/>
    <w:basedOn w:val="CommentText"/>
    <w:next w:val="CommentText"/>
    <w:link w:val="CommentSubjectChar"/>
    <w:uiPriority w:val="99"/>
    <w:semiHidden/>
    <w:unhideWhenUsed/>
    <w:rsid w:val="001A1CAB"/>
    <w:rPr>
      <w:b/>
      <w:bCs/>
    </w:rPr>
  </w:style>
  <w:style w:type="character" w:customStyle="1" w:styleId="CommentSubjectChar">
    <w:name w:val="Comment Subject Char"/>
    <w:basedOn w:val="CommentTextChar"/>
    <w:link w:val="CommentSubject"/>
    <w:uiPriority w:val="99"/>
    <w:semiHidden/>
    <w:rsid w:val="001A1CAB"/>
    <w:rPr>
      <w:b/>
      <w:bCs/>
      <w:sz w:val="20"/>
      <w:szCs w:val="20"/>
    </w:rPr>
  </w:style>
  <w:style w:type="paragraph" w:styleId="Header">
    <w:name w:val="header"/>
    <w:basedOn w:val="Normal"/>
    <w:link w:val="HeaderChar"/>
    <w:unhideWhenUsed/>
    <w:rsid w:val="007D47F0"/>
    <w:pPr>
      <w:tabs>
        <w:tab w:val="center" w:pos="4536"/>
        <w:tab w:val="right" w:pos="9072"/>
      </w:tabs>
      <w:spacing w:after="200" w:line="276" w:lineRule="auto"/>
    </w:pPr>
    <w:rPr>
      <w:rFonts w:ascii="Calibri" w:eastAsia="Calibri" w:hAnsi="Calibri" w:cs="Times New Roman"/>
      <w:kern w:val="0"/>
      <w:sz w:val="22"/>
      <w:szCs w:val="22"/>
      <w:lang w:val="fr-FR" w:eastAsia="en-US"/>
      <w14:ligatures w14:val="none"/>
    </w:rPr>
  </w:style>
  <w:style w:type="character" w:customStyle="1" w:styleId="HeaderChar">
    <w:name w:val="Header Char"/>
    <w:basedOn w:val="DefaultParagraphFont"/>
    <w:link w:val="Header"/>
    <w:rsid w:val="007D47F0"/>
    <w:rPr>
      <w:rFonts w:ascii="Calibri" w:eastAsia="Calibri" w:hAnsi="Calibri" w:cs="Times New Roman"/>
      <w:kern w:val="0"/>
      <w:sz w:val="22"/>
      <w:szCs w:val="22"/>
      <w:lang w:val="fr-FR" w:eastAsia="en-US"/>
      <w14:ligatures w14:val="none"/>
    </w:rPr>
  </w:style>
  <w:style w:type="paragraph" w:styleId="Footer">
    <w:name w:val="footer"/>
    <w:basedOn w:val="Normal"/>
    <w:link w:val="FooterChar"/>
    <w:unhideWhenUsed/>
    <w:rsid w:val="007D47F0"/>
    <w:pPr>
      <w:tabs>
        <w:tab w:val="center" w:pos="4536"/>
        <w:tab w:val="right" w:pos="9072"/>
      </w:tabs>
      <w:spacing w:after="200" w:line="276" w:lineRule="auto"/>
    </w:pPr>
    <w:rPr>
      <w:rFonts w:ascii="Calibri" w:eastAsia="Calibri" w:hAnsi="Calibri" w:cs="Times New Roman"/>
      <w:kern w:val="0"/>
      <w:sz w:val="22"/>
      <w:szCs w:val="22"/>
      <w:lang w:val="fr-FR" w:eastAsia="en-US"/>
      <w14:ligatures w14:val="none"/>
    </w:rPr>
  </w:style>
  <w:style w:type="character" w:customStyle="1" w:styleId="FooterChar">
    <w:name w:val="Footer Char"/>
    <w:basedOn w:val="DefaultParagraphFont"/>
    <w:link w:val="Footer"/>
    <w:rsid w:val="007D47F0"/>
    <w:rPr>
      <w:rFonts w:ascii="Calibri" w:eastAsia="Calibri" w:hAnsi="Calibri" w:cs="Times New Roman"/>
      <w:kern w:val="0"/>
      <w:sz w:val="22"/>
      <w:szCs w:val="22"/>
      <w:lang w:val="fr-FR" w:eastAsia="en-US"/>
      <w14:ligatures w14:val="none"/>
    </w:rPr>
  </w:style>
  <w:style w:type="paragraph" w:styleId="Caption">
    <w:name w:val="caption"/>
    <w:basedOn w:val="Normal"/>
    <w:next w:val="Normal"/>
    <w:uiPriority w:val="35"/>
    <w:unhideWhenUsed/>
    <w:qFormat/>
    <w:rsid w:val="007D47F0"/>
    <w:pPr>
      <w:spacing w:after="200"/>
    </w:pPr>
    <w:rPr>
      <w:rFonts w:ascii="Calibri" w:eastAsia="Calibri" w:hAnsi="Calibri" w:cs="Times New Roman"/>
      <w:b/>
      <w:bCs/>
      <w:color w:val="4472C4" w:themeColor="accent1"/>
      <w:kern w:val="0"/>
      <w:sz w:val="18"/>
      <w:szCs w:val="18"/>
      <w:lang w:val="fr-FR" w:eastAsia="en-US"/>
      <w14:ligatures w14:val="none"/>
    </w:rPr>
  </w:style>
  <w:style w:type="character" w:customStyle="1" w:styleId="ListParagraphChar">
    <w:name w:val="List Paragraph Char"/>
    <w:aliases w:val="Bullet 1 Char,List Paragraph1 Char,Liste Niveau 1 Char"/>
    <w:basedOn w:val="DefaultParagraphFont"/>
    <w:link w:val="ListParagraph"/>
    <w:uiPriority w:val="34"/>
    <w:locked/>
    <w:rsid w:val="007D47F0"/>
  </w:style>
  <w:style w:type="character" w:customStyle="1" w:styleId="Aucun">
    <w:name w:val="Aucun"/>
    <w:rsid w:val="007D4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emf"/><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7A8DE40EB5CA54A94A7300EFAC0E23D" ma:contentTypeVersion="23" ma:contentTypeDescription="Crée un document." ma:contentTypeScope="" ma:versionID="120e48c8f0da2fbcb0f0fb57e68b0bad">
  <xsd:schema xmlns:xsd="http://www.w3.org/2001/XMLSchema" xmlns:xs="http://www.w3.org/2001/XMLSchema" xmlns:p="http://schemas.microsoft.com/office/2006/metadata/properties" xmlns:ns2="243e5e7c-de05-4ab9-bf0c-c329e68c3011" xmlns:ns3="19de1269-ede0-4812-93bf-ea832dfb783d" targetNamespace="http://schemas.microsoft.com/office/2006/metadata/properties" ma:root="true" ma:fieldsID="79afa455823e16f0f9d30e41a212dcd3" ns2:_="" ns3:_="">
    <xsd:import namespace="243e5e7c-de05-4ab9-bf0c-c329e68c3011"/>
    <xsd:import namespace="19de1269-ede0-4812-93bf-ea832dfb783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3:TaxCatchAll" minOccurs="0"/>
                <xsd:element ref="ns2:lcf76f155ced4ddcb4097134ff3c332f" minOccurs="0"/>
                <xsd:element ref="ns2:MediaLengthInSecond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43e5e7c-de05-4ab9-bf0c-c329e68c30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5226ce5-b802-4c11-9aa8-baf37c7d3f8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de1269-ede0-4812-93bf-ea832dfb783d"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TaxCatchAll" ma:index="20" nillable="true" ma:displayName="Taxonomy Catch All Column" ma:hidden="true" ma:list="{76c9d188-e8c1-4422-bae1-68098e0ac86b}" ma:internalName="TaxCatchAll" ma:showField="CatchAllData" ma:web="19de1269-ede0-4812-93bf-ea832dfb7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43e5e7c-de05-4ab9-bf0c-c329e68c3011">
      <Terms xmlns="http://schemas.microsoft.com/office/infopath/2007/PartnerControls"/>
    </lcf76f155ced4ddcb4097134ff3c332f>
    <TaxCatchAll xmlns="19de1269-ede0-4812-93bf-ea832dfb783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8A6698B-BF51-4E56-AEDF-20F59D6B3A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43e5e7c-de05-4ab9-bf0c-c329e68c3011"/>
    <ds:schemaRef ds:uri="19de1269-ede0-4812-93bf-ea832dfb78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E1FFE11-AE4F-4DD1-8B93-F4F31635B318}">
  <ds:schemaRefs>
    <ds:schemaRef ds:uri="http://schemas.microsoft.com/office/2006/metadata/properties"/>
    <ds:schemaRef ds:uri="http://schemas.microsoft.com/office/infopath/2007/PartnerControls"/>
    <ds:schemaRef ds:uri="243e5e7c-de05-4ab9-bf0c-c329e68c3011"/>
    <ds:schemaRef ds:uri="19de1269-ede0-4812-93bf-ea832dfb783d"/>
  </ds:schemaRefs>
</ds:datastoreItem>
</file>

<file path=customXml/itemProps3.xml><?xml version="1.0" encoding="utf-8"?>
<ds:datastoreItem xmlns:ds="http://schemas.openxmlformats.org/officeDocument/2006/customXml" ds:itemID="{1AA0AF55-8841-42B1-91E7-C6E11FCDFA9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1829</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Claude havaux</dc:creator>
  <cp:keywords/>
  <dc:description/>
  <cp:lastModifiedBy>Jean Claude havaux</cp:lastModifiedBy>
  <cp:revision>2</cp:revision>
  <dcterms:created xsi:type="dcterms:W3CDTF">2023-11-21T09:02:00Z</dcterms:created>
  <dcterms:modified xsi:type="dcterms:W3CDTF">2023-11-21T09:02:00Z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0x01010017A8DE40EB5CA54A94A7300EFAC0E23D</vt:lpwstr>
  </property>
</Properties>
</file>